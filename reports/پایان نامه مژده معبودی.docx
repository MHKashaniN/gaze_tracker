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10341" w:type="dxa"/>
        <w:tblInd w:w="-654" w:type="dxa"/>
        <w:tblLook w:val="04A0" w:firstRow="1" w:lastRow="0" w:firstColumn="1" w:lastColumn="0" w:noHBand="0" w:noVBand="1"/>
      </w:tblPr>
      <w:tblGrid>
        <w:gridCol w:w="2609"/>
        <w:gridCol w:w="4315"/>
        <w:gridCol w:w="3417"/>
      </w:tblGrid>
      <w:tr w:rsidR="003662B3" w:rsidRPr="003662B3" w14:paraId="181D4080" w14:textId="77777777" w:rsidTr="003662B3">
        <w:tc>
          <w:tcPr>
            <w:tcW w:w="2609" w:type="dxa"/>
          </w:tcPr>
          <w:p w14:paraId="24582A9A" w14:textId="77777777" w:rsidR="003662B3" w:rsidRPr="003662B3" w:rsidRDefault="003662B3" w:rsidP="003662B3">
            <w:pPr>
              <w:spacing w:after="0" w:line="240" w:lineRule="auto"/>
              <w:ind w:left="156" w:right="167"/>
              <w:jc w:val="lowKashida"/>
              <w:rPr>
                <w:rFonts w:ascii="Times New Roman" w:eastAsia="Times New Roman" w:hAnsi="Times New Roman" w:cs="B Nazanin"/>
                <w:color w:val="000000"/>
                <w:sz w:val="32"/>
                <w:szCs w:val="32"/>
                <w:rtl/>
                <w:lang w:bidi="ar-SA"/>
              </w:rPr>
            </w:pPr>
            <w:r w:rsidRPr="003662B3">
              <w:rPr>
                <w:rFonts w:ascii="Times New Roman" w:eastAsia="Times New Roman" w:hAnsi="Times New Roman" w:cs="B Nazanin"/>
                <w:noProof/>
                <w:sz w:val="24"/>
                <w:szCs w:val="28"/>
                <w:rtl/>
                <w:lang w:bidi="ar-SA"/>
              </w:rPr>
              <w:drawing>
                <wp:anchor distT="0" distB="0" distL="114300" distR="114300" simplePos="0" relativeHeight="251656704" behindDoc="1" locked="0" layoutInCell="1" allowOverlap="1" wp14:anchorId="111F2D5B" wp14:editId="741BBCDE">
                  <wp:simplePos x="0" y="0"/>
                  <wp:positionH relativeFrom="column">
                    <wp:posOffset>15888</wp:posOffset>
                  </wp:positionH>
                  <wp:positionV relativeFrom="paragraph">
                    <wp:posOffset>0</wp:posOffset>
                  </wp:positionV>
                  <wp:extent cx="1276985" cy="1276985"/>
                  <wp:effectExtent l="0" t="0" r="0" b="0"/>
                  <wp:wrapNone/>
                  <wp:docPr id="4" name="Picture 4" descr="logo_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_U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6985" cy="1276985"/>
                          </a:xfrm>
                          <a:prstGeom prst="rect">
                            <a:avLst/>
                          </a:prstGeom>
                          <a:noFill/>
                        </pic:spPr>
                      </pic:pic>
                    </a:graphicData>
                  </a:graphic>
                  <wp14:sizeRelH relativeFrom="page">
                    <wp14:pctWidth>0</wp14:pctWidth>
                  </wp14:sizeRelH>
                  <wp14:sizeRelV relativeFrom="page">
                    <wp14:pctHeight>0</wp14:pctHeight>
                  </wp14:sizeRelV>
                </wp:anchor>
              </w:drawing>
            </w:r>
          </w:p>
        </w:tc>
        <w:tc>
          <w:tcPr>
            <w:tcW w:w="4315" w:type="dxa"/>
            <w:vAlign w:val="center"/>
          </w:tcPr>
          <w:p w14:paraId="65670932" w14:textId="77777777" w:rsidR="003662B3" w:rsidRPr="003662B3" w:rsidRDefault="003662B3" w:rsidP="003662B3">
            <w:pPr>
              <w:spacing w:after="0" w:line="240" w:lineRule="auto"/>
              <w:ind w:left="7"/>
              <w:jc w:val="center"/>
              <w:rPr>
                <w:rFonts w:ascii="Times New Roman" w:eastAsia="Times New Roman" w:hAnsi="Times New Roman" w:cs="B Nazanin"/>
                <w:color w:val="000000"/>
                <w:sz w:val="32"/>
                <w:szCs w:val="32"/>
                <w:rtl/>
              </w:rPr>
            </w:pPr>
            <w:r>
              <w:rPr>
                <w:rFonts w:ascii="Times New Roman" w:eastAsia="Times New Roman" w:hAnsi="Times New Roman" w:cs="B Nazanin" w:hint="cs"/>
                <w:color w:val="000000"/>
                <w:sz w:val="32"/>
                <w:szCs w:val="32"/>
                <w:rtl/>
              </w:rPr>
              <w:t xml:space="preserve">             </w:t>
            </w:r>
            <w:r w:rsidRPr="003662B3">
              <w:rPr>
                <w:rFonts w:ascii="Times New Roman" w:eastAsia="Times New Roman" w:hAnsi="Times New Roman" w:cs="B Nazanin" w:hint="cs"/>
                <w:color w:val="000000"/>
                <w:sz w:val="32"/>
                <w:szCs w:val="32"/>
                <w:rtl/>
              </w:rPr>
              <w:t>دانشگاه تهران</w:t>
            </w:r>
          </w:p>
          <w:p w14:paraId="3CD8A64B" w14:textId="77777777" w:rsidR="003662B3" w:rsidRPr="003662B3" w:rsidRDefault="003662B3" w:rsidP="003662B3">
            <w:pPr>
              <w:spacing w:after="0" w:line="240" w:lineRule="auto"/>
              <w:ind w:left="7"/>
              <w:jc w:val="center"/>
              <w:rPr>
                <w:rFonts w:ascii="Times New Roman" w:eastAsia="Times New Roman" w:hAnsi="Times New Roman" w:cs="B Nazanin"/>
                <w:color w:val="000000"/>
                <w:sz w:val="32"/>
                <w:szCs w:val="32"/>
                <w:rtl/>
              </w:rPr>
            </w:pPr>
            <w:r>
              <w:rPr>
                <w:rFonts w:ascii="Times New Roman" w:eastAsia="Times New Roman" w:hAnsi="Times New Roman" w:cs="B Nazanin" w:hint="cs"/>
                <w:color w:val="000000"/>
                <w:sz w:val="32"/>
                <w:szCs w:val="32"/>
                <w:rtl/>
              </w:rPr>
              <w:t xml:space="preserve">            </w:t>
            </w:r>
            <w:r w:rsidRPr="003662B3">
              <w:rPr>
                <w:rFonts w:ascii="Times New Roman" w:eastAsia="Times New Roman" w:hAnsi="Times New Roman" w:cs="B Nazanin" w:hint="cs"/>
                <w:color w:val="000000"/>
                <w:sz w:val="32"/>
                <w:szCs w:val="32"/>
                <w:rtl/>
              </w:rPr>
              <w:t>پردیس دانشکده</w:t>
            </w:r>
            <w:r w:rsidRPr="003662B3">
              <w:rPr>
                <w:rFonts w:ascii="Times New Roman" w:eastAsia="Times New Roman" w:hAnsi="Times New Roman" w:cs="B Nazanin"/>
                <w:color w:val="000000"/>
                <w:sz w:val="32"/>
                <w:szCs w:val="32"/>
                <w:rtl/>
              </w:rPr>
              <w:softHyphen/>
            </w:r>
            <w:r w:rsidRPr="003662B3">
              <w:rPr>
                <w:rFonts w:ascii="Times New Roman" w:eastAsia="Times New Roman" w:hAnsi="Times New Roman" w:cs="B Nazanin" w:hint="cs"/>
                <w:color w:val="000000"/>
                <w:sz w:val="32"/>
                <w:szCs w:val="32"/>
                <w:rtl/>
              </w:rPr>
              <w:t>های فنی</w:t>
            </w:r>
          </w:p>
          <w:p w14:paraId="5E7070FF" w14:textId="77777777" w:rsidR="003662B3" w:rsidRPr="003662B3" w:rsidRDefault="003662B3" w:rsidP="003662B3">
            <w:pPr>
              <w:spacing w:after="0" w:line="240" w:lineRule="auto"/>
              <w:ind w:left="7"/>
              <w:jc w:val="center"/>
              <w:rPr>
                <w:rFonts w:ascii="Times New Roman" w:eastAsia="Times New Roman" w:hAnsi="Times New Roman" w:cs="B Nazanin"/>
                <w:color w:val="000000"/>
                <w:sz w:val="32"/>
                <w:szCs w:val="32"/>
                <w:rtl/>
              </w:rPr>
            </w:pPr>
            <w:r>
              <w:rPr>
                <w:rFonts w:ascii="Times New Roman" w:eastAsia="Times New Roman" w:hAnsi="Times New Roman" w:cs="B Nazanin" w:hint="cs"/>
                <w:color w:val="000000"/>
                <w:sz w:val="32"/>
                <w:szCs w:val="32"/>
                <w:rtl/>
              </w:rPr>
              <w:t xml:space="preserve">           </w:t>
            </w:r>
            <w:r w:rsidRPr="003662B3">
              <w:rPr>
                <w:rFonts w:ascii="Times New Roman" w:eastAsia="Times New Roman" w:hAnsi="Times New Roman" w:cs="B Nazanin" w:hint="cs"/>
                <w:color w:val="000000"/>
                <w:sz w:val="32"/>
                <w:szCs w:val="32"/>
                <w:rtl/>
              </w:rPr>
              <w:t>دانشکده مهندسی برق و کامپیوتر</w:t>
            </w:r>
          </w:p>
        </w:tc>
        <w:tc>
          <w:tcPr>
            <w:tcW w:w="3417" w:type="dxa"/>
          </w:tcPr>
          <w:p w14:paraId="1AABDA1B" w14:textId="77777777" w:rsidR="003662B3" w:rsidRPr="003662B3" w:rsidRDefault="003662B3" w:rsidP="003662B3">
            <w:pPr>
              <w:spacing w:after="0" w:line="240" w:lineRule="auto"/>
              <w:jc w:val="right"/>
              <w:rPr>
                <w:rFonts w:ascii="Times New Roman" w:eastAsia="Times New Roman" w:hAnsi="Times New Roman" w:cs="B Nazanin"/>
                <w:color w:val="000000"/>
                <w:sz w:val="32"/>
                <w:szCs w:val="32"/>
                <w:rtl/>
                <w:lang w:bidi="ar-SA"/>
              </w:rPr>
            </w:pPr>
            <w:r w:rsidRPr="003662B3">
              <w:rPr>
                <w:rFonts w:ascii="Times New Roman" w:eastAsia="Times New Roman" w:hAnsi="Times New Roman" w:cs="B Nazanin"/>
                <w:noProof/>
                <w:sz w:val="24"/>
                <w:szCs w:val="28"/>
                <w:rtl/>
                <w:lang w:bidi="ar-SA"/>
              </w:rPr>
              <w:drawing>
                <wp:anchor distT="0" distB="0" distL="114300" distR="114300" simplePos="0" relativeHeight="251657728" behindDoc="1" locked="0" layoutInCell="1" allowOverlap="1" wp14:anchorId="6729956B" wp14:editId="415624FB">
                  <wp:simplePos x="0" y="0"/>
                  <wp:positionH relativeFrom="column">
                    <wp:posOffset>-459472</wp:posOffset>
                  </wp:positionH>
                  <wp:positionV relativeFrom="paragraph">
                    <wp:posOffset>0</wp:posOffset>
                  </wp:positionV>
                  <wp:extent cx="1552575" cy="1176655"/>
                  <wp:effectExtent l="0" t="0" r="9525" b="4445"/>
                  <wp:wrapNone/>
                  <wp:docPr id="3" name="Picture 3" descr="fan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ann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2575" cy="1176655"/>
                          </a:xfrm>
                          <a:prstGeom prst="rect">
                            <a:avLst/>
                          </a:prstGeom>
                          <a:noFill/>
                        </pic:spPr>
                      </pic:pic>
                    </a:graphicData>
                  </a:graphic>
                  <wp14:sizeRelH relativeFrom="page">
                    <wp14:pctWidth>0</wp14:pctWidth>
                  </wp14:sizeRelH>
                  <wp14:sizeRelV relativeFrom="page">
                    <wp14:pctHeight>0</wp14:pctHeight>
                  </wp14:sizeRelV>
                </wp:anchor>
              </w:drawing>
            </w:r>
          </w:p>
          <w:p w14:paraId="4DDAEDC3" w14:textId="77777777" w:rsidR="003662B3" w:rsidRPr="003662B3" w:rsidRDefault="003662B3" w:rsidP="003662B3">
            <w:pPr>
              <w:spacing w:after="200" w:line="276" w:lineRule="auto"/>
              <w:ind w:firstLine="708"/>
              <w:jc w:val="lowKashida"/>
              <w:rPr>
                <w:rFonts w:ascii="Times New Roman" w:eastAsia="Times New Roman" w:hAnsi="Times New Roman" w:cs="B Nazanin"/>
                <w:sz w:val="32"/>
                <w:szCs w:val="32"/>
                <w:lang w:bidi="ar-SA"/>
              </w:rPr>
            </w:pPr>
          </w:p>
          <w:p w14:paraId="62E03545" w14:textId="77777777" w:rsidR="003662B3" w:rsidRPr="003662B3" w:rsidRDefault="003662B3" w:rsidP="003662B3">
            <w:pPr>
              <w:spacing w:after="200" w:line="276" w:lineRule="auto"/>
              <w:ind w:firstLine="708"/>
              <w:jc w:val="lowKashida"/>
              <w:rPr>
                <w:rFonts w:ascii="Times New Roman" w:eastAsia="Times New Roman" w:hAnsi="Times New Roman" w:cs="B Nazanin"/>
                <w:sz w:val="32"/>
                <w:szCs w:val="32"/>
                <w:lang w:bidi="ar-SA"/>
              </w:rPr>
            </w:pPr>
          </w:p>
          <w:p w14:paraId="4E687354" w14:textId="77777777" w:rsidR="003662B3" w:rsidRPr="003662B3" w:rsidRDefault="003662B3" w:rsidP="003662B3">
            <w:pPr>
              <w:spacing w:after="200" w:line="276" w:lineRule="auto"/>
              <w:ind w:firstLine="708"/>
              <w:jc w:val="lowKashida"/>
              <w:rPr>
                <w:rFonts w:ascii="Times New Roman" w:eastAsia="Times New Roman" w:hAnsi="Times New Roman" w:cs="B Nazanin"/>
                <w:sz w:val="32"/>
                <w:szCs w:val="32"/>
                <w:rtl/>
                <w:lang w:bidi="ar-SA"/>
              </w:rPr>
            </w:pPr>
          </w:p>
        </w:tc>
      </w:tr>
      <w:tr w:rsidR="003662B3" w:rsidRPr="003662B3" w14:paraId="7816A8FB" w14:textId="77777777" w:rsidTr="003662B3">
        <w:tc>
          <w:tcPr>
            <w:tcW w:w="10341" w:type="dxa"/>
            <w:gridSpan w:val="3"/>
          </w:tcPr>
          <w:p w14:paraId="35401FF4" w14:textId="77777777" w:rsidR="003662B3" w:rsidRPr="003662B3" w:rsidRDefault="003662B3" w:rsidP="003662B3">
            <w:pPr>
              <w:spacing w:after="0" w:line="240" w:lineRule="auto"/>
              <w:ind w:left="773"/>
              <w:jc w:val="center"/>
              <w:rPr>
                <w:rFonts w:ascii="Times New Roman" w:eastAsia="Times New Roman" w:hAnsi="Times New Roman" w:cs="B Nazanin"/>
                <w:color w:val="000000"/>
                <w:sz w:val="32"/>
                <w:szCs w:val="32"/>
                <w:rtl/>
                <w:lang w:bidi="ar-SA"/>
              </w:rPr>
            </w:pPr>
          </w:p>
        </w:tc>
      </w:tr>
      <w:tr w:rsidR="003662B3" w:rsidRPr="003662B3" w14:paraId="5AFAC028" w14:textId="77777777" w:rsidTr="003662B3">
        <w:tc>
          <w:tcPr>
            <w:tcW w:w="10341" w:type="dxa"/>
            <w:gridSpan w:val="3"/>
          </w:tcPr>
          <w:p w14:paraId="185DA11E" w14:textId="77777777" w:rsidR="003662B3" w:rsidRPr="003662B3" w:rsidRDefault="003662B3" w:rsidP="003662B3">
            <w:pPr>
              <w:spacing w:after="0" w:line="240" w:lineRule="auto"/>
              <w:ind w:left="773"/>
              <w:jc w:val="center"/>
              <w:rPr>
                <w:rFonts w:ascii="Times New Roman" w:eastAsia="Times New Roman" w:hAnsi="Times New Roman" w:cs="B Nazanin"/>
                <w:color w:val="000000"/>
                <w:sz w:val="32"/>
                <w:szCs w:val="32"/>
                <w:rtl/>
                <w:lang w:bidi="ar-SA"/>
              </w:rPr>
            </w:pPr>
          </w:p>
        </w:tc>
      </w:tr>
      <w:tr w:rsidR="003662B3" w:rsidRPr="003662B3" w14:paraId="13552284" w14:textId="77777777" w:rsidTr="003662B3">
        <w:tc>
          <w:tcPr>
            <w:tcW w:w="10341" w:type="dxa"/>
            <w:gridSpan w:val="3"/>
          </w:tcPr>
          <w:p w14:paraId="60AAAA94" w14:textId="77777777" w:rsidR="003662B3" w:rsidRPr="003662B3" w:rsidRDefault="003662B3" w:rsidP="003662B3">
            <w:pPr>
              <w:widowControl w:val="0"/>
              <w:spacing w:after="0" w:line="288" w:lineRule="auto"/>
              <w:ind w:left="773"/>
              <w:jc w:val="center"/>
              <w:rPr>
                <w:rFonts w:ascii="Times New Roman" w:eastAsia="Times New Roman" w:hAnsi="Times New Roman" w:cs="B Nazanin"/>
                <w:b/>
                <w:bCs/>
                <w:sz w:val="36"/>
                <w:szCs w:val="40"/>
                <w:rtl/>
              </w:rPr>
            </w:pPr>
            <w:r w:rsidRPr="003662B3">
              <w:rPr>
                <w:rFonts w:ascii="Times New Roman" w:eastAsia="Times New Roman" w:hAnsi="Times New Roman" w:cs="B Nazanin"/>
                <w:b/>
                <w:bCs/>
                <w:sz w:val="36"/>
                <w:szCs w:val="40"/>
                <w:rtl/>
              </w:rPr>
              <w:t>بررس</w:t>
            </w:r>
            <w:r w:rsidRPr="003662B3">
              <w:rPr>
                <w:rFonts w:ascii="Times New Roman" w:eastAsia="Times New Roman" w:hAnsi="Times New Roman" w:cs="B Nazanin" w:hint="cs"/>
                <w:b/>
                <w:bCs/>
                <w:sz w:val="36"/>
                <w:szCs w:val="40"/>
                <w:rtl/>
              </w:rPr>
              <w:t>ی</w:t>
            </w:r>
            <w:r w:rsidRPr="003662B3">
              <w:rPr>
                <w:rFonts w:ascii="Times New Roman" w:eastAsia="Times New Roman" w:hAnsi="Times New Roman" w:cs="B Nazanin"/>
                <w:b/>
                <w:bCs/>
                <w:sz w:val="36"/>
                <w:szCs w:val="40"/>
                <w:rtl/>
              </w:rPr>
              <w:t xml:space="preserve"> و تحل</w:t>
            </w:r>
            <w:r w:rsidRPr="003662B3">
              <w:rPr>
                <w:rFonts w:ascii="Times New Roman" w:eastAsia="Times New Roman" w:hAnsi="Times New Roman" w:cs="B Nazanin" w:hint="cs"/>
                <w:b/>
                <w:bCs/>
                <w:sz w:val="36"/>
                <w:szCs w:val="40"/>
                <w:rtl/>
              </w:rPr>
              <w:t>ی</w:t>
            </w:r>
            <w:r w:rsidRPr="003662B3">
              <w:rPr>
                <w:rFonts w:ascii="Times New Roman" w:eastAsia="Times New Roman" w:hAnsi="Times New Roman" w:cs="B Nazanin" w:hint="eastAsia"/>
                <w:b/>
                <w:bCs/>
                <w:sz w:val="36"/>
                <w:szCs w:val="40"/>
                <w:rtl/>
              </w:rPr>
              <w:t>ل</w:t>
            </w:r>
            <w:r w:rsidRPr="003662B3">
              <w:rPr>
                <w:rFonts w:ascii="Times New Roman" w:eastAsia="Times New Roman" w:hAnsi="Times New Roman" w:cs="B Nazanin"/>
                <w:b/>
                <w:bCs/>
                <w:sz w:val="36"/>
                <w:szCs w:val="40"/>
                <w:rtl/>
              </w:rPr>
              <w:t xml:space="preserve"> اثر </w:t>
            </w:r>
            <w:r w:rsidRPr="003662B3">
              <w:rPr>
                <w:rFonts w:ascii="Times New Roman" w:eastAsia="Times New Roman" w:hAnsi="Times New Roman" w:cs="B Nazanin"/>
                <w:b/>
                <w:bCs/>
                <w:sz w:val="36"/>
                <w:szCs w:val="40"/>
              </w:rPr>
              <w:t>tDCS</w:t>
            </w:r>
            <w:r w:rsidRPr="003662B3">
              <w:rPr>
                <w:rFonts w:ascii="Times New Roman" w:eastAsia="Times New Roman" w:hAnsi="Times New Roman" w:cs="B Nazanin"/>
                <w:b/>
                <w:bCs/>
                <w:sz w:val="36"/>
                <w:szCs w:val="40"/>
                <w:rtl/>
              </w:rPr>
              <w:t xml:space="preserve"> در کنترل حملات صرع</w:t>
            </w:r>
          </w:p>
          <w:p w14:paraId="0E5EC6C3" w14:textId="77777777" w:rsidR="003662B3" w:rsidRPr="003662B3" w:rsidRDefault="003662B3" w:rsidP="003662B3">
            <w:pPr>
              <w:widowControl w:val="0"/>
              <w:spacing w:after="0" w:line="288" w:lineRule="auto"/>
              <w:ind w:left="773"/>
              <w:jc w:val="center"/>
              <w:rPr>
                <w:rFonts w:ascii="Times New Roman" w:eastAsia="Times New Roman" w:hAnsi="Times New Roman" w:cs="B Nazanin"/>
                <w:b/>
                <w:bCs/>
                <w:szCs w:val="28"/>
                <w:rtl/>
              </w:rPr>
            </w:pPr>
          </w:p>
          <w:p w14:paraId="64FBD5E5" w14:textId="77777777" w:rsidR="003662B3" w:rsidRPr="003662B3" w:rsidRDefault="003662B3" w:rsidP="003662B3">
            <w:pPr>
              <w:widowControl w:val="0"/>
              <w:spacing w:after="0" w:line="288" w:lineRule="auto"/>
              <w:ind w:left="773"/>
              <w:jc w:val="center"/>
              <w:rPr>
                <w:rFonts w:ascii="Times New Roman" w:eastAsia="Times New Roman" w:hAnsi="Times New Roman" w:cs="B Nazanin"/>
                <w:b/>
                <w:bCs/>
                <w:szCs w:val="28"/>
                <w:rtl/>
              </w:rPr>
            </w:pPr>
            <w:r w:rsidRPr="003662B3">
              <w:rPr>
                <w:rFonts w:ascii="Times New Roman" w:eastAsia="Times New Roman" w:hAnsi="Times New Roman" w:cs="B Nazanin" w:hint="cs"/>
                <w:b/>
                <w:bCs/>
                <w:szCs w:val="28"/>
                <w:rtl/>
              </w:rPr>
              <w:t>پايان</w:t>
            </w:r>
            <w:r w:rsidRPr="003662B3">
              <w:rPr>
                <w:rFonts w:ascii="Times New Roman" w:eastAsia="Times New Roman" w:hAnsi="Times New Roman" w:cs="B Nazanin" w:hint="eastAsia"/>
                <w:b/>
                <w:bCs/>
                <w:szCs w:val="28"/>
                <w:rtl/>
              </w:rPr>
              <w:t>‌</w:t>
            </w:r>
            <w:r w:rsidRPr="003662B3">
              <w:rPr>
                <w:rFonts w:ascii="Times New Roman" w:eastAsia="Times New Roman" w:hAnsi="Times New Roman" w:cs="B Nazanin" w:hint="cs"/>
                <w:b/>
                <w:bCs/>
                <w:szCs w:val="28"/>
                <w:rtl/>
              </w:rPr>
              <w:t xml:space="preserve">نامه براي دريافت درجه کارشناسی </w:t>
            </w:r>
          </w:p>
          <w:p w14:paraId="2C498EBB" w14:textId="77777777" w:rsidR="003662B3" w:rsidRPr="003662B3" w:rsidRDefault="003662B3" w:rsidP="003662B3">
            <w:pPr>
              <w:widowControl w:val="0"/>
              <w:spacing w:after="0" w:line="288" w:lineRule="auto"/>
              <w:ind w:left="773"/>
              <w:jc w:val="center"/>
              <w:rPr>
                <w:rFonts w:ascii="Times New Roman" w:eastAsia="Times New Roman" w:hAnsi="Times New Roman" w:cs="B Nazanin"/>
                <w:b/>
                <w:bCs/>
                <w:szCs w:val="28"/>
                <w:rtl/>
              </w:rPr>
            </w:pPr>
            <w:r w:rsidRPr="003662B3">
              <w:rPr>
                <w:rFonts w:ascii="Times New Roman" w:eastAsia="Times New Roman" w:hAnsi="Times New Roman" w:cs="B Nazanin" w:hint="cs"/>
                <w:b/>
                <w:bCs/>
                <w:szCs w:val="28"/>
                <w:rtl/>
              </w:rPr>
              <w:t xml:space="preserve">در رشته مهندسی </w:t>
            </w:r>
            <w:r>
              <w:rPr>
                <w:rFonts w:ascii="Times New Roman" w:eastAsia="Times New Roman" w:hAnsi="Times New Roman" w:cs="B Nazanin" w:hint="cs"/>
                <w:b/>
                <w:bCs/>
                <w:szCs w:val="28"/>
                <w:rtl/>
              </w:rPr>
              <w:t>برق</w:t>
            </w:r>
            <w:r w:rsidRPr="003662B3">
              <w:rPr>
                <w:rFonts w:ascii="Times New Roman" w:eastAsia="Times New Roman" w:hAnsi="Times New Roman" w:cs="B Nazanin" w:hint="cs"/>
                <w:b/>
                <w:bCs/>
                <w:szCs w:val="28"/>
                <w:rtl/>
              </w:rPr>
              <w:t xml:space="preserve"> گرايش </w:t>
            </w:r>
            <w:r>
              <w:rPr>
                <w:rFonts w:ascii="Times New Roman" w:eastAsia="Times New Roman" w:hAnsi="Times New Roman" w:cs="B Nazanin" w:hint="cs"/>
                <w:b/>
                <w:bCs/>
                <w:szCs w:val="28"/>
                <w:rtl/>
              </w:rPr>
              <w:t>بیوالکتریک</w:t>
            </w:r>
          </w:p>
          <w:p w14:paraId="1CF55BED" w14:textId="77777777" w:rsidR="003662B3" w:rsidRPr="003662B3" w:rsidRDefault="003662B3" w:rsidP="003662B3">
            <w:pPr>
              <w:spacing w:after="0" w:line="240" w:lineRule="auto"/>
              <w:ind w:left="773"/>
              <w:jc w:val="center"/>
              <w:rPr>
                <w:rFonts w:ascii="Times New Roman" w:eastAsia="Times New Roman" w:hAnsi="Times New Roman" w:cs="B Nazanin"/>
                <w:color w:val="000000"/>
                <w:sz w:val="32"/>
                <w:szCs w:val="32"/>
                <w:rtl/>
                <w:lang w:bidi="ar-SA"/>
              </w:rPr>
            </w:pPr>
          </w:p>
          <w:p w14:paraId="0BD44B39" w14:textId="77777777" w:rsidR="003662B3" w:rsidRDefault="003662B3" w:rsidP="003662B3">
            <w:pPr>
              <w:spacing w:after="0" w:line="240" w:lineRule="auto"/>
              <w:ind w:left="773"/>
              <w:jc w:val="center"/>
              <w:rPr>
                <w:rFonts w:ascii="Times New Roman" w:eastAsia="Times New Roman" w:hAnsi="Times New Roman" w:cs="B Nazanin"/>
                <w:color w:val="000000"/>
                <w:sz w:val="32"/>
                <w:szCs w:val="32"/>
                <w:rtl/>
                <w:lang w:bidi="ar-SA"/>
              </w:rPr>
            </w:pPr>
          </w:p>
          <w:p w14:paraId="6A567F0E" w14:textId="77777777" w:rsidR="00D67288" w:rsidRPr="003662B3" w:rsidRDefault="00D67288" w:rsidP="003662B3">
            <w:pPr>
              <w:spacing w:after="0" w:line="240" w:lineRule="auto"/>
              <w:ind w:left="773"/>
              <w:jc w:val="center"/>
              <w:rPr>
                <w:rFonts w:ascii="Times New Roman" w:eastAsia="Times New Roman" w:hAnsi="Times New Roman" w:cs="B Nazanin"/>
                <w:color w:val="000000"/>
                <w:sz w:val="32"/>
                <w:szCs w:val="32"/>
                <w:rtl/>
                <w:lang w:bidi="ar-SA"/>
              </w:rPr>
            </w:pPr>
          </w:p>
        </w:tc>
      </w:tr>
      <w:tr w:rsidR="003662B3" w:rsidRPr="003662B3" w14:paraId="53DBF144" w14:textId="77777777" w:rsidTr="003662B3">
        <w:tc>
          <w:tcPr>
            <w:tcW w:w="10341" w:type="dxa"/>
            <w:gridSpan w:val="3"/>
          </w:tcPr>
          <w:p w14:paraId="4419E10B" w14:textId="77777777" w:rsidR="003662B3" w:rsidRPr="003662B3" w:rsidRDefault="003662B3" w:rsidP="003662B3">
            <w:pPr>
              <w:spacing w:after="0" w:line="240" w:lineRule="auto"/>
              <w:ind w:left="773"/>
              <w:jc w:val="center"/>
              <w:rPr>
                <w:rFonts w:ascii="Times New Roman" w:eastAsia="Times New Roman" w:hAnsi="Times New Roman" w:cs="B Nazanin"/>
                <w:b/>
                <w:bCs/>
                <w:color w:val="000000"/>
                <w:sz w:val="32"/>
                <w:szCs w:val="32"/>
                <w:rtl/>
              </w:rPr>
            </w:pPr>
            <w:r w:rsidRPr="00D67288">
              <w:rPr>
                <w:rFonts w:ascii="Times New Roman" w:eastAsia="Times New Roman" w:hAnsi="Times New Roman" w:cs="B Nazanin" w:hint="cs"/>
                <w:b/>
                <w:bCs/>
                <w:color w:val="000000"/>
                <w:sz w:val="36"/>
                <w:szCs w:val="36"/>
                <w:rtl/>
              </w:rPr>
              <w:t>مژده معبودی</w:t>
            </w:r>
          </w:p>
          <w:p w14:paraId="2FDB3A97" w14:textId="77777777" w:rsidR="003662B3" w:rsidRDefault="003662B3" w:rsidP="003662B3">
            <w:pPr>
              <w:spacing w:after="0" w:line="240" w:lineRule="auto"/>
              <w:ind w:left="773"/>
              <w:jc w:val="center"/>
              <w:rPr>
                <w:rFonts w:ascii="Times New Roman" w:eastAsia="Times New Roman" w:hAnsi="Times New Roman" w:cs="B Nazanin"/>
                <w:b/>
                <w:bCs/>
                <w:color w:val="000000"/>
                <w:sz w:val="32"/>
                <w:szCs w:val="32"/>
                <w:rtl/>
              </w:rPr>
            </w:pPr>
          </w:p>
          <w:p w14:paraId="0863734C" w14:textId="77777777" w:rsidR="00D67288" w:rsidRPr="003662B3" w:rsidRDefault="00D67288" w:rsidP="003662B3">
            <w:pPr>
              <w:spacing w:after="0" w:line="240" w:lineRule="auto"/>
              <w:ind w:left="773"/>
              <w:jc w:val="center"/>
              <w:rPr>
                <w:rFonts w:ascii="Times New Roman" w:eastAsia="Times New Roman" w:hAnsi="Times New Roman" w:cs="B Nazanin"/>
                <w:b/>
                <w:bCs/>
                <w:color w:val="000000"/>
                <w:sz w:val="32"/>
                <w:szCs w:val="32"/>
              </w:rPr>
            </w:pPr>
          </w:p>
          <w:p w14:paraId="6A4AE62D" w14:textId="77777777" w:rsidR="003662B3" w:rsidRPr="003662B3" w:rsidRDefault="003662B3" w:rsidP="003662B3">
            <w:pPr>
              <w:spacing w:after="0" w:line="240" w:lineRule="auto"/>
              <w:ind w:left="773"/>
              <w:jc w:val="center"/>
              <w:rPr>
                <w:rFonts w:ascii="Times New Roman" w:eastAsia="Times New Roman" w:hAnsi="Times New Roman" w:cs="B Nazanin"/>
                <w:b/>
                <w:bCs/>
                <w:color w:val="000000"/>
                <w:sz w:val="32"/>
                <w:szCs w:val="32"/>
                <w:rtl/>
              </w:rPr>
            </w:pPr>
            <w:r w:rsidRPr="003662B3">
              <w:rPr>
                <w:rFonts w:ascii="Times New Roman" w:eastAsia="Times New Roman" w:hAnsi="Times New Roman" w:cs="B Nazanin" w:hint="cs"/>
                <w:b/>
                <w:bCs/>
                <w:color w:val="000000"/>
                <w:sz w:val="32"/>
                <w:szCs w:val="32"/>
                <w:rtl/>
              </w:rPr>
              <w:t>شماره دانشجویی</w:t>
            </w:r>
          </w:p>
          <w:p w14:paraId="566D35B2" w14:textId="77777777" w:rsidR="003662B3" w:rsidRPr="003662B3" w:rsidRDefault="003662B3" w:rsidP="003662B3">
            <w:pPr>
              <w:spacing w:after="0" w:line="240" w:lineRule="auto"/>
              <w:ind w:left="773"/>
              <w:jc w:val="center"/>
              <w:rPr>
                <w:rFonts w:ascii="Times New Roman" w:eastAsia="Times New Roman" w:hAnsi="Times New Roman" w:cs="B Nazanin"/>
                <w:color w:val="000000"/>
                <w:sz w:val="32"/>
                <w:szCs w:val="32"/>
                <w:rtl/>
                <w:lang w:bidi="ar-SA"/>
              </w:rPr>
            </w:pPr>
            <w:r w:rsidRPr="003662B3">
              <w:rPr>
                <w:rFonts w:ascii="Times New Roman" w:eastAsia="Times New Roman" w:hAnsi="Times New Roman" w:cs="B Nazanin" w:hint="cs"/>
                <w:color w:val="000000"/>
                <w:sz w:val="32"/>
                <w:szCs w:val="32"/>
                <w:rtl/>
                <w:lang w:bidi="ar-SA"/>
              </w:rPr>
              <w:t>8101</w:t>
            </w:r>
            <w:r>
              <w:rPr>
                <w:rFonts w:ascii="Times New Roman" w:eastAsia="Times New Roman" w:hAnsi="Times New Roman" w:cs="B Nazanin" w:hint="cs"/>
                <w:color w:val="000000"/>
                <w:sz w:val="32"/>
                <w:szCs w:val="32"/>
                <w:rtl/>
                <w:lang w:bidi="ar-SA"/>
              </w:rPr>
              <w:t>95478</w:t>
            </w:r>
          </w:p>
          <w:p w14:paraId="36B1D657" w14:textId="77777777" w:rsidR="003662B3" w:rsidRPr="003662B3" w:rsidRDefault="003662B3" w:rsidP="003662B3">
            <w:pPr>
              <w:spacing w:after="0" w:line="240" w:lineRule="auto"/>
              <w:ind w:left="773"/>
              <w:jc w:val="center"/>
              <w:rPr>
                <w:rFonts w:ascii="Times New Roman" w:eastAsia="Times New Roman" w:hAnsi="Times New Roman" w:cs="B Nazanin"/>
                <w:color w:val="000000"/>
                <w:sz w:val="32"/>
                <w:szCs w:val="32"/>
                <w:rtl/>
                <w:lang w:bidi="ar-SA"/>
              </w:rPr>
            </w:pPr>
          </w:p>
          <w:p w14:paraId="5F7897ED" w14:textId="77777777" w:rsidR="003662B3" w:rsidRDefault="003662B3" w:rsidP="003662B3">
            <w:pPr>
              <w:spacing w:after="0" w:line="240" w:lineRule="auto"/>
              <w:ind w:left="773"/>
              <w:jc w:val="center"/>
              <w:rPr>
                <w:rFonts w:ascii="Times New Roman" w:eastAsia="Times New Roman" w:hAnsi="Times New Roman" w:cs="B Nazanin"/>
                <w:color w:val="000000"/>
                <w:sz w:val="32"/>
                <w:szCs w:val="32"/>
                <w:rtl/>
                <w:lang w:bidi="ar-SA"/>
              </w:rPr>
            </w:pPr>
          </w:p>
          <w:p w14:paraId="30695483" w14:textId="77777777" w:rsidR="00D67288" w:rsidRPr="003662B3" w:rsidRDefault="00D67288" w:rsidP="003662B3">
            <w:pPr>
              <w:spacing w:after="0" w:line="240" w:lineRule="auto"/>
              <w:ind w:left="773"/>
              <w:jc w:val="center"/>
              <w:rPr>
                <w:rFonts w:ascii="Times New Roman" w:eastAsia="Times New Roman" w:hAnsi="Times New Roman" w:cs="B Nazanin"/>
                <w:color w:val="000000"/>
                <w:sz w:val="32"/>
                <w:szCs w:val="32"/>
                <w:rtl/>
                <w:lang w:bidi="ar-SA"/>
              </w:rPr>
            </w:pPr>
          </w:p>
        </w:tc>
      </w:tr>
      <w:tr w:rsidR="003662B3" w:rsidRPr="003662B3" w14:paraId="1959F26E" w14:textId="77777777" w:rsidTr="003662B3">
        <w:tc>
          <w:tcPr>
            <w:tcW w:w="10341" w:type="dxa"/>
            <w:gridSpan w:val="3"/>
          </w:tcPr>
          <w:p w14:paraId="37C3A914" w14:textId="77777777" w:rsidR="003662B3" w:rsidRPr="003662B3" w:rsidRDefault="003662B3" w:rsidP="003662B3">
            <w:pPr>
              <w:spacing w:after="0" w:line="240" w:lineRule="auto"/>
              <w:ind w:left="773"/>
              <w:jc w:val="center"/>
              <w:rPr>
                <w:rFonts w:ascii="B Nazanin" w:eastAsia="Times New Roman" w:hAnsi="Times New Roman" w:cs="B Nazanin"/>
                <w:b/>
                <w:bCs/>
                <w:color w:val="000000"/>
                <w:sz w:val="32"/>
                <w:szCs w:val="32"/>
                <w:rtl/>
              </w:rPr>
            </w:pPr>
            <w:r w:rsidRPr="003662B3">
              <w:rPr>
                <w:rFonts w:ascii="Times New Roman" w:eastAsia="Times New Roman" w:hAnsi="Times New Roman" w:cs="B Nazanin" w:hint="cs"/>
                <w:b/>
                <w:bCs/>
                <w:color w:val="000000"/>
                <w:sz w:val="32"/>
                <w:szCs w:val="32"/>
                <w:rtl/>
                <w:lang w:bidi="ar-SA"/>
              </w:rPr>
              <w:t>استاد راهنما</w:t>
            </w:r>
            <w:r w:rsidRPr="003662B3">
              <w:rPr>
                <w:rFonts w:ascii="B Nazanin" w:eastAsia="Times New Roman" w:hAnsi="Times New Roman" w:cs="B Nazanin" w:hint="cs"/>
                <w:b/>
                <w:bCs/>
                <w:color w:val="000000"/>
                <w:sz w:val="32"/>
                <w:szCs w:val="32"/>
                <w:rtl/>
              </w:rPr>
              <w:t xml:space="preserve">: </w:t>
            </w:r>
          </w:p>
          <w:p w14:paraId="683A22E7" w14:textId="77777777" w:rsidR="003662B3" w:rsidRPr="003662B3" w:rsidRDefault="003662B3" w:rsidP="003662B3">
            <w:pPr>
              <w:spacing w:after="0" w:line="240" w:lineRule="auto"/>
              <w:ind w:left="773"/>
              <w:jc w:val="center"/>
              <w:rPr>
                <w:rFonts w:ascii="Times New Roman" w:eastAsia="Times New Roman" w:hAnsi="Times New Roman" w:cs="B Nazanin"/>
                <w:color w:val="000000"/>
                <w:sz w:val="32"/>
                <w:szCs w:val="32"/>
                <w:rtl/>
              </w:rPr>
            </w:pPr>
            <w:r>
              <w:rPr>
                <w:rFonts w:ascii="Times New Roman" w:eastAsia="Times New Roman" w:hAnsi="Times New Roman" w:cs="B Nazanin" w:hint="cs"/>
                <w:b/>
                <w:bCs/>
                <w:color w:val="000000"/>
                <w:sz w:val="32"/>
                <w:szCs w:val="32"/>
                <w:rtl/>
              </w:rPr>
              <w:t>سرکار خانم دکتر فریبا بهرامی</w:t>
            </w:r>
          </w:p>
        </w:tc>
      </w:tr>
      <w:tr w:rsidR="003662B3" w:rsidRPr="003662B3" w14:paraId="093C68F7" w14:textId="77777777" w:rsidTr="003662B3">
        <w:tc>
          <w:tcPr>
            <w:tcW w:w="10341" w:type="dxa"/>
            <w:gridSpan w:val="3"/>
          </w:tcPr>
          <w:p w14:paraId="2AB618C4" w14:textId="77777777" w:rsidR="003662B3" w:rsidRPr="003662B3" w:rsidRDefault="003662B3" w:rsidP="00D67288">
            <w:pPr>
              <w:spacing w:after="0" w:line="240" w:lineRule="auto"/>
              <w:rPr>
                <w:rFonts w:ascii="Times New Roman" w:eastAsia="Times New Roman" w:hAnsi="Times New Roman" w:cs="B Nazanin"/>
                <w:color w:val="000000"/>
                <w:sz w:val="32"/>
                <w:szCs w:val="32"/>
                <w:rtl/>
                <w:lang w:bidi="ar-SA"/>
              </w:rPr>
            </w:pPr>
          </w:p>
          <w:p w14:paraId="26E0D086" w14:textId="77777777" w:rsidR="003662B3" w:rsidRDefault="003662B3" w:rsidP="003662B3">
            <w:pPr>
              <w:spacing w:after="0" w:line="240" w:lineRule="auto"/>
              <w:ind w:left="773"/>
              <w:jc w:val="center"/>
              <w:rPr>
                <w:rFonts w:ascii="Times New Roman" w:eastAsia="Times New Roman" w:hAnsi="Times New Roman" w:cs="B Nazanin"/>
                <w:color w:val="000000"/>
                <w:sz w:val="32"/>
                <w:szCs w:val="32"/>
                <w:rtl/>
                <w:lang w:bidi="ar-SA"/>
              </w:rPr>
            </w:pPr>
          </w:p>
          <w:p w14:paraId="19AC7CCC" w14:textId="77777777" w:rsidR="00D67288" w:rsidRPr="003662B3" w:rsidRDefault="00D67288" w:rsidP="003662B3">
            <w:pPr>
              <w:spacing w:after="0" w:line="240" w:lineRule="auto"/>
              <w:ind w:left="773"/>
              <w:jc w:val="center"/>
              <w:rPr>
                <w:rFonts w:ascii="Times New Roman" w:eastAsia="Times New Roman" w:hAnsi="Times New Roman" w:cs="B Nazanin"/>
                <w:color w:val="000000"/>
                <w:sz w:val="32"/>
                <w:szCs w:val="32"/>
                <w:rtl/>
                <w:lang w:bidi="ar-SA"/>
              </w:rPr>
            </w:pPr>
          </w:p>
        </w:tc>
      </w:tr>
      <w:tr w:rsidR="003662B3" w:rsidRPr="003662B3" w14:paraId="6FBBC2DE" w14:textId="77777777" w:rsidTr="003662B3">
        <w:tc>
          <w:tcPr>
            <w:tcW w:w="10341" w:type="dxa"/>
            <w:gridSpan w:val="3"/>
          </w:tcPr>
          <w:p w14:paraId="6D9390D0" w14:textId="77777777" w:rsidR="003662B3" w:rsidRPr="003662B3" w:rsidRDefault="003662B3" w:rsidP="003662B3">
            <w:pPr>
              <w:tabs>
                <w:tab w:val="left" w:pos="3785"/>
              </w:tabs>
              <w:spacing w:after="0" w:line="240" w:lineRule="auto"/>
              <w:ind w:left="4383" w:hanging="2160"/>
              <w:jc w:val="lowKashida"/>
              <w:rPr>
                <w:rFonts w:ascii="Times New Roman" w:eastAsia="Times New Roman" w:hAnsi="Times New Roman" w:cs="B Nazanin"/>
                <w:b/>
                <w:bCs/>
                <w:color w:val="000000"/>
                <w:sz w:val="32"/>
                <w:szCs w:val="32"/>
                <w:rtl/>
              </w:rPr>
            </w:pPr>
            <w:r w:rsidRPr="003662B3">
              <w:rPr>
                <w:rFonts w:ascii="Times New Roman" w:eastAsia="Times New Roman" w:hAnsi="Times New Roman" w:cs="B Nazanin"/>
                <w:color w:val="000000"/>
                <w:sz w:val="32"/>
                <w:szCs w:val="32"/>
                <w:rtl/>
                <w:lang w:bidi="ar-SA"/>
              </w:rPr>
              <w:lastRenderedPageBreak/>
              <w:tab/>
            </w:r>
            <w:r w:rsidRPr="003662B3">
              <w:rPr>
                <w:rFonts w:ascii="Times New Roman" w:eastAsia="Times New Roman" w:hAnsi="Times New Roman" w:cs="B Nazanin" w:hint="cs"/>
                <w:color w:val="000000"/>
                <w:sz w:val="32"/>
                <w:szCs w:val="32"/>
                <w:rtl/>
                <w:lang w:bidi="ar-SA"/>
              </w:rPr>
              <w:t xml:space="preserve">           </w:t>
            </w:r>
            <w:r w:rsidRPr="003662B3">
              <w:rPr>
                <w:rFonts w:ascii="Times New Roman" w:eastAsia="Times New Roman" w:hAnsi="Times New Roman" w:cs="B Nazanin" w:hint="cs"/>
                <w:b/>
                <w:bCs/>
                <w:color w:val="000000"/>
                <w:sz w:val="32"/>
                <w:szCs w:val="32"/>
                <w:rtl/>
              </w:rPr>
              <w:t>بهمن‌ماه  13</w:t>
            </w:r>
            <w:r>
              <w:rPr>
                <w:rFonts w:ascii="Times New Roman" w:eastAsia="Times New Roman" w:hAnsi="Times New Roman" w:cs="B Nazanin" w:hint="cs"/>
                <w:b/>
                <w:bCs/>
                <w:color w:val="000000"/>
                <w:sz w:val="32"/>
                <w:szCs w:val="32"/>
                <w:rtl/>
              </w:rPr>
              <w:t>9</w:t>
            </w:r>
            <w:r w:rsidRPr="003662B3">
              <w:rPr>
                <w:rFonts w:ascii="Times New Roman" w:eastAsia="Times New Roman" w:hAnsi="Times New Roman" w:cs="B Nazanin" w:hint="cs"/>
                <w:b/>
                <w:bCs/>
                <w:color w:val="000000"/>
                <w:sz w:val="32"/>
                <w:szCs w:val="32"/>
                <w:rtl/>
              </w:rPr>
              <w:t xml:space="preserve">9 </w:t>
            </w:r>
          </w:p>
          <w:p w14:paraId="51276789" w14:textId="77777777" w:rsidR="003662B3" w:rsidRPr="003662B3" w:rsidRDefault="003662B3" w:rsidP="003662B3">
            <w:pPr>
              <w:tabs>
                <w:tab w:val="left" w:pos="3785"/>
              </w:tabs>
              <w:spacing w:after="0" w:line="240" w:lineRule="auto"/>
              <w:ind w:left="773"/>
              <w:jc w:val="lowKashida"/>
              <w:rPr>
                <w:rFonts w:ascii="Times New Roman" w:eastAsia="Times New Roman" w:hAnsi="Times New Roman" w:cs="B Nazanin"/>
                <w:color w:val="000000"/>
                <w:sz w:val="32"/>
                <w:szCs w:val="32"/>
                <w:rtl/>
                <w:lang w:bidi="ar-SA"/>
              </w:rPr>
            </w:pPr>
          </w:p>
        </w:tc>
      </w:tr>
    </w:tbl>
    <w:p w14:paraId="112F9F29" w14:textId="77777777" w:rsidR="003662B3" w:rsidRDefault="003662B3" w:rsidP="00624E20">
      <w:pPr>
        <w:rPr>
          <w:rFonts w:cs="B Nazanin"/>
          <w:sz w:val="44"/>
          <w:szCs w:val="44"/>
          <w:rtl/>
        </w:rPr>
      </w:pPr>
    </w:p>
    <w:p w14:paraId="6AF99992" w14:textId="77777777" w:rsidR="003662B3" w:rsidRDefault="003662B3" w:rsidP="00624E20">
      <w:pPr>
        <w:rPr>
          <w:rFonts w:cs="B Nazanin"/>
          <w:sz w:val="44"/>
          <w:szCs w:val="44"/>
          <w:rtl/>
        </w:rPr>
      </w:pPr>
    </w:p>
    <w:p w14:paraId="0485604B" w14:textId="77777777" w:rsidR="003662B3" w:rsidRDefault="003662B3" w:rsidP="00624E20">
      <w:pPr>
        <w:rPr>
          <w:rFonts w:cs="B Nazanin"/>
          <w:sz w:val="44"/>
          <w:szCs w:val="44"/>
          <w:rtl/>
        </w:rPr>
      </w:pPr>
    </w:p>
    <w:p w14:paraId="0BCBC03E" w14:textId="77777777" w:rsidR="003662B3" w:rsidRDefault="00D67288" w:rsidP="00624E20">
      <w:pPr>
        <w:rPr>
          <w:rFonts w:cs="B Nazanin"/>
          <w:sz w:val="44"/>
          <w:szCs w:val="44"/>
          <w:rtl/>
        </w:rPr>
      </w:pPr>
      <w:bookmarkStart w:id="0" w:name="God"/>
      <w:r w:rsidRPr="00E02AF5">
        <w:rPr>
          <w:noProof/>
          <w:lang w:bidi="ar-SA"/>
        </w:rPr>
        <w:drawing>
          <wp:anchor distT="0" distB="0" distL="114300" distR="114300" simplePos="0" relativeHeight="251658752" behindDoc="0" locked="0" layoutInCell="1" allowOverlap="1" wp14:anchorId="20D5755F" wp14:editId="38047C3A">
            <wp:simplePos x="0" y="0"/>
            <wp:positionH relativeFrom="column">
              <wp:posOffset>896408</wp:posOffset>
            </wp:positionH>
            <wp:positionV relativeFrom="paragraph">
              <wp:posOffset>24765</wp:posOffset>
            </wp:positionV>
            <wp:extent cx="4333240" cy="4547870"/>
            <wp:effectExtent l="0" t="0" r="0" b="5080"/>
            <wp:wrapSquare wrapText="bothSides"/>
            <wp:docPr id="410" name="Picture 12" descr="K:\Entertainment\Picture\besm_937\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ntertainment\Picture\besm_937\0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240" cy="45478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14:paraId="229AB755" w14:textId="77777777" w:rsidR="003662B3" w:rsidRDefault="003662B3" w:rsidP="00624E20">
      <w:pPr>
        <w:rPr>
          <w:rFonts w:cs="B Nazanin"/>
          <w:sz w:val="44"/>
          <w:szCs w:val="44"/>
          <w:rtl/>
        </w:rPr>
      </w:pPr>
    </w:p>
    <w:p w14:paraId="2478032F" w14:textId="77777777" w:rsidR="003662B3" w:rsidRDefault="003662B3" w:rsidP="00624E20">
      <w:pPr>
        <w:rPr>
          <w:rFonts w:cs="B Nazanin"/>
          <w:sz w:val="44"/>
          <w:szCs w:val="44"/>
          <w:rtl/>
        </w:rPr>
      </w:pPr>
    </w:p>
    <w:p w14:paraId="2B1EEA9B" w14:textId="77777777" w:rsidR="003662B3" w:rsidRDefault="003662B3" w:rsidP="00624E20">
      <w:pPr>
        <w:rPr>
          <w:rFonts w:cs="B Nazanin"/>
          <w:sz w:val="44"/>
          <w:szCs w:val="44"/>
          <w:rtl/>
        </w:rPr>
      </w:pPr>
    </w:p>
    <w:p w14:paraId="5C1B0F8D" w14:textId="77777777" w:rsidR="003662B3" w:rsidRDefault="003662B3" w:rsidP="00624E20">
      <w:pPr>
        <w:rPr>
          <w:rFonts w:cs="B Nazanin"/>
          <w:sz w:val="44"/>
          <w:szCs w:val="44"/>
          <w:rtl/>
        </w:rPr>
      </w:pPr>
    </w:p>
    <w:p w14:paraId="15308CDC" w14:textId="77777777" w:rsidR="003662B3" w:rsidRDefault="003662B3" w:rsidP="00624E20">
      <w:pPr>
        <w:rPr>
          <w:rFonts w:cs="B Nazanin"/>
          <w:sz w:val="44"/>
          <w:szCs w:val="44"/>
          <w:rtl/>
        </w:rPr>
      </w:pPr>
    </w:p>
    <w:p w14:paraId="02989856" w14:textId="77777777" w:rsidR="003662B3" w:rsidRDefault="003662B3" w:rsidP="00624E20">
      <w:pPr>
        <w:rPr>
          <w:rFonts w:cs="B Nazanin"/>
          <w:sz w:val="44"/>
          <w:szCs w:val="44"/>
          <w:rtl/>
        </w:rPr>
      </w:pPr>
    </w:p>
    <w:p w14:paraId="3318C880" w14:textId="77777777" w:rsidR="003662B3" w:rsidRDefault="003662B3" w:rsidP="00624E20">
      <w:pPr>
        <w:rPr>
          <w:rFonts w:cs="B Nazanin"/>
          <w:sz w:val="44"/>
          <w:szCs w:val="44"/>
          <w:rtl/>
        </w:rPr>
      </w:pPr>
    </w:p>
    <w:p w14:paraId="58D0A540" w14:textId="77777777" w:rsidR="003662B3" w:rsidRDefault="003662B3" w:rsidP="00624E20">
      <w:pPr>
        <w:rPr>
          <w:rFonts w:cs="B Nazanin"/>
          <w:sz w:val="44"/>
          <w:szCs w:val="44"/>
          <w:rtl/>
        </w:rPr>
      </w:pPr>
    </w:p>
    <w:p w14:paraId="5760756B" w14:textId="77777777" w:rsidR="003662B3" w:rsidRDefault="003662B3" w:rsidP="00624E20">
      <w:pPr>
        <w:rPr>
          <w:rFonts w:cs="B Nazanin"/>
          <w:sz w:val="44"/>
          <w:szCs w:val="44"/>
          <w:rtl/>
        </w:rPr>
      </w:pPr>
    </w:p>
    <w:p w14:paraId="2A857CAA" w14:textId="77777777" w:rsidR="003662B3" w:rsidRDefault="003662B3" w:rsidP="00624E20">
      <w:pPr>
        <w:rPr>
          <w:rFonts w:cs="B Nazanin"/>
          <w:sz w:val="44"/>
          <w:szCs w:val="44"/>
          <w:rtl/>
        </w:rPr>
      </w:pPr>
    </w:p>
    <w:p w14:paraId="5E0C43B9" w14:textId="77777777" w:rsidR="003662B3" w:rsidRDefault="003662B3" w:rsidP="00624E20">
      <w:pPr>
        <w:rPr>
          <w:rFonts w:cs="B Nazanin"/>
          <w:sz w:val="44"/>
          <w:szCs w:val="44"/>
          <w:rtl/>
        </w:rPr>
      </w:pPr>
    </w:p>
    <w:p w14:paraId="178EF25E" w14:textId="77777777" w:rsidR="003F7419" w:rsidRDefault="003F7419" w:rsidP="00624E20">
      <w:pPr>
        <w:rPr>
          <w:rFonts w:cs="B Nazanin"/>
          <w:sz w:val="28"/>
          <w:szCs w:val="28"/>
          <w:rtl/>
        </w:rPr>
      </w:pPr>
    </w:p>
    <w:p w14:paraId="61F4B1AD" w14:textId="77777777" w:rsidR="00066BBE" w:rsidRPr="00066BBE" w:rsidRDefault="00066BBE" w:rsidP="00624E20">
      <w:pPr>
        <w:rPr>
          <w:rFonts w:cs="B Nazanin"/>
          <w:sz w:val="28"/>
          <w:szCs w:val="28"/>
          <w:rtl/>
        </w:rPr>
      </w:pPr>
    </w:p>
    <w:p w14:paraId="0351162A" w14:textId="77777777" w:rsidR="00066BBE" w:rsidRDefault="00066BBE" w:rsidP="00624E20">
      <w:pPr>
        <w:rPr>
          <w:rFonts w:cs="B Nazanin"/>
          <w:sz w:val="28"/>
          <w:szCs w:val="28"/>
          <w:rtl/>
        </w:rPr>
      </w:pPr>
    </w:p>
    <w:p w14:paraId="58CBF457" w14:textId="77777777" w:rsidR="00066BBE" w:rsidRDefault="00066BBE" w:rsidP="00624E20">
      <w:pPr>
        <w:rPr>
          <w:rFonts w:cs="B Nazanin"/>
          <w:sz w:val="28"/>
          <w:szCs w:val="28"/>
          <w:rtl/>
        </w:rPr>
      </w:pPr>
    </w:p>
    <w:p w14:paraId="23699875" w14:textId="77777777" w:rsidR="00066BBE" w:rsidRPr="00066BBE" w:rsidRDefault="00066BBE" w:rsidP="00624E20">
      <w:pPr>
        <w:rPr>
          <w:rFonts w:cs="B Nazanin"/>
          <w:sz w:val="28"/>
          <w:szCs w:val="28"/>
          <w:rtl/>
        </w:rPr>
      </w:pPr>
    </w:p>
    <w:p w14:paraId="250A8BBC" w14:textId="77777777" w:rsidR="003F7419" w:rsidRPr="00066BBE" w:rsidRDefault="00066BBE" w:rsidP="00066BBE">
      <w:pPr>
        <w:jc w:val="center"/>
        <w:rPr>
          <w:rFonts w:ascii="IranNastaliq" w:hAnsi="IranNastaliq" w:cs="IranNastaliq"/>
          <w:sz w:val="36"/>
          <w:szCs w:val="36"/>
          <w:rtl/>
        </w:rPr>
      </w:pPr>
      <w:r w:rsidRPr="00066BBE">
        <w:rPr>
          <w:rFonts w:ascii="IranNastaliq" w:hAnsi="IranNastaliq" w:cs="IranNastaliq"/>
          <w:sz w:val="36"/>
          <w:szCs w:val="36"/>
          <w:rtl/>
        </w:rPr>
        <w:t>تشكر و قدرداني</w:t>
      </w:r>
    </w:p>
    <w:p w14:paraId="209F6CDD" w14:textId="77777777" w:rsidR="00066BBE" w:rsidRPr="00066BBE" w:rsidRDefault="00066BBE" w:rsidP="00624E20">
      <w:pPr>
        <w:rPr>
          <w:rFonts w:ascii="IranNastaliq" w:hAnsi="IranNastaliq" w:cs="IranNastaliq"/>
          <w:rtl/>
        </w:rPr>
      </w:pPr>
    </w:p>
    <w:p w14:paraId="1F200B4A" w14:textId="77777777" w:rsidR="00066BBE" w:rsidRPr="00066BBE" w:rsidRDefault="00066BBE" w:rsidP="00624E20">
      <w:pPr>
        <w:rPr>
          <w:rFonts w:ascii="IranNastaliq" w:hAnsi="IranNastaliq" w:cs="IranNastaliq"/>
          <w:rtl/>
        </w:rPr>
      </w:pPr>
    </w:p>
    <w:p w14:paraId="2B5DE7C8" w14:textId="77777777" w:rsidR="003F7419" w:rsidRPr="00066BBE" w:rsidRDefault="00066BBE" w:rsidP="00AE232E">
      <w:pPr>
        <w:jc w:val="both"/>
        <w:rPr>
          <w:rFonts w:ascii="IranNastaliq" w:hAnsi="IranNastaliq" w:cs="IranNastaliq"/>
          <w:sz w:val="28"/>
          <w:szCs w:val="28"/>
          <w:rtl/>
        </w:rPr>
      </w:pPr>
      <w:r w:rsidRPr="00066BBE">
        <w:rPr>
          <w:rFonts w:ascii="IranNastaliq" w:hAnsi="IranNastaliq" w:cs="IranNastaliq"/>
          <w:sz w:val="28"/>
          <w:szCs w:val="28"/>
          <w:rtl/>
        </w:rPr>
        <w:t xml:space="preserve">سپاس و ستایش بیکران خداوند را که این فرصت را به من عطا نمود تا در دریای بیکران حکمتش غرق شده و با </w:t>
      </w:r>
      <w:r w:rsidR="00AE232E">
        <w:rPr>
          <w:rFonts w:ascii="IranNastaliq" w:hAnsi="IranNastaliq" w:cs="IranNastaliq"/>
          <w:sz w:val="28"/>
          <w:szCs w:val="28"/>
          <w:rtl/>
        </w:rPr>
        <w:t>تمام وجود بر عظمت و بزرگی</w:t>
      </w:r>
      <w:r w:rsidR="00AE232E">
        <w:rPr>
          <w:rFonts w:ascii="IranNastaliq" w:hAnsi="IranNastaliq" w:cs="IranNastaliq"/>
          <w:sz w:val="28"/>
          <w:szCs w:val="28"/>
          <w:rtl/>
        </w:rPr>
        <w:softHyphen/>
      </w:r>
      <w:r w:rsidRPr="00066BBE">
        <w:rPr>
          <w:rFonts w:ascii="IranNastaliq" w:hAnsi="IranNastaliq" w:cs="IranNastaliq"/>
          <w:sz w:val="28"/>
          <w:szCs w:val="28"/>
          <w:rtl/>
        </w:rPr>
        <w:t>اش صحه بگذارم.</w:t>
      </w:r>
    </w:p>
    <w:p w14:paraId="4C91AB96" w14:textId="77777777" w:rsidR="00066BBE" w:rsidRPr="00066BBE" w:rsidRDefault="00066BBE" w:rsidP="00AE232E">
      <w:pPr>
        <w:jc w:val="both"/>
        <w:rPr>
          <w:rFonts w:ascii="IranNastaliq" w:hAnsi="IranNastaliq" w:cs="IranNastaliq"/>
          <w:sz w:val="28"/>
          <w:szCs w:val="28"/>
          <w:rtl/>
        </w:rPr>
      </w:pPr>
      <w:commentRangeStart w:id="1"/>
      <w:r w:rsidRPr="00066BBE">
        <w:rPr>
          <w:rFonts w:ascii="IranNastaliq" w:hAnsi="IranNastaliq" w:cs="IranNastaliq"/>
          <w:sz w:val="28"/>
          <w:szCs w:val="28"/>
          <w:rtl/>
        </w:rPr>
        <w:t xml:space="preserve">تشکر و قدردانی </w:t>
      </w:r>
      <w:commentRangeEnd w:id="1"/>
      <w:r w:rsidR="00874CDE">
        <w:rPr>
          <w:rStyle w:val="CommentReference"/>
          <w:rtl/>
        </w:rPr>
        <w:commentReference w:id="1"/>
      </w:r>
      <w:r w:rsidRPr="00066BBE">
        <w:rPr>
          <w:rFonts w:ascii="IranNastaliq" w:hAnsi="IranNastaliq" w:cs="IranNastaliq"/>
          <w:sz w:val="28"/>
          <w:szCs w:val="28"/>
          <w:rtl/>
        </w:rPr>
        <w:t>از زحمات استاد ارجمندم سرکار خانم دکتر فریبا بهرامی که در تمام مراحل انجام تحقیق از رهنمود ها و کمک های بی دریغ ایشان بهره مند بودم.</w:t>
      </w:r>
    </w:p>
    <w:p w14:paraId="0B7081B9" w14:textId="77777777" w:rsidR="003F7419" w:rsidRDefault="003F7419" w:rsidP="00624E20">
      <w:pPr>
        <w:rPr>
          <w:rFonts w:cs="B Nazanin"/>
          <w:sz w:val="28"/>
          <w:szCs w:val="28"/>
          <w:rtl/>
        </w:rPr>
      </w:pPr>
    </w:p>
    <w:p w14:paraId="762D3CB8" w14:textId="77777777" w:rsidR="003F7419" w:rsidRDefault="003F7419" w:rsidP="00624E20">
      <w:pPr>
        <w:rPr>
          <w:rFonts w:cs="B Nazanin"/>
          <w:sz w:val="28"/>
          <w:szCs w:val="28"/>
          <w:rtl/>
        </w:rPr>
      </w:pPr>
    </w:p>
    <w:p w14:paraId="407F469F" w14:textId="77777777" w:rsidR="003F7419" w:rsidRDefault="003F7419" w:rsidP="00624E20">
      <w:pPr>
        <w:rPr>
          <w:rFonts w:cs="B Nazanin"/>
          <w:sz w:val="28"/>
          <w:szCs w:val="28"/>
          <w:rtl/>
        </w:rPr>
      </w:pPr>
    </w:p>
    <w:p w14:paraId="6DC50B44" w14:textId="77777777" w:rsidR="003F7419" w:rsidRDefault="003F7419" w:rsidP="00624E20">
      <w:pPr>
        <w:rPr>
          <w:rFonts w:cs="B Nazanin"/>
          <w:sz w:val="28"/>
          <w:szCs w:val="28"/>
          <w:rtl/>
        </w:rPr>
      </w:pPr>
    </w:p>
    <w:p w14:paraId="3B4E10D0" w14:textId="77777777" w:rsidR="003F7419" w:rsidRDefault="003F7419" w:rsidP="00624E20">
      <w:pPr>
        <w:rPr>
          <w:rFonts w:cs="B Nazanin"/>
          <w:sz w:val="28"/>
          <w:szCs w:val="28"/>
          <w:rtl/>
        </w:rPr>
      </w:pPr>
    </w:p>
    <w:p w14:paraId="3CE7BEA0" w14:textId="77777777" w:rsidR="003F7419" w:rsidRDefault="003F7419" w:rsidP="00624E20">
      <w:pPr>
        <w:rPr>
          <w:rFonts w:cs="B Nazanin"/>
          <w:sz w:val="28"/>
          <w:szCs w:val="28"/>
          <w:rtl/>
        </w:rPr>
      </w:pPr>
    </w:p>
    <w:p w14:paraId="2188C968" w14:textId="77777777" w:rsidR="003F7419" w:rsidRDefault="003F7419" w:rsidP="00624E20">
      <w:pPr>
        <w:rPr>
          <w:rFonts w:cs="B Nazanin"/>
          <w:sz w:val="28"/>
          <w:szCs w:val="28"/>
          <w:rtl/>
        </w:rPr>
      </w:pPr>
    </w:p>
    <w:p w14:paraId="17A366FC" w14:textId="77777777" w:rsidR="00874CDE" w:rsidRDefault="00874CDE">
      <w:pPr>
        <w:bidi w:val="0"/>
        <w:rPr>
          <w:ins w:id="2" w:author="Fariba" w:date="2021-02-02T01:16:00Z"/>
          <w:rFonts w:cs="B Nazanin"/>
          <w:sz w:val="28"/>
          <w:szCs w:val="28"/>
          <w:rtl/>
        </w:rPr>
      </w:pPr>
      <w:ins w:id="3" w:author="Fariba" w:date="2021-02-02T01:16:00Z">
        <w:r>
          <w:rPr>
            <w:rFonts w:cs="B Nazanin"/>
            <w:sz w:val="28"/>
            <w:szCs w:val="28"/>
            <w:rtl/>
          </w:rPr>
          <w:br w:type="page"/>
        </w:r>
      </w:ins>
    </w:p>
    <w:p w14:paraId="72B2A0F8" w14:textId="77777777" w:rsidR="003F7419" w:rsidRDefault="003F7419" w:rsidP="00624E20">
      <w:pPr>
        <w:rPr>
          <w:rFonts w:cs="B Nazanin"/>
          <w:sz w:val="28"/>
          <w:szCs w:val="28"/>
          <w:rtl/>
        </w:rPr>
      </w:pPr>
    </w:p>
    <w:p w14:paraId="49D6389D" w14:textId="77777777" w:rsidR="003662B3" w:rsidRDefault="00A263FD" w:rsidP="00624E20">
      <w:pPr>
        <w:rPr>
          <w:rFonts w:cs="B Nazanin"/>
          <w:sz w:val="44"/>
          <w:szCs w:val="44"/>
          <w:rtl/>
        </w:rPr>
      </w:pPr>
      <w:r>
        <w:rPr>
          <w:rFonts w:cs="B Nazanin" w:hint="cs"/>
          <w:sz w:val="44"/>
          <w:szCs w:val="44"/>
          <w:rtl/>
        </w:rPr>
        <w:t>چکیده:</w:t>
      </w:r>
    </w:p>
    <w:p w14:paraId="3A46B5E1" w14:textId="2559292A" w:rsidR="00A263FD" w:rsidRPr="000574B4" w:rsidDel="0036552A" w:rsidRDefault="00726DCF" w:rsidP="00FC40A1">
      <w:pPr>
        <w:jc w:val="both"/>
        <w:rPr>
          <w:del w:id="4" w:author="Fariba" w:date="2021-02-02T02:08:00Z"/>
          <w:rFonts w:cs="B Nazanin"/>
          <w:sz w:val="28"/>
          <w:szCs w:val="28"/>
          <w:rtl/>
        </w:rPr>
      </w:pPr>
      <w:r w:rsidRPr="00726DCF">
        <w:rPr>
          <w:rFonts w:cs="B Nazanin"/>
          <w:sz w:val="28"/>
          <w:szCs w:val="28"/>
          <w:rtl/>
        </w:rPr>
        <w:t>صرع</w:t>
      </w:r>
      <w:r w:rsidR="001B4BCC">
        <w:rPr>
          <w:rFonts w:cs="B Nazanin" w:hint="cs"/>
          <w:sz w:val="28"/>
          <w:szCs w:val="28"/>
          <w:rtl/>
        </w:rPr>
        <w:t xml:space="preserve"> یکی از</w:t>
      </w:r>
      <w:r>
        <w:rPr>
          <w:rFonts w:cs="B Nazanin" w:hint="cs"/>
          <w:sz w:val="28"/>
          <w:szCs w:val="28"/>
          <w:rtl/>
        </w:rPr>
        <w:t xml:space="preserve"> </w:t>
      </w:r>
      <w:r w:rsidRPr="00963493">
        <w:rPr>
          <w:rFonts w:cs="B Nazanin"/>
          <w:sz w:val="28"/>
          <w:szCs w:val="28"/>
          <w:rtl/>
        </w:rPr>
        <w:t>اختلالات س</w:t>
      </w:r>
      <w:r w:rsidRPr="00963493">
        <w:rPr>
          <w:rFonts w:cs="B Nazanin" w:hint="cs"/>
          <w:sz w:val="28"/>
          <w:szCs w:val="28"/>
          <w:rtl/>
        </w:rPr>
        <w:t>ی</w:t>
      </w:r>
      <w:r w:rsidRPr="00963493">
        <w:rPr>
          <w:rFonts w:cs="B Nazanin" w:hint="eastAsia"/>
          <w:sz w:val="28"/>
          <w:szCs w:val="28"/>
          <w:rtl/>
        </w:rPr>
        <w:t>ستم</w:t>
      </w:r>
      <w:r w:rsidRPr="00963493">
        <w:rPr>
          <w:rFonts w:cs="B Nazanin"/>
          <w:sz w:val="28"/>
          <w:szCs w:val="28"/>
          <w:rtl/>
        </w:rPr>
        <w:t xml:space="preserve"> عصب</w:t>
      </w:r>
      <w:r w:rsidRPr="00963493">
        <w:rPr>
          <w:rFonts w:cs="B Nazanin" w:hint="cs"/>
          <w:sz w:val="28"/>
          <w:szCs w:val="28"/>
          <w:rtl/>
        </w:rPr>
        <w:t>ی</w:t>
      </w:r>
      <w:r w:rsidRPr="00963493">
        <w:rPr>
          <w:rFonts w:cs="B Nazanin"/>
          <w:sz w:val="28"/>
          <w:szCs w:val="28"/>
          <w:rtl/>
        </w:rPr>
        <w:t xml:space="preserve"> مرکز</w:t>
      </w:r>
      <w:r w:rsidRPr="00963493">
        <w:rPr>
          <w:rFonts w:cs="B Nazanin" w:hint="cs"/>
          <w:sz w:val="28"/>
          <w:szCs w:val="28"/>
          <w:rtl/>
        </w:rPr>
        <w:t>ی</w:t>
      </w:r>
      <w:r>
        <w:rPr>
          <w:rFonts w:cs="B Nazanin" w:hint="cs"/>
          <w:sz w:val="28"/>
          <w:szCs w:val="28"/>
          <w:rtl/>
        </w:rPr>
        <w:t xml:space="preserve"> است که</w:t>
      </w:r>
      <w:r w:rsidRPr="00726DCF">
        <w:rPr>
          <w:rFonts w:cs="B Nazanin"/>
          <w:sz w:val="28"/>
          <w:szCs w:val="28"/>
          <w:rtl/>
        </w:rPr>
        <w:t xml:space="preserve"> حاصل ب</w:t>
      </w:r>
      <w:ins w:id="5" w:author="Fariba" w:date="2021-02-02T02:06:00Z">
        <w:r w:rsidR="0036552A">
          <w:rPr>
            <w:rFonts w:cs="B Nazanin" w:hint="cs"/>
            <w:sz w:val="28"/>
            <w:szCs w:val="28"/>
            <w:rtl/>
          </w:rPr>
          <w:t>ر</w:t>
        </w:r>
      </w:ins>
      <w:r w:rsidRPr="00726DCF">
        <w:rPr>
          <w:rFonts w:cs="B Nazanin"/>
          <w:sz w:val="28"/>
          <w:szCs w:val="28"/>
          <w:rtl/>
        </w:rPr>
        <w:t>هم خوردن تعادل فعال</w:t>
      </w:r>
      <w:r w:rsidRPr="00726DCF">
        <w:rPr>
          <w:rFonts w:cs="B Nazanin" w:hint="cs"/>
          <w:sz w:val="28"/>
          <w:szCs w:val="28"/>
          <w:rtl/>
        </w:rPr>
        <w:t>ی</w:t>
      </w:r>
      <w:r w:rsidRPr="00726DCF">
        <w:rPr>
          <w:rFonts w:cs="B Nazanin" w:hint="eastAsia"/>
          <w:sz w:val="28"/>
          <w:szCs w:val="28"/>
          <w:rtl/>
        </w:rPr>
        <w:t>ت</w:t>
      </w:r>
      <w:r w:rsidRPr="00726DCF">
        <w:rPr>
          <w:rFonts w:cs="B Nazanin"/>
          <w:sz w:val="28"/>
          <w:szCs w:val="28"/>
          <w:rtl/>
        </w:rPr>
        <w:t xml:space="preserve"> نورون ها</w:t>
      </w:r>
      <w:r w:rsidRPr="00726DCF">
        <w:rPr>
          <w:rFonts w:cs="B Nazanin" w:hint="cs"/>
          <w:sz w:val="28"/>
          <w:szCs w:val="28"/>
          <w:rtl/>
        </w:rPr>
        <w:t>ی</w:t>
      </w:r>
      <w:r w:rsidRPr="00726DCF">
        <w:rPr>
          <w:rFonts w:cs="B Nazanin"/>
          <w:sz w:val="28"/>
          <w:szCs w:val="28"/>
          <w:rtl/>
        </w:rPr>
        <w:t xml:space="preserve"> تحر</w:t>
      </w:r>
      <w:r w:rsidRPr="00726DCF">
        <w:rPr>
          <w:rFonts w:cs="B Nazanin" w:hint="cs"/>
          <w:sz w:val="28"/>
          <w:szCs w:val="28"/>
          <w:rtl/>
        </w:rPr>
        <w:t>ی</w:t>
      </w:r>
      <w:r w:rsidRPr="00726DCF">
        <w:rPr>
          <w:rFonts w:cs="B Nazanin" w:hint="eastAsia"/>
          <w:sz w:val="28"/>
          <w:szCs w:val="28"/>
          <w:rtl/>
        </w:rPr>
        <w:t>ک</w:t>
      </w:r>
      <w:r w:rsidRPr="00726DCF">
        <w:rPr>
          <w:rFonts w:cs="B Nazanin" w:hint="cs"/>
          <w:sz w:val="28"/>
          <w:szCs w:val="28"/>
          <w:rtl/>
        </w:rPr>
        <w:t>ی</w:t>
      </w:r>
      <w:r w:rsidRPr="00726DCF">
        <w:rPr>
          <w:rFonts w:cs="B Nazanin"/>
          <w:sz w:val="28"/>
          <w:szCs w:val="28"/>
          <w:rtl/>
        </w:rPr>
        <w:t xml:space="preserve"> و مهار</w:t>
      </w:r>
      <w:r w:rsidRPr="00726DCF">
        <w:rPr>
          <w:rFonts w:cs="B Nazanin" w:hint="cs"/>
          <w:sz w:val="28"/>
          <w:szCs w:val="28"/>
          <w:rtl/>
        </w:rPr>
        <w:t>ی</w:t>
      </w:r>
      <w:r w:rsidRPr="00726DCF">
        <w:rPr>
          <w:rFonts w:cs="B Nazanin"/>
          <w:sz w:val="28"/>
          <w:szCs w:val="28"/>
          <w:rtl/>
        </w:rPr>
        <w:t xml:space="preserve"> م</w:t>
      </w:r>
      <w:r w:rsidRPr="00726DCF">
        <w:rPr>
          <w:rFonts w:cs="B Nazanin" w:hint="cs"/>
          <w:sz w:val="28"/>
          <w:szCs w:val="28"/>
          <w:rtl/>
        </w:rPr>
        <w:t>ی</w:t>
      </w:r>
      <w:r w:rsidRPr="00726DCF">
        <w:rPr>
          <w:rFonts w:cs="B Nazanin"/>
          <w:sz w:val="28"/>
          <w:szCs w:val="28"/>
          <w:rtl/>
        </w:rPr>
        <w:t xml:space="preserve"> باشد.</w:t>
      </w:r>
      <w:r>
        <w:rPr>
          <w:rFonts w:cs="B Nazanin" w:hint="cs"/>
          <w:sz w:val="28"/>
          <w:szCs w:val="28"/>
          <w:rtl/>
        </w:rPr>
        <w:t xml:space="preserve"> </w:t>
      </w:r>
      <w:r w:rsidRPr="00726DCF">
        <w:rPr>
          <w:rFonts w:cs="B Nazanin"/>
          <w:sz w:val="28"/>
          <w:szCs w:val="28"/>
          <w:rtl/>
        </w:rPr>
        <w:t>در تحليل د</w:t>
      </w:r>
      <w:r w:rsidRPr="00726DCF">
        <w:rPr>
          <w:rFonts w:cs="B Nazanin" w:hint="cs"/>
          <w:sz w:val="28"/>
          <w:szCs w:val="28"/>
          <w:rtl/>
        </w:rPr>
        <w:t>ی</w:t>
      </w:r>
      <w:r w:rsidRPr="00726DCF">
        <w:rPr>
          <w:rFonts w:cs="B Nazanin" w:hint="eastAsia"/>
          <w:sz w:val="28"/>
          <w:szCs w:val="28"/>
          <w:rtl/>
        </w:rPr>
        <w:t>ناميک</w:t>
      </w:r>
      <w:r w:rsidRPr="00726DCF">
        <w:rPr>
          <w:rFonts w:cs="B Nazanin"/>
          <w:sz w:val="28"/>
          <w:szCs w:val="28"/>
          <w:rtl/>
        </w:rPr>
        <w:t xml:space="preserve"> مدل</w:t>
      </w:r>
      <w:r>
        <w:rPr>
          <w:rFonts w:cs="B Nazanin" w:hint="cs"/>
          <w:sz w:val="28"/>
          <w:szCs w:val="28"/>
          <w:rtl/>
        </w:rPr>
        <w:t xml:space="preserve"> </w:t>
      </w:r>
      <w:r w:rsidRPr="00726DCF">
        <w:rPr>
          <w:rFonts w:cs="B Nazanin"/>
          <w:sz w:val="28"/>
          <w:szCs w:val="28"/>
          <w:rtl/>
        </w:rPr>
        <w:t>ها</w:t>
      </w:r>
      <w:r w:rsidRPr="00726DCF">
        <w:rPr>
          <w:rFonts w:cs="B Nazanin" w:hint="cs"/>
          <w:sz w:val="28"/>
          <w:szCs w:val="28"/>
          <w:rtl/>
        </w:rPr>
        <w:t>ی</w:t>
      </w:r>
      <w:r w:rsidRPr="00726DCF">
        <w:rPr>
          <w:rFonts w:cs="B Nazanin"/>
          <w:sz w:val="28"/>
          <w:szCs w:val="28"/>
          <w:rtl/>
        </w:rPr>
        <w:t xml:space="preserve"> ن</w:t>
      </w:r>
      <w:r>
        <w:rPr>
          <w:rFonts w:cs="B Nazanin" w:hint="cs"/>
          <w:sz w:val="28"/>
          <w:szCs w:val="28"/>
          <w:rtl/>
        </w:rPr>
        <w:t>و</w:t>
      </w:r>
      <w:r w:rsidRPr="00726DCF">
        <w:rPr>
          <w:rFonts w:cs="B Nazanin"/>
          <w:sz w:val="28"/>
          <w:szCs w:val="28"/>
          <w:rtl/>
        </w:rPr>
        <w:t>رون</w:t>
      </w:r>
      <w:r w:rsidRPr="00726DCF">
        <w:rPr>
          <w:rFonts w:cs="B Nazanin" w:hint="cs"/>
          <w:sz w:val="28"/>
          <w:szCs w:val="28"/>
          <w:rtl/>
        </w:rPr>
        <w:t>ی</w:t>
      </w:r>
      <w:r w:rsidRPr="00726DCF">
        <w:rPr>
          <w:rFonts w:cs="B Nazanin"/>
          <w:sz w:val="28"/>
          <w:szCs w:val="28"/>
          <w:rtl/>
        </w:rPr>
        <w:t xml:space="preserve"> تالاموکورتيکال نشان داده شده است که با تغيير تدر</w:t>
      </w:r>
      <w:r w:rsidRPr="00726DCF">
        <w:rPr>
          <w:rFonts w:cs="B Nazanin" w:hint="cs"/>
          <w:sz w:val="28"/>
          <w:szCs w:val="28"/>
          <w:rtl/>
        </w:rPr>
        <w:t>ی</w:t>
      </w:r>
      <w:r w:rsidRPr="00726DCF">
        <w:rPr>
          <w:rFonts w:cs="B Nazanin" w:hint="eastAsia"/>
          <w:sz w:val="28"/>
          <w:szCs w:val="28"/>
          <w:rtl/>
        </w:rPr>
        <w:t>ج</w:t>
      </w:r>
      <w:r w:rsidRPr="00726DCF">
        <w:rPr>
          <w:rFonts w:cs="B Nazanin" w:hint="cs"/>
          <w:sz w:val="28"/>
          <w:szCs w:val="28"/>
          <w:rtl/>
        </w:rPr>
        <w:t>ی</w:t>
      </w:r>
      <w:r>
        <w:rPr>
          <w:rFonts w:cs="B Nazanin" w:hint="cs"/>
          <w:sz w:val="28"/>
          <w:szCs w:val="28"/>
          <w:rtl/>
        </w:rPr>
        <w:t xml:space="preserve"> </w:t>
      </w:r>
      <w:r w:rsidRPr="00726DCF">
        <w:rPr>
          <w:rFonts w:cs="B Nazanin" w:hint="eastAsia"/>
          <w:sz w:val="28"/>
          <w:szCs w:val="28"/>
          <w:rtl/>
        </w:rPr>
        <w:t>برخ</w:t>
      </w:r>
      <w:r w:rsidRPr="00726DCF">
        <w:rPr>
          <w:rFonts w:cs="B Nazanin" w:hint="cs"/>
          <w:sz w:val="28"/>
          <w:szCs w:val="28"/>
          <w:rtl/>
        </w:rPr>
        <w:t>ی</w:t>
      </w:r>
      <w:r w:rsidRPr="00726DCF">
        <w:rPr>
          <w:rFonts w:cs="B Nazanin"/>
          <w:sz w:val="28"/>
          <w:szCs w:val="28"/>
          <w:rtl/>
        </w:rPr>
        <w:t xml:space="preserve"> از پارامترها</w:t>
      </w:r>
      <w:r w:rsidRPr="00726DCF">
        <w:rPr>
          <w:rFonts w:cs="B Nazanin" w:hint="cs"/>
          <w:sz w:val="28"/>
          <w:szCs w:val="28"/>
          <w:rtl/>
        </w:rPr>
        <w:t>ی</w:t>
      </w:r>
      <w:r w:rsidR="001B4BCC">
        <w:rPr>
          <w:rFonts w:cs="B Nazanin"/>
          <w:sz w:val="28"/>
          <w:szCs w:val="28"/>
          <w:rtl/>
        </w:rPr>
        <w:t xml:space="preserve"> مدل </w:t>
      </w:r>
      <w:r w:rsidRPr="00726DCF">
        <w:rPr>
          <w:rFonts w:cs="B Nazanin"/>
          <w:sz w:val="28"/>
          <w:szCs w:val="28"/>
          <w:rtl/>
        </w:rPr>
        <w:t>تحر</w:t>
      </w:r>
      <w:r w:rsidRPr="00726DCF">
        <w:rPr>
          <w:rFonts w:cs="B Nazanin" w:hint="cs"/>
          <w:sz w:val="28"/>
          <w:szCs w:val="28"/>
          <w:rtl/>
        </w:rPr>
        <w:t>ی</w:t>
      </w:r>
      <w:r w:rsidRPr="00726DCF">
        <w:rPr>
          <w:rFonts w:cs="B Nazanin" w:hint="eastAsia"/>
          <w:sz w:val="28"/>
          <w:szCs w:val="28"/>
          <w:rtl/>
        </w:rPr>
        <w:t>ک</w:t>
      </w:r>
      <w:r w:rsidRPr="00726DCF">
        <w:rPr>
          <w:rFonts w:cs="B Nazanin"/>
          <w:sz w:val="28"/>
          <w:szCs w:val="28"/>
          <w:rtl/>
        </w:rPr>
        <w:t xml:space="preserve"> پذ</w:t>
      </w:r>
      <w:r w:rsidRPr="00726DCF">
        <w:rPr>
          <w:rFonts w:cs="B Nazanin" w:hint="cs"/>
          <w:sz w:val="28"/>
          <w:szCs w:val="28"/>
          <w:rtl/>
        </w:rPr>
        <w:t>ی</w:t>
      </w:r>
      <w:r w:rsidRPr="00726DCF">
        <w:rPr>
          <w:rFonts w:cs="B Nazanin" w:hint="eastAsia"/>
          <w:sz w:val="28"/>
          <w:szCs w:val="28"/>
          <w:rtl/>
        </w:rPr>
        <w:t>ر</w:t>
      </w:r>
      <w:r w:rsidRPr="00726DCF">
        <w:rPr>
          <w:rFonts w:cs="B Nazanin" w:hint="cs"/>
          <w:sz w:val="28"/>
          <w:szCs w:val="28"/>
          <w:rtl/>
        </w:rPr>
        <w:t>ی</w:t>
      </w:r>
      <w:r>
        <w:rPr>
          <w:rFonts w:cs="B Nazanin"/>
          <w:sz w:val="28"/>
          <w:szCs w:val="28"/>
          <w:rtl/>
        </w:rPr>
        <w:t xml:space="preserve"> مدار تالاموکور</w:t>
      </w:r>
      <w:r>
        <w:rPr>
          <w:rFonts w:cs="B Nazanin" w:hint="cs"/>
          <w:sz w:val="28"/>
          <w:szCs w:val="28"/>
          <w:rtl/>
        </w:rPr>
        <w:t>ت</w:t>
      </w:r>
      <w:r w:rsidRPr="00726DCF">
        <w:rPr>
          <w:rFonts w:cs="B Nazanin"/>
          <w:sz w:val="28"/>
          <w:szCs w:val="28"/>
          <w:rtl/>
        </w:rPr>
        <w:t>يکال</w:t>
      </w:r>
      <w:r w:rsidR="001B4BCC">
        <w:rPr>
          <w:rFonts w:cs="B Nazanin" w:hint="cs"/>
          <w:sz w:val="28"/>
          <w:szCs w:val="28"/>
          <w:rtl/>
        </w:rPr>
        <w:t xml:space="preserve"> افزایش</w:t>
      </w:r>
      <w:r w:rsidRPr="00726DCF">
        <w:rPr>
          <w:rFonts w:cs="B Nazanin"/>
          <w:sz w:val="28"/>
          <w:szCs w:val="28"/>
          <w:rtl/>
        </w:rPr>
        <w:t xml:space="preserve"> م</w:t>
      </w:r>
      <w:r w:rsidRPr="00726DCF">
        <w:rPr>
          <w:rFonts w:cs="B Nazanin" w:hint="cs"/>
          <w:sz w:val="28"/>
          <w:szCs w:val="28"/>
          <w:rtl/>
        </w:rPr>
        <w:t>ی</w:t>
      </w:r>
      <w:r w:rsidR="001B4BCC">
        <w:rPr>
          <w:rFonts w:cs="B Nazanin"/>
          <w:sz w:val="28"/>
          <w:szCs w:val="28"/>
          <w:rtl/>
        </w:rPr>
        <w:t xml:space="preserve"> </w:t>
      </w:r>
      <w:r w:rsidR="001B4BCC">
        <w:rPr>
          <w:rFonts w:cs="B Nazanin" w:hint="cs"/>
          <w:sz w:val="28"/>
          <w:szCs w:val="28"/>
          <w:rtl/>
        </w:rPr>
        <w:t>یاب</w:t>
      </w:r>
      <w:r>
        <w:rPr>
          <w:rFonts w:cs="B Nazanin"/>
          <w:sz w:val="28"/>
          <w:szCs w:val="28"/>
          <w:rtl/>
        </w:rPr>
        <w:t>د</w:t>
      </w:r>
      <w:r>
        <w:rPr>
          <w:rFonts w:cs="B Nazanin" w:hint="cs"/>
          <w:sz w:val="28"/>
          <w:szCs w:val="28"/>
          <w:rtl/>
        </w:rPr>
        <w:t>.</w:t>
      </w:r>
      <w:ins w:id="6" w:author="Fariba" w:date="2021-02-02T02:08:00Z">
        <w:r w:rsidR="0036552A">
          <w:rPr>
            <w:rFonts w:cs="B Nazanin" w:hint="cs"/>
            <w:sz w:val="28"/>
            <w:szCs w:val="28"/>
            <w:rtl/>
          </w:rPr>
          <w:t xml:space="preserve"> از طرف دیگر، </w:t>
        </w:r>
      </w:ins>
    </w:p>
    <w:p w14:paraId="45BC4038" w14:textId="3036D740" w:rsidR="00A263FD" w:rsidRPr="000574B4" w:rsidRDefault="00413592" w:rsidP="00AF7566">
      <w:pPr>
        <w:jc w:val="both"/>
        <w:rPr>
          <w:rFonts w:cs="B Nazanin"/>
          <w:sz w:val="28"/>
          <w:szCs w:val="28"/>
          <w:rtl/>
        </w:rPr>
      </w:pPr>
      <w:r>
        <w:rPr>
          <w:rFonts w:cs="B Nazanin" w:hint="cs"/>
          <w:sz w:val="28"/>
          <w:szCs w:val="28"/>
          <w:rtl/>
        </w:rPr>
        <w:t>یکی از</w:t>
      </w:r>
      <w:r w:rsidRPr="00413592">
        <w:rPr>
          <w:rFonts w:cs="B Nazanin"/>
          <w:sz w:val="28"/>
          <w:szCs w:val="28"/>
          <w:rtl/>
        </w:rPr>
        <w:t xml:space="preserve"> روش ها</w:t>
      </w:r>
      <w:r w:rsidRPr="00413592">
        <w:rPr>
          <w:rFonts w:cs="B Nazanin" w:hint="cs"/>
          <w:sz w:val="28"/>
          <w:szCs w:val="28"/>
          <w:rtl/>
        </w:rPr>
        <w:t>ی</w:t>
      </w:r>
      <w:r w:rsidRPr="00413592">
        <w:rPr>
          <w:rFonts w:cs="B Nazanin"/>
          <w:sz w:val="28"/>
          <w:szCs w:val="28"/>
          <w:rtl/>
        </w:rPr>
        <w:t xml:space="preserve"> غ</w:t>
      </w:r>
      <w:r w:rsidRPr="00413592">
        <w:rPr>
          <w:rFonts w:cs="B Nazanin" w:hint="cs"/>
          <w:sz w:val="28"/>
          <w:szCs w:val="28"/>
          <w:rtl/>
        </w:rPr>
        <w:t>ی</w:t>
      </w:r>
      <w:r w:rsidRPr="00413592">
        <w:rPr>
          <w:rFonts w:cs="B Nazanin" w:hint="eastAsia"/>
          <w:sz w:val="28"/>
          <w:szCs w:val="28"/>
          <w:rtl/>
        </w:rPr>
        <w:t>رتهاجم</w:t>
      </w:r>
      <w:r w:rsidRPr="00413592">
        <w:rPr>
          <w:rFonts w:cs="B Nazanin" w:hint="cs"/>
          <w:sz w:val="28"/>
          <w:szCs w:val="28"/>
          <w:rtl/>
        </w:rPr>
        <w:t>ی</w:t>
      </w:r>
      <w:r w:rsidRPr="00413592">
        <w:rPr>
          <w:rFonts w:cs="B Nazanin"/>
          <w:sz w:val="28"/>
          <w:szCs w:val="28"/>
          <w:rtl/>
        </w:rPr>
        <w:t xml:space="preserve"> که امروزه درمورد </w:t>
      </w:r>
      <w:ins w:id="7" w:author="Fariba" w:date="2021-02-02T02:07:00Z">
        <w:r w:rsidR="0036552A">
          <w:rPr>
            <w:rFonts w:cs="B Nazanin" w:hint="cs"/>
            <w:sz w:val="28"/>
            <w:szCs w:val="28"/>
            <w:rtl/>
          </w:rPr>
          <w:t xml:space="preserve">درمان </w:t>
        </w:r>
      </w:ins>
      <w:r w:rsidRPr="00413592">
        <w:rPr>
          <w:rFonts w:cs="B Nazanin"/>
          <w:sz w:val="28"/>
          <w:szCs w:val="28"/>
          <w:rtl/>
        </w:rPr>
        <w:t>صرع مطرح و مورد تحق</w:t>
      </w:r>
      <w:r w:rsidRPr="00413592">
        <w:rPr>
          <w:rFonts w:cs="B Nazanin" w:hint="cs"/>
          <w:sz w:val="28"/>
          <w:szCs w:val="28"/>
          <w:rtl/>
        </w:rPr>
        <w:t>ی</w:t>
      </w:r>
      <w:r w:rsidRPr="00413592">
        <w:rPr>
          <w:rFonts w:cs="B Nazanin" w:hint="eastAsia"/>
          <w:sz w:val="28"/>
          <w:szCs w:val="28"/>
          <w:rtl/>
        </w:rPr>
        <w:t>ق</w:t>
      </w:r>
      <w:r>
        <w:rPr>
          <w:rFonts w:cs="B Nazanin"/>
          <w:sz w:val="28"/>
          <w:szCs w:val="28"/>
          <w:rtl/>
        </w:rPr>
        <w:t xml:space="preserve"> </w:t>
      </w:r>
      <w:r>
        <w:rPr>
          <w:rFonts w:cs="B Nazanin" w:hint="cs"/>
          <w:sz w:val="28"/>
          <w:szCs w:val="28"/>
          <w:rtl/>
        </w:rPr>
        <w:t>است</w:t>
      </w:r>
      <w:r>
        <w:rPr>
          <w:rFonts w:cs="B Nazanin"/>
          <w:sz w:val="28"/>
          <w:szCs w:val="28"/>
          <w:rtl/>
        </w:rPr>
        <w:t xml:space="preserve"> روش</w:t>
      </w:r>
      <w:r w:rsidRPr="00413592">
        <w:rPr>
          <w:rFonts w:cs="B Nazanin"/>
          <w:sz w:val="28"/>
          <w:szCs w:val="28"/>
          <w:rtl/>
        </w:rPr>
        <w:t xml:space="preserve"> تحر</w:t>
      </w:r>
      <w:r w:rsidRPr="00413592">
        <w:rPr>
          <w:rFonts w:cs="B Nazanin" w:hint="cs"/>
          <w:sz w:val="28"/>
          <w:szCs w:val="28"/>
          <w:rtl/>
        </w:rPr>
        <w:t>ی</w:t>
      </w:r>
      <w:r w:rsidRPr="00413592">
        <w:rPr>
          <w:rFonts w:cs="B Nazanin" w:hint="eastAsia"/>
          <w:sz w:val="28"/>
          <w:szCs w:val="28"/>
          <w:rtl/>
        </w:rPr>
        <w:t>ک</w:t>
      </w:r>
      <w:r w:rsidRPr="00413592">
        <w:rPr>
          <w:rFonts w:cs="B Nazanin"/>
          <w:sz w:val="28"/>
          <w:szCs w:val="28"/>
          <w:rtl/>
        </w:rPr>
        <w:t xml:space="preserve"> فراجمجمه ا</w:t>
      </w:r>
      <w:r w:rsidRPr="00413592">
        <w:rPr>
          <w:rFonts w:cs="B Nazanin" w:hint="cs"/>
          <w:sz w:val="28"/>
          <w:szCs w:val="28"/>
          <w:rtl/>
        </w:rPr>
        <w:t>ی</w:t>
      </w:r>
      <w:r w:rsidRPr="00413592">
        <w:rPr>
          <w:rFonts w:cs="B Nazanin"/>
          <w:sz w:val="28"/>
          <w:szCs w:val="28"/>
          <w:rtl/>
        </w:rPr>
        <w:t xml:space="preserve"> با جر</w:t>
      </w:r>
      <w:r w:rsidRPr="00413592">
        <w:rPr>
          <w:rFonts w:cs="B Nazanin" w:hint="cs"/>
          <w:sz w:val="28"/>
          <w:szCs w:val="28"/>
          <w:rtl/>
        </w:rPr>
        <w:t>ی</w:t>
      </w:r>
      <w:r w:rsidRPr="00413592">
        <w:rPr>
          <w:rFonts w:cs="B Nazanin" w:hint="eastAsia"/>
          <w:sz w:val="28"/>
          <w:szCs w:val="28"/>
          <w:rtl/>
        </w:rPr>
        <w:t>ان</w:t>
      </w:r>
      <w:r w:rsidRPr="00413592">
        <w:rPr>
          <w:rFonts w:cs="B Nazanin"/>
          <w:sz w:val="28"/>
          <w:szCs w:val="28"/>
          <w:rtl/>
        </w:rPr>
        <w:t xml:space="preserve"> مستق</w:t>
      </w:r>
      <w:r w:rsidRPr="00413592">
        <w:rPr>
          <w:rFonts w:cs="B Nazanin" w:hint="cs"/>
          <w:sz w:val="28"/>
          <w:szCs w:val="28"/>
          <w:rtl/>
        </w:rPr>
        <w:t>ی</w:t>
      </w:r>
      <w:r w:rsidRPr="00413592">
        <w:rPr>
          <w:rFonts w:cs="B Nazanin" w:hint="eastAsia"/>
          <w:sz w:val="28"/>
          <w:szCs w:val="28"/>
          <w:rtl/>
        </w:rPr>
        <w:t>م</w:t>
      </w:r>
      <w:r w:rsidRPr="00413592">
        <w:rPr>
          <w:rFonts w:cs="B Nazanin"/>
          <w:sz w:val="28"/>
          <w:szCs w:val="28"/>
          <w:rtl/>
        </w:rPr>
        <w:t xml:space="preserve"> </w:t>
      </w:r>
      <w:r w:rsidRPr="00413592">
        <w:rPr>
          <w:rFonts w:cs="B Nazanin" w:hint="cs"/>
          <w:sz w:val="28"/>
          <w:szCs w:val="28"/>
          <w:rtl/>
        </w:rPr>
        <w:t>ی</w:t>
      </w:r>
      <w:r w:rsidRPr="00413592">
        <w:rPr>
          <w:rFonts w:cs="B Nazanin" w:hint="eastAsia"/>
          <w:sz w:val="28"/>
          <w:szCs w:val="28"/>
          <w:rtl/>
        </w:rPr>
        <w:t>ا</w:t>
      </w:r>
      <w:r w:rsidRPr="00413592">
        <w:rPr>
          <w:rFonts w:cs="B Nazanin"/>
          <w:sz w:val="28"/>
          <w:szCs w:val="28"/>
          <w:rtl/>
        </w:rPr>
        <w:t xml:space="preserve"> </w:t>
      </w:r>
      <w:r w:rsidRPr="00413592">
        <w:rPr>
          <w:rFonts w:cs="B Nazanin"/>
          <w:sz w:val="28"/>
          <w:szCs w:val="28"/>
        </w:rPr>
        <w:t>tDCS</w:t>
      </w:r>
      <w:r>
        <w:rPr>
          <w:rStyle w:val="FootnoteReference"/>
          <w:rFonts w:cs="B Nazanin"/>
          <w:sz w:val="28"/>
          <w:szCs w:val="28"/>
          <w:rtl/>
        </w:rPr>
        <w:footnoteReference w:id="1"/>
      </w:r>
      <w:r>
        <w:rPr>
          <w:rFonts w:cs="B Nazanin"/>
          <w:sz w:val="28"/>
          <w:szCs w:val="28"/>
          <w:rtl/>
        </w:rPr>
        <w:t xml:space="preserve"> </w:t>
      </w:r>
      <w:del w:id="8" w:author="Fariba" w:date="2021-02-02T02:07:00Z">
        <w:r w:rsidDel="0036552A">
          <w:rPr>
            <w:rFonts w:cs="B Nazanin" w:hint="cs"/>
            <w:sz w:val="28"/>
            <w:szCs w:val="28"/>
            <w:rtl/>
          </w:rPr>
          <w:delText>می باشد</w:delText>
        </w:r>
      </w:del>
      <w:ins w:id="9" w:author="Fariba" w:date="2021-02-02T02:07:00Z">
        <w:r w:rsidR="0036552A">
          <w:rPr>
            <w:rFonts w:cs="B Nazanin" w:hint="cs"/>
            <w:sz w:val="28"/>
            <w:szCs w:val="28"/>
            <w:rtl/>
          </w:rPr>
          <w:t>است</w:t>
        </w:r>
      </w:ins>
      <w:del w:id="10" w:author="Fariba" w:date="2021-02-02T02:07:00Z">
        <w:r w:rsidRPr="00413592" w:rsidDel="0036552A">
          <w:rPr>
            <w:rFonts w:cs="B Nazanin"/>
            <w:sz w:val="28"/>
            <w:szCs w:val="28"/>
            <w:rtl/>
          </w:rPr>
          <w:delText xml:space="preserve"> </w:delText>
        </w:r>
      </w:del>
      <w:r w:rsidRPr="00413592">
        <w:rPr>
          <w:rFonts w:cs="B Nazanin"/>
          <w:sz w:val="28"/>
          <w:szCs w:val="28"/>
          <w:rtl/>
        </w:rPr>
        <w:t>.</w:t>
      </w:r>
    </w:p>
    <w:p w14:paraId="61F8891F" w14:textId="19F11439" w:rsidR="00A263FD" w:rsidRPr="000574B4" w:rsidDel="0036552A" w:rsidRDefault="00413592">
      <w:pPr>
        <w:jc w:val="both"/>
        <w:rPr>
          <w:del w:id="11" w:author="Fariba" w:date="2021-02-02T02:10:00Z"/>
          <w:rFonts w:cs="B Nazanin"/>
          <w:sz w:val="28"/>
          <w:szCs w:val="28"/>
          <w:rtl/>
        </w:rPr>
        <w:pPrChange w:id="12" w:author="Fariba" w:date="2021-02-02T02:10:00Z">
          <w:pPr>
            <w:jc w:val="both"/>
          </w:pPr>
        </w:pPrChange>
      </w:pPr>
      <w:r>
        <w:rPr>
          <w:rFonts w:cs="B Nazanin" w:hint="cs"/>
          <w:sz w:val="28"/>
          <w:szCs w:val="28"/>
          <w:rtl/>
        </w:rPr>
        <w:t xml:space="preserve">در این پروژه بعد از مطالعه ی اولیه درباره </w:t>
      </w:r>
      <w:r>
        <w:rPr>
          <w:rFonts w:cs="B Nazanin"/>
          <w:sz w:val="28"/>
          <w:szCs w:val="28"/>
        </w:rPr>
        <w:t>tDCS</w:t>
      </w:r>
      <w:r>
        <w:rPr>
          <w:rFonts w:cs="B Nazanin" w:hint="cs"/>
          <w:sz w:val="28"/>
          <w:szCs w:val="28"/>
          <w:rtl/>
        </w:rPr>
        <w:t xml:space="preserve"> </w:t>
      </w:r>
      <w:ins w:id="13" w:author="Fariba" w:date="2021-02-02T02:10:00Z">
        <w:r w:rsidR="0036552A" w:rsidRPr="00413592">
          <w:rPr>
            <w:rFonts w:cs="B Nazanin"/>
            <w:sz w:val="28"/>
            <w:szCs w:val="28"/>
            <w:rtl/>
          </w:rPr>
          <w:t>و نحوه عملکرد آن در کاهش تحر</w:t>
        </w:r>
        <w:r w:rsidR="0036552A" w:rsidRPr="00413592">
          <w:rPr>
            <w:rFonts w:cs="B Nazanin" w:hint="cs"/>
            <w:sz w:val="28"/>
            <w:szCs w:val="28"/>
            <w:rtl/>
          </w:rPr>
          <w:t>ی</w:t>
        </w:r>
        <w:r w:rsidR="0036552A" w:rsidRPr="00413592">
          <w:rPr>
            <w:rFonts w:cs="B Nazanin" w:hint="eastAsia"/>
            <w:sz w:val="28"/>
            <w:szCs w:val="28"/>
            <w:rtl/>
          </w:rPr>
          <w:t>ک</w:t>
        </w:r>
        <w:r w:rsidR="0036552A" w:rsidRPr="00413592">
          <w:rPr>
            <w:rFonts w:cs="B Nazanin"/>
            <w:sz w:val="28"/>
            <w:szCs w:val="28"/>
            <w:rtl/>
          </w:rPr>
          <w:t xml:space="preserve"> پذ</w:t>
        </w:r>
        <w:r w:rsidR="0036552A" w:rsidRPr="00413592">
          <w:rPr>
            <w:rFonts w:cs="B Nazanin" w:hint="cs"/>
            <w:sz w:val="28"/>
            <w:szCs w:val="28"/>
            <w:rtl/>
          </w:rPr>
          <w:t>ی</w:t>
        </w:r>
        <w:r w:rsidR="0036552A" w:rsidRPr="00413592">
          <w:rPr>
            <w:rFonts w:cs="B Nazanin" w:hint="eastAsia"/>
            <w:sz w:val="28"/>
            <w:szCs w:val="28"/>
            <w:rtl/>
          </w:rPr>
          <w:t>ر</w:t>
        </w:r>
        <w:r w:rsidR="0036552A" w:rsidRPr="00413592">
          <w:rPr>
            <w:rFonts w:cs="B Nazanin" w:hint="cs"/>
            <w:sz w:val="28"/>
            <w:szCs w:val="28"/>
            <w:rtl/>
          </w:rPr>
          <w:t>ی</w:t>
        </w:r>
        <w:r w:rsidR="0036552A" w:rsidRPr="00413592">
          <w:rPr>
            <w:rFonts w:cs="B Nazanin"/>
            <w:sz w:val="28"/>
            <w:szCs w:val="28"/>
            <w:rtl/>
          </w:rPr>
          <w:t xml:space="preserve"> مراکز  حمله در صرع </w:t>
        </w:r>
      </w:ins>
      <w:r>
        <w:rPr>
          <w:rFonts w:cs="B Nazanin" w:hint="cs"/>
          <w:sz w:val="28"/>
          <w:szCs w:val="28"/>
          <w:rtl/>
        </w:rPr>
        <w:t>،</w:t>
      </w:r>
      <w:r w:rsidRPr="00413592">
        <w:rPr>
          <w:rFonts w:cs="B Nazanin"/>
          <w:sz w:val="28"/>
          <w:szCs w:val="28"/>
          <w:rtl/>
        </w:rPr>
        <w:t xml:space="preserve"> به مطالعه </w:t>
      </w:r>
      <w:r w:rsidRPr="00413592">
        <w:rPr>
          <w:rFonts w:cs="B Nazanin" w:hint="cs"/>
          <w:sz w:val="28"/>
          <w:szCs w:val="28"/>
          <w:rtl/>
        </w:rPr>
        <w:t>ی</w:t>
      </w:r>
      <w:r w:rsidRPr="00413592">
        <w:rPr>
          <w:rFonts w:cs="B Nazanin"/>
          <w:sz w:val="28"/>
          <w:szCs w:val="28"/>
          <w:rtl/>
        </w:rPr>
        <w:t xml:space="preserve"> مقالات مختلف در زم</w:t>
      </w:r>
      <w:r w:rsidRPr="00413592">
        <w:rPr>
          <w:rFonts w:cs="B Nazanin" w:hint="cs"/>
          <w:sz w:val="28"/>
          <w:szCs w:val="28"/>
          <w:rtl/>
        </w:rPr>
        <w:t>ی</w:t>
      </w:r>
      <w:r w:rsidRPr="00413592">
        <w:rPr>
          <w:rFonts w:cs="B Nazanin" w:hint="eastAsia"/>
          <w:sz w:val="28"/>
          <w:szCs w:val="28"/>
          <w:rtl/>
        </w:rPr>
        <w:t>نه</w:t>
      </w:r>
      <w:r w:rsidRPr="00413592">
        <w:rPr>
          <w:rFonts w:cs="B Nazanin"/>
          <w:sz w:val="28"/>
          <w:szCs w:val="28"/>
          <w:rtl/>
        </w:rPr>
        <w:t xml:space="preserve"> مدلساز</w:t>
      </w:r>
      <w:r w:rsidRPr="00413592">
        <w:rPr>
          <w:rFonts w:cs="B Nazanin" w:hint="cs"/>
          <w:sz w:val="28"/>
          <w:szCs w:val="28"/>
          <w:rtl/>
        </w:rPr>
        <w:t>ی</w:t>
      </w:r>
      <w:r w:rsidRPr="00413592">
        <w:rPr>
          <w:rFonts w:cs="B Nazanin"/>
          <w:sz w:val="28"/>
          <w:szCs w:val="28"/>
          <w:rtl/>
        </w:rPr>
        <w:t xml:space="preserve"> </w:t>
      </w:r>
      <w:ins w:id="14" w:author="Fariba" w:date="2021-02-02T02:09:00Z">
        <w:r w:rsidR="0036552A">
          <w:rPr>
            <w:rFonts w:cs="B Nazanin" w:hint="cs"/>
            <w:sz w:val="28"/>
            <w:szCs w:val="28"/>
            <w:rtl/>
          </w:rPr>
          <w:t xml:space="preserve">محاسباتی </w:t>
        </w:r>
      </w:ins>
      <w:r w:rsidRPr="00413592">
        <w:rPr>
          <w:rFonts w:cs="B Nazanin"/>
          <w:sz w:val="28"/>
          <w:szCs w:val="28"/>
          <w:rtl/>
        </w:rPr>
        <w:t>صرع پرداخته شد</w:t>
      </w:r>
      <w:ins w:id="15" w:author="Fariba" w:date="2021-02-02T02:08:00Z">
        <w:r w:rsidR="0036552A">
          <w:rPr>
            <w:rFonts w:cs="B Nazanin" w:hint="cs"/>
            <w:sz w:val="28"/>
            <w:szCs w:val="28"/>
            <w:rtl/>
          </w:rPr>
          <w:t>ه</w:t>
        </w:r>
      </w:ins>
      <w:r w:rsidRPr="00413592">
        <w:rPr>
          <w:rFonts w:cs="B Nazanin"/>
          <w:sz w:val="28"/>
          <w:szCs w:val="28"/>
          <w:rtl/>
        </w:rPr>
        <w:t xml:space="preserve"> و </w:t>
      </w:r>
      <w:del w:id="16" w:author="Fariba" w:date="2021-02-02T02:08:00Z">
        <w:r w:rsidRPr="00413592" w:rsidDel="0036552A">
          <w:rPr>
            <w:rFonts w:cs="B Nazanin"/>
            <w:sz w:val="28"/>
            <w:szCs w:val="28"/>
            <w:rtl/>
          </w:rPr>
          <w:delText>مناسب تر</w:delText>
        </w:r>
        <w:r w:rsidRPr="00413592" w:rsidDel="0036552A">
          <w:rPr>
            <w:rFonts w:cs="B Nazanin" w:hint="cs"/>
            <w:sz w:val="28"/>
            <w:szCs w:val="28"/>
            <w:rtl/>
          </w:rPr>
          <w:delText>ی</w:delText>
        </w:r>
        <w:r w:rsidRPr="00413592" w:rsidDel="0036552A">
          <w:rPr>
            <w:rFonts w:cs="B Nazanin" w:hint="eastAsia"/>
            <w:sz w:val="28"/>
            <w:szCs w:val="28"/>
            <w:rtl/>
          </w:rPr>
          <w:delText>ن</w:delText>
        </w:r>
      </w:del>
      <w:ins w:id="17" w:author="Fariba" w:date="2021-02-02T02:08:00Z">
        <w:r w:rsidR="0036552A">
          <w:rPr>
            <w:rFonts w:cs="B Nazanin" w:hint="cs"/>
            <w:sz w:val="28"/>
            <w:szCs w:val="28"/>
            <w:rtl/>
          </w:rPr>
          <w:t>یک</w:t>
        </w:r>
      </w:ins>
      <w:r w:rsidRPr="00413592">
        <w:rPr>
          <w:rFonts w:cs="B Nazanin"/>
          <w:sz w:val="28"/>
          <w:szCs w:val="28"/>
          <w:rtl/>
        </w:rPr>
        <w:t xml:space="preserve"> مدل </w:t>
      </w:r>
      <w:ins w:id="18" w:author="Fariba" w:date="2021-02-02T02:08:00Z">
        <w:r w:rsidR="0036552A">
          <w:rPr>
            <w:rFonts w:cs="B Nazanin" w:hint="cs"/>
            <w:sz w:val="28"/>
            <w:szCs w:val="28"/>
            <w:rtl/>
          </w:rPr>
          <w:t xml:space="preserve">مناسب </w:t>
        </w:r>
      </w:ins>
      <w:r w:rsidRPr="00413592">
        <w:rPr>
          <w:rFonts w:cs="B Nazanin"/>
          <w:sz w:val="28"/>
          <w:szCs w:val="28"/>
          <w:rtl/>
        </w:rPr>
        <w:t>که قابليت</w:t>
      </w:r>
      <w:r>
        <w:rPr>
          <w:rFonts w:cs="B Nazanin" w:hint="cs"/>
          <w:sz w:val="28"/>
          <w:szCs w:val="28"/>
          <w:rtl/>
        </w:rPr>
        <w:t xml:space="preserve"> </w:t>
      </w:r>
      <w:r w:rsidRPr="00413592">
        <w:rPr>
          <w:rFonts w:cs="B Nazanin"/>
          <w:sz w:val="28"/>
          <w:szCs w:val="28"/>
          <w:rtl/>
        </w:rPr>
        <w:t>شبيه ساز</w:t>
      </w:r>
      <w:r w:rsidRPr="00413592">
        <w:rPr>
          <w:rFonts w:cs="B Nazanin" w:hint="cs"/>
          <w:sz w:val="28"/>
          <w:szCs w:val="28"/>
          <w:rtl/>
        </w:rPr>
        <w:t>ی</w:t>
      </w:r>
      <w:r w:rsidRPr="00413592">
        <w:rPr>
          <w:rFonts w:cs="B Nazanin"/>
          <w:sz w:val="28"/>
          <w:szCs w:val="28"/>
          <w:rtl/>
        </w:rPr>
        <w:t xml:space="preserve"> سيگنال</w:t>
      </w:r>
      <w:r>
        <w:rPr>
          <w:rFonts w:cs="B Nazanin" w:hint="cs"/>
          <w:sz w:val="28"/>
          <w:szCs w:val="28"/>
          <w:rtl/>
        </w:rPr>
        <w:t xml:space="preserve"> </w:t>
      </w:r>
      <w:r w:rsidRPr="00413592">
        <w:rPr>
          <w:rFonts w:cs="B Nazanin"/>
          <w:sz w:val="28"/>
          <w:szCs w:val="28"/>
          <w:rtl/>
        </w:rPr>
        <w:t>ها</w:t>
      </w:r>
      <w:r w:rsidRPr="00413592">
        <w:rPr>
          <w:rFonts w:cs="B Nazanin" w:hint="cs"/>
          <w:sz w:val="28"/>
          <w:szCs w:val="28"/>
          <w:rtl/>
        </w:rPr>
        <w:t>ی</w:t>
      </w:r>
      <w:r w:rsidRPr="00413592">
        <w:rPr>
          <w:rFonts w:cs="B Nazanin"/>
          <w:sz w:val="28"/>
          <w:szCs w:val="28"/>
          <w:rtl/>
        </w:rPr>
        <w:t xml:space="preserve"> </w:t>
      </w:r>
      <w:r w:rsidRPr="00413592">
        <w:rPr>
          <w:rFonts w:cs="B Nazanin"/>
          <w:sz w:val="28"/>
          <w:szCs w:val="28"/>
        </w:rPr>
        <w:t>EEG</w:t>
      </w:r>
      <w:r w:rsidRPr="00413592">
        <w:rPr>
          <w:rFonts w:cs="B Nazanin"/>
          <w:sz w:val="28"/>
          <w:szCs w:val="28"/>
          <w:rtl/>
        </w:rPr>
        <w:t xml:space="preserve"> نرمال</w:t>
      </w:r>
      <w:r>
        <w:rPr>
          <w:rFonts w:cs="B Nazanin" w:hint="cs"/>
          <w:sz w:val="28"/>
          <w:szCs w:val="28"/>
          <w:rtl/>
        </w:rPr>
        <w:t xml:space="preserve"> ، </w:t>
      </w:r>
      <w:r w:rsidRPr="00413592">
        <w:rPr>
          <w:rFonts w:cs="B Nazanin"/>
          <w:sz w:val="28"/>
          <w:szCs w:val="28"/>
          <w:rtl/>
        </w:rPr>
        <w:t>پ</w:t>
      </w:r>
      <w:r w:rsidRPr="00413592">
        <w:rPr>
          <w:rFonts w:cs="B Nazanin" w:hint="cs"/>
          <w:sz w:val="28"/>
          <w:szCs w:val="28"/>
          <w:rtl/>
        </w:rPr>
        <w:t>ی</w:t>
      </w:r>
      <w:r w:rsidRPr="00413592">
        <w:rPr>
          <w:rFonts w:cs="B Nazanin" w:hint="eastAsia"/>
          <w:sz w:val="28"/>
          <w:szCs w:val="28"/>
          <w:rtl/>
        </w:rPr>
        <w:t>ش</w:t>
      </w:r>
      <w:r w:rsidRPr="00413592">
        <w:rPr>
          <w:rFonts w:cs="B Nazanin"/>
          <w:sz w:val="28"/>
          <w:szCs w:val="28"/>
          <w:rtl/>
        </w:rPr>
        <w:t xml:space="preserve"> تشنج</w:t>
      </w:r>
      <w:r>
        <w:rPr>
          <w:rStyle w:val="FootnoteReference"/>
          <w:rFonts w:cs="B Nazanin"/>
          <w:sz w:val="28"/>
          <w:szCs w:val="28"/>
          <w:rtl/>
        </w:rPr>
        <w:footnoteReference w:id="2"/>
      </w:r>
      <w:r w:rsidRPr="00413592">
        <w:rPr>
          <w:rFonts w:cs="B Nazanin"/>
          <w:sz w:val="28"/>
          <w:szCs w:val="28"/>
          <w:rtl/>
        </w:rPr>
        <w:t xml:space="preserve"> و </w:t>
      </w:r>
      <w:r>
        <w:rPr>
          <w:rFonts w:cs="B Nazanin" w:hint="cs"/>
          <w:sz w:val="28"/>
          <w:szCs w:val="28"/>
          <w:rtl/>
        </w:rPr>
        <w:t>تشنج های کلونیک</w:t>
      </w:r>
      <w:r>
        <w:rPr>
          <w:rStyle w:val="FootnoteReference"/>
          <w:rFonts w:cs="B Nazanin"/>
          <w:sz w:val="28"/>
          <w:szCs w:val="28"/>
          <w:rtl/>
        </w:rPr>
        <w:footnoteReference w:id="3"/>
      </w:r>
      <w:r>
        <w:rPr>
          <w:rFonts w:cs="B Nazanin" w:hint="cs"/>
          <w:sz w:val="28"/>
          <w:szCs w:val="28"/>
          <w:rtl/>
        </w:rPr>
        <w:t xml:space="preserve"> ، غیابی</w:t>
      </w:r>
      <w:r>
        <w:rPr>
          <w:rStyle w:val="FootnoteReference"/>
          <w:rFonts w:cs="B Nazanin"/>
          <w:sz w:val="28"/>
          <w:szCs w:val="28"/>
          <w:rtl/>
        </w:rPr>
        <w:footnoteReference w:id="4"/>
      </w:r>
      <w:r>
        <w:rPr>
          <w:rFonts w:cs="B Nazanin" w:hint="cs"/>
          <w:sz w:val="28"/>
          <w:szCs w:val="28"/>
          <w:rtl/>
        </w:rPr>
        <w:t xml:space="preserve"> و تونیک</w:t>
      </w:r>
      <w:r>
        <w:rPr>
          <w:rStyle w:val="FootnoteReference"/>
          <w:rFonts w:cs="B Nazanin"/>
          <w:sz w:val="28"/>
          <w:szCs w:val="28"/>
          <w:rtl/>
        </w:rPr>
        <w:footnoteReference w:id="5"/>
      </w:r>
      <w:r>
        <w:rPr>
          <w:rFonts w:cs="B Nazanin"/>
          <w:sz w:val="28"/>
          <w:szCs w:val="28"/>
          <w:rtl/>
        </w:rPr>
        <w:t xml:space="preserve"> را </w:t>
      </w:r>
      <w:r>
        <w:rPr>
          <w:rFonts w:cs="B Nazanin" w:hint="cs"/>
          <w:sz w:val="28"/>
          <w:szCs w:val="28"/>
          <w:rtl/>
        </w:rPr>
        <w:t>داشته باشد (مدل لیو و ونگ اصلاح شده)</w:t>
      </w:r>
      <w:r>
        <w:rPr>
          <w:rFonts w:cs="B Nazanin"/>
          <w:sz w:val="28"/>
          <w:szCs w:val="28"/>
          <w:rtl/>
        </w:rPr>
        <w:t xml:space="preserve">، انتخاب شد. </w:t>
      </w:r>
      <w:del w:id="19" w:author="Fariba" w:date="2021-02-02T02:10:00Z">
        <w:r w:rsidDel="0036552A">
          <w:rPr>
            <w:rFonts w:cs="B Nazanin"/>
            <w:sz w:val="28"/>
            <w:szCs w:val="28"/>
            <w:rtl/>
          </w:rPr>
          <w:delText>سپس به مطالعه</w:delText>
        </w:r>
        <w:r w:rsidRPr="00413592" w:rsidDel="0036552A">
          <w:rPr>
            <w:rFonts w:cs="B Nazanin"/>
            <w:sz w:val="28"/>
            <w:szCs w:val="28"/>
            <w:rtl/>
          </w:rPr>
          <w:delText xml:space="preserve"> روش</w:delText>
        </w:r>
        <w:r w:rsidDel="0036552A">
          <w:rPr>
            <w:rFonts w:cs="B Nazanin" w:hint="cs"/>
            <w:sz w:val="28"/>
            <w:szCs w:val="28"/>
            <w:rtl/>
          </w:rPr>
          <w:delText xml:space="preserve"> اعمال</w:delText>
        </w:r>
        <w:r w:rsidRPr="00413592" w:rsidDel="0036552A">
          <w:rPr>
            <w:rFonts w:cs="B Nazanin"/>
            <w:sz w:val="28"/>
            <w:szCs w:val="28"/>
            <w:rtl/>
          </w:rPr>
          <w:delText xml:space="preserve"> </w:delText>
        </w:r>
        <w:r w:rsidRPr="00413592" w:rsidDel="0036552A">
          <w:rPr>
            <w:rFonts w:cs="B Nazanin"/>
            <w:sz w:val="28"/>
            <w:szCs w:val="28"/>
          </w:rPr>
          <w:delText>tDCS</w:delText>
        </w:r>
        <w:r w:rsidRPr="00413592" w:rsidDel="0036552A">
          <w:rPr>
            <w:rFonts w:cs="B Nazanin"/>
            <w:sz w:val="28"/>
            <w:szCs w:val="28"/>
            <w:rtl/>
          </w:rPr>
          <w:delText xml:space="preserve"> و نحوه عملکرد آن در کاهش تحر</w:delText>
        </w:r>
        <w:r w:rsidRPr="00413592" w:rsidDel="0036552A">
          <w:rPr>
            <w:rFonts w:cs="B Nazanin" w:hint="cs"/>
            <w:sz w:val="28"/>
            <w:szCs w:val="28"/>
            <w:rtl/>
          </w:rPr>
          <w:delText>ی</w:delText>
        </w:r>
        <w:r w:rsidRPr="00413592" w:rsidDel="0036552A">
          <w:rPr>
            <w:rFonts w:cs="B Nazanin" w:hint="eastAsia"/>
            <w:sz w:val="28"/>
            <w:szCs w:val="28"/>
            <w:rtl/>
          </w:rPr>
          <w:delText>ک</w:delText>
        </w:r>
        <w:r w:rsidRPr="00413592" w:rsidDel="0036552A">
          <w:rPr>
            <w:rFonts w:cs="B Nazanin"/>
            <w:sz w:val="28"/>
            <w:szCs w:val="28"/>
            <w:rtl/>
          </w:rPr>
          <w:delText xml:space="preserve"> پذ</w:delText>
        </w:r>
        <w:r w:rsidRPr="00413592" w:rsidDel="0036552A">
          <w:rPr>
            <w:rFonts w:cs="B Nazanin" w:hint="cs"/>
            <w:sz w:val="28"/>
            <w:szCs w:val="28"/>
            <w:rtl/>
          </w:rPr>
          <w:delText>ی</w:delText>
        </w:r>
        <w:r w:rsidRPr="00413592" w:rsidDel="0036552A">
          <w:rPr>
            <w:rFonts w:cs="B Nazanin" w:hint="eastAsia"/>
            <w:sz w:val="28"/>
            <w:szCs w:val="28"/>
            <w:rtl/>
          </w:rPr>
          <w:delText>ر</w:delText>
        </w:r>
        <w:r w:rsidRPr="00413592" w:rsidDel="0036552A">
          <w:rPr>
            <w:rFonts w:cs="B Nazanin" w:hint="cs"/>
            <w:sz w:val="28"/>
            <w:szCs w:val="28"/>
            <w:rtl/>
          </w:rPr>
          <w:delText>ی</w:delText>
        </w:r>
        <w:r w:rsidRPr="00413592" w:rsidDel="0036552A">
          <w:rPr>
            <w:rFonts w:cs="B Nazanin"/>
            <w:sz w:val="28"/>
            <w:szCs w:val="28"/>
            <w:rtl/>
          </w:rPr>
          <w:delText xml:space="preserve"> مراکز  حمله در صرع پرداخته شد.</w:delText>
        </w:r>
      </w:del>
    </w:p>
    <w:p w14:paraId="16B14FDE" w14:textId="012D3A41" w:rsidR="001B4BCC" w:rsidRPr="001B4BCC" w:rsidRDefault="001B4BCC" w:rsidP="0036552A">
      <w:pPr>
        <w:jc w:val="both"/>
        <w:rPr>
          <w:rFonts w:cs="B Nazanin"/>
          <w:sz w:val="28"/>
          <w:szCs w:val="28"/>
          <w:rtl/>
        </w:rPr>
      </w:pPr>
      <w:r>
        <w:rPr>
          <w:rFonts w:cs="B Nazanin" w:hint="cs"/>
          <w:sz w:val="28"/>
          <w:szCs w:val="28"/>
          <w:rtl/>
        </w:rPr>
        <w:t xml:space="preserve">در مدل اصلاح شده لیو و ونگ با استفاده از تغییر </w:t>
      </w:r>
      <w:ins w:id="20" w:author="Fariba" w:date="2021-02-02T02:11:00Z">
        <w:r w:rsidR="0036552A">
          <w:rPr>
            <w:rFonts w:cs="B Nazanin" w:hint="cs"/>
            <w:sz w:val="28"/>
            <w:szCs w:val="28"/>
            <w:rtl/>
          </w:rPr>
          <w:t xml:space="preserve">دو دسته پارامتری که ارتباط بین نورونهای تحریکی اینترنورون و مخروطی </w:t>
        </w:r>
      </w:ins>
      <w:ins w:id="21" w:author="Fariba" w:date="2021-02-02T02:12:00Z">
        <w:r w:rsidR="0036552A">
          <w:rPr>
            <w:rFonts w:cs="B Nazanin" w:hint="cs"/>
            <w:sz w:val="28"/>
            <w:szCs w:val="28"/>
            <w:rtl/>
          </w:rPr>
          <w:t xml:space="preserve">و همچنین اینترنورونهای مهاری </w:t>
        </w:r>
      </w:ins>
      <w:ins w:id="22" w:author="Fariba" w:date="2021-02-02T02:11:00Z">
        <w:r w:rsidR="0036552A">
          <w:rPr>
            <w:rFonts w:cs="B Nazanin" w:hint="cs"/>
            <w:sz w:val="28"/>
            <w:szCs w:val="28"/>
            <w:rtl/>
          </w:rPr>
          <w:t xml:space="preserve">را بیان می کنند، </w:t>
        </w:r>
      </w:ins>
      <w:del w:id="23" w:author="Fariba" w:date="2021-02-02T02:12:00Z">
        <w:r w:rsidDel="0036552A">
          <w:rPr>
            <w:rFonts w:cs="B Nazanin" w:hint="cs"/>
            <w:sz w:val="28"/>
            <w:szCs w:val="28"/>
            <w:rtl/>
          </w:rPr>
          <w:delText>پارامتر های اساسی مدل</w:delText>
        </w:r>
        <w:r w:rsidR="008A0E51" w:rsidDel="0036552A">
          <w:rPr>
            <w:rFonts w:cs="B Nazanin" w:hint="cs"/>
            <w:sz w:val="28"/>
            <w:szCs w:val="28"/>
            <w:rtl/>
          </w:rPr>
          <w:delText>،</w:delText>
        </w:r>
        <w:r w:rsidDel="0036552A">
          <w:rPr>
            <w:rFonts w:cs="B Nazanin" w:hint="cs"/>
            <w:sz w:val="28"/>
            <w:szCs w:val="28"/>
            <w:rtl/>
          </w:rPr>
          <w:delText xml:space="preserve"> </w:delText>
        </w:r>
      </w:del>
      <w:r>
        <w:rPr>
          <w:rFonts w:cs="B Nazanin" w:hint="cs"/>
          <w:sz w:val="28"/>
          <w:szCs w:val="28"/>
          <w:rtl/>
        </w:rPr>
        <w:t xml:space="preserve">سیگنال های </w:t>
      </w:r>
      <w:ins w:id="24" w:author="Fariba" w:date="2021-02-02T02:12:00Z">
        <w:r w:rsidR="0036552A">
          <w:rPr>
            <w:rFonts w:cs="B Nazanin"/>
            <w:sz w:val="28"/>
            <w:szCs w:val="28"/>
          </w:rPr>
          <w:t>EEG</w:t>
        </w:r>
        <w:r w:rsidR="0036552A">
          <w:rPr>
            <w:rFonts w:cs="B Nazanin" w:hint="cs"/>
            <w:sz w:val="28"/>
            <w:szCs w:val="28"/>
            <w:rtl/>
          </w:rPr>
          <w:t xml:space="preserve"> </w:t>
        </w:r>
      </w:ins>
      <w:r>
        <w:rPr>
          <w:rFonts w:cs="B Nazanin" w:hint="cs"/>
          <w:sz w:val="28"/>
          <w:szCs w:val="28"/>
          <w:rtl/>
        </w:rPr>
        <w:t xml:space="preserve">نرمال، پیش تشنج، تشنج کلونیک، تشنج غیابی و تشنج تونیک بدست آمد. سپس با اعمال </w:t>
      </w:r>
      <w:r>
        <w:rPr>
          <w:rFonts w:cs="B Nazanin"/>
          <w:sz w:val="28"/>
          <w:szCs w:val="28"/>
        </w:rPr>
        <w:t>tDCS</w:t>
      </w:r>
      <w:r>
        <w:rPr>
          <w:rFonts w:cs="B Nazanin" w:hint="cs"/>
          <w:sz w:val="28"/>
          <w:szCs w:val="28"/>
          <w:rtl/>
        </w:rPr>
        <w:t xml:space="preserve"> در مدل</w:t>
      </w:r>
      <w:r w:rsidR="00CE7262">
        <w:rPr>
          <w:rFonts w:cs="B Nazanin" w:hint="cs"/>
          <w:sz w:val="28"/>
          <w:szCs w:val="28"/>
          <w:rtl/>
        </w:rPr>
        <w:t>،</w:t>
      </w:r>
      <w:r>
        <w:rPr>
          <w:rFonts w:cs="B Nazanin" w:hint="cs"/>
          <w:sz w:val="28"/>
          <w:szCs w:val="28"/>
          <w:rtl/>
        </w:rPr>
        <w:t xml:space="preserve"> </w:t>
      </w:r>
      <w:r w:rsidRPr="001B4BCC">
        <w:rPr>
          <w:rFonts w:cs="B Nazanin"/>
          <w:sz w:val="28"/>
          <w:szCs w:val="28"/>
          <w:rtl/>
        </w:rPr>
        <w:t>تغ</w:t>
      </w:r>
      <w:r w:rsidRPr="001B4BCC">
        <w:rPr>
          <w:rFonts w:cs="B Nazanin" w:hint="cs"/>
          <w:sz w:val="28"/>
          <w:szCs w:val="28"/>
          <w:rtl/>
        </w:rPr>
        <w:t>یی</w:t>
      </w:r>
      <w:r w:rsidRPr="001B4BCC">
        <w:rPr>
          <w:rFonts w:cs="B Nazanin" w:hint="eastAsia"/>
          <w:sz w:val="28"/>
          <w:szCs w:val="28"/>
          <w:rtl/>
        </w:rPr>
        <w:t>رات</w:t>
      </w:r>
      <w:r w:rsidRPr="001B4BCC">
        <w:rPr>
          <w:rFonts w:cs="B Nazanin"/>
          <w:sz w:val="28"/>
          <w:szCs w:val="28"/>
          <w:rtl/>
        </w:rPr>
        <w:t xml:space="preserve"> بوجود آمده در س</w:t>
      </w:r>
      <w:r w:rsidRPr="001B4BCC">
        <w:rPr>
          <w:rFonts w:cs="B Nazanin" w:hint="cs"/>
          <w:sz w:val="28"/>
          <w:szCs w:val="28"/>
          <w:rtl/>
        </w:rPr>
        <w:t>ی</w:t>
      </w:r>
      <w:r w:rsidRPr="001B4BCC">
        <w:rPr>
          <w:rFonts w:cs="B Nazanin" w:hint="eastAsia"/>
          <w:sz w:val="28"/>
          <w:szCs w:val="28"/>
          <w:rtl/>
        </w:rPr>
        <w:t>گنال</w:t>
      </w:r>
      <w:r w:rsidR="00CE7262">
        <w:rPr>
          <w:rFonts w:cs="B Nazanin"/>
          <w:sz w:val="28"/>
          <w:szCs w:val="28"/>
          <w:rtl/>
        </w:rPr>
        <w:t xml:space="preserve"> مشاهده </w:t>
      </w:r>
      <w:r w:rsidR="00CE7262">
        <w:rPr>
          <w:rFonts w:cs="B Nazanin" w:hint="cs"/>
          <w:sz w:val="28"/>
          <w:szCs w:val="28"/>
          <w:rtl/>
        </w:rPr>
        <w:t>شد</w:t>
      </w:r>
      <w:r w:rsidRPr="001B4BCC">
        <w:rPr>
          <w:rFonts w:cs="B Nazanin"/>
          <w:sz w:val="28"/>
          <w:szCs w:val="28"/>
          <w:rtl/>
        </w:rPr>
        <w:t>.</w:t>
      </w:r>
    </w:p>
    <w:p w14:paraId="2B51B6D1" w14:textId="77C54621" w:rsidR="00A263FD" w:rsidRDefault="001B4BCC" w:rsidP="00E50083">
      <w:pPr>
        <w:jc w:val="both"/>
        <w:rPr>
          <w:rFonts w:cs="B Nazanin"/>
          <w:sz w:val="28"/>
          <w:szCs w:val="28"/>
          <w:rtl/>
        </w:rPr>
      </w:pPr>
      <w:del w:id="25" w:author="Fariba" w:date="2021-02-02T02:13:00Z">
        <w:r w:rsidRPr="001B4BCC" w:rsidDel="0036552A">
          <w:rPr>
            <w:rFonts w:cs="B Nazanin"/>
            <w:sz w:val="28"/>
            <w:szCs w:val="28"/>
          </w:rPr>
          <w:delText>tDCS</w:delText>
        </w:r>
        <w:r w:rsidRPr="001B4BCC" w:rsidDel="0036552A">
          <w:rPr>
            <w:rFonts w:cs="B Nazanin"/>
            <w:sz w:val="28"/>
            <w:szCs w:val="28"/>
            <w:rtl/>
          </w:rPr>
          <w:delText xml:space="preserve">  بر رو</w:delText>
        </w:r>
        <w:r w:rsidRPr="001B4BCC" w:rsidDel="0036552A">
          <w:rPr>
            <w:rFonts w:cs="B Nazanin" w:hint="cs"/>
            <w:sz w:val="28"/>
            <w:szCs w:val="28"/>
            <w:rtl/>
          </w:rPr>
          <w:delText>ی</w:delText>
        </w:r>
        <w:r w:rsidRPr="001B4BCC" w:rsidDel="0036552A">
          <w:rPr>
            <w:rFonts w:cs="B Nazanin"/>
            <w:sz w:val="28"/>
            <w:szCs w:val="28"/>
            <w:rtl/>
          </w:rPr>
          <w:delText xml:space="preserve"> ارتباط ب</w:delText>
        </w:r>
        <w:r w:rsidRPr="001B4BCC" w:rsidDel="0036552A">
          <w:rPr>
            <w:rFonts w:cs="B Nazanin" w:hint="cs"/>
            <w:sz w:val="28"/>
            <w:szCs w:val="28"/>
            <w:rtl/>
          </w:rPr>
          <w:delText>ی</w:delText>
        </w:r>
        <w:r w:rsidRPr="001B4BCC" w:rsidDel="0036552A">
          <w:rPr>
            <w:rFonts w:cs="B Nazanin" w:hint="eastAsia"/>
            <w:sz w:val="28"/>
            <w:szCs w:val="28"/>
            <w:rtl/>
          </w:rPr>
          <w:delText>ن</w:delText>
        </w:r>
        <w:r w:rsidRPr="001B4BCC" w:rsidDel="0036552A">
          <w:rPr>
            <w:rFonts w:cs="B Nazanin"/>
            <w:sz w:val="28"/>
            <w:szCs w:val="28"/>
            <w:rtl/>
          </w:rPr>
          <w:delText xml:space="preserve"> نورون ها اثر م</w:delText>
        </w:r>
        <w:r w:rsidRPr="001B4BCC" w:rsidDel="0036552A">
          <w:rPr>
            <w:rFonts w:cs="B Nazanin" w:hint="cs"/>
            <w:sz w:val="28"/>
            <w:szCs w:val="28"/>
            <w:rtl/>
          </w:rPr>
          <w:delText>ی</w:delText>
        </w:r>
        <w:r w:rsidRPr="001B4BCC" w:rsidDel="0036552A">
          <w:rPr>
            <w:rFonts w:cs="B Nazanin"/>
            <w:sz w:val="28"/>
            <w:szCs w:val="28"/>
            <w:rtl/>
          </w:rPr>
          <w:delText xml:space="preserve"> گذارد.</w:delText>
        </w:r>
      </w:del>
      <w:ins w:id="26" w:author="Fariba" w:date="2021-02-02T02:13:00Z">
        <w:r w:rsidR="0036552A">
          <w:rPr>
            <w:rFonts w:cs="B Nazanin" w:hint="cs"/>
            <w:sz w:val="28"/>
            <w:szCs w:val="28"/>
            <w:rtl/>
          </w:rPr>
          <w:t>نتایج شبیه سازیهای ما نشان دادند که</w:t>
        </w:r>
      </w:ins>
      <w:r w:rsidRPr="001B4BCC">
        <w:rPr>
          <w:rFonts w:cs="B Nazanin"/>
          <w:sz w:val="28"/>
          <w:szCs w:val="28"/>
          <w:rtl/>
        </w:rPr>
        <w:t xml:space="preserve"> </w:t>
      </w:r>
      <w:ins w:id="27" w:author="Fariba" w:date="2021-02-02T17:42:00Z">
        <w:r w:rsidR="00E50083">
          <w:rPr>
            <w:rFonts w:cs="B Nazanin" w:hint="cs"/>
            <w:sz w:val="28"/>
            <w:szCs w:val="28"/>
            <w:rtl/>
          </w:rPr>
          <w:t xml:space="preserve">تحریک </w:t>
        </w:r>
        <w:r w:rsidR="00E50083" w:rsidRPr="001B4BCC">
          <w:rPr>
            <w:rFonts w:cs="B Nazanin"/>
            <w:sz w:val="28"/>
            <w:szCs w:val="28"/>
            <w:rtl/>
          </w:rPr>
          <w:t>کاتودال</w:t>
        </w:r>
        <w:r w:rsidR="00E50083" w:rsidRPr="001B4BCC">
          <w:rPr>
            <w:rFonts w:cs="B Nazanin"/>
            <w:sz w:val="28"/>
            <w:szCs w:val="28"/>
          </w:rPr>
          <w:t xml:space="preserve"> </w:t>
        </w:r>
      </w:ins>
      <w:r w:rsidRPr="001B4BCC">
        <w:rPr>
          <w:rFonts w:cs="B Nazanin"/>
          <w:sz w:val="28"/>
          <w:szCs w:val="28"/>
        </w:rPr>
        <w:t>tDCS</w:t>
      </w:r>
      <w:r w:rsidRPr="001B4BCC">
        <w:rPr>
          <w:rFonts w:cs="B Nazanin"/>
          <w:sz w:val="28"/>
          <w:szCs w:val="28"/>
          <w:rtl/>
        </w:rPr>
        <w:t xml:space="preserve"> </w:t>
      </w:r>
      <w:del w:id="28" w:author="Fariba" w:date="2021-02-02T17:42:00Z">
        <w:r w:rsidRPr="001B4BCC" w:rsidDel="00E50083">
          <w:rPr>
            <w:rFonts w:cs="B Nazanin"/>
            <w:sz w:val="28"/>
            <w:szCs w:val="28"/>
            <w:rtl/>
          </w:rPr>
          <w:delText xml:space="preserve">کاتودال </w:delText>
        </w:r>
      </w:del>
      <w:r w:rsidRPr="001B4BCC">
        <w:rPr>
          <w:rFonts w:cs="B Nazanin"/>
          <w:sz w:val="28"/>
          <w:szCs w:val="28"/>
          <w:rtl/>
        </w:rPr>
        <w:t>باعث ها</w:t>
      </w:r>
      <w:r w:rsidRPr="001B4BCC">
        <w:rPr>
          <w:rFonts w:cs="B Nazanin" w:hint="cs"/>
          <w:sz w:val="28"/>
          <w:szCs w:val="28"/>
          <w:rtl/>
        </w:rPr>
        <w:t>ی</w:t>
      </w:r>
      <w:r w:rsidRPr="001B4BCC">
        <w:rPr>
          <w:rFonts w:cs="B Nazanin" w:hint="eastAsia"/>
          <w:sz w:val="28"/>
          <w:szCs w:val="28"/>
          <w:rtl/>
        </w:rPr>
        <w:t>پرپلار</w:t>
      </w:r>
      <w:r w:rsidRPr="001B4BCC">
        <w:rPr>
          <w:rFonts w:cs="B Nazanin" w:hint="cs"/>
          <w:sz w:val="28"/>
          <w:szCs w:val="28"/>
          <w:rtl/>
        </w:rPr>
        <w:t>ی</w:t>
      </w:r>
      <w:r w:rsidRPr="001B4BCC">
        <w:rPr>
          <w:rFonts w:cs="B Nazanin" w:hint="eastAsia"/>
          <w:sz w:val="28"/>
          <w:szCs w:val="28"/>
          <w:rtl/>
        </w:rPr>
        <w:t>زاس</w:t>
      </w:r>
      <w:r w:rsidRPr="001B4BCC">
        <w:rPr>
          <w:rFonts w:cs="B Nazanin" w:hint="cs"/>
          <w:sz w:val="28"/>
          <w:szCs w:val="28"/>
          <w:rtl/>
        </w:rPr>
        <w:t>ی</w:t>
      </w:r>
      <w:r w:rsidRPr="001B4BCC">
        <w:rPr>
          <w:rFonts w:cs="B Nazanin" w:hint="eastAsia"/>
          <w:sz w:val="28"/>
          <w:szCs w:val="28"/>
          <w:rtl/>
        </w:rPr>
        <w:t>ون</w:t>
      </w:r>
      <w:r w:rsidRPr="001B4BCC">
        <w:rPr>
          <w:rFonts w:cs="B Nazanin"/>
          <w:sz w:val="28"/>
          <w:szCs w:val="28"/>
          <w:rtl/>
        </w:rPr>
        <w:t xml:space="preserve"> نورون پ</w:t>
      </w:r>
      <w:r w:rsidRPr="001B4BCC">
        <w:rPr>
          <w:rFonts w:cs="B Nazanin" w:hint="cs"/>
          <w:sz w:val="28"/>
          <w:szCs w:val="28"/>
          <w:rtl/>
        </w:rPr>
        <w:t>ی</w:t>
      </w:r>
      <w:r w:rsidRPr="001B4BCC">
        <w:rPr>
          <w:rFonts w:cs="B Nazanin" w:hint="eastAsia"/>
          <w:sz w:val="28"/>
          <w:szCs w:val="28"/>
          <w:rtl/>
        </w:rPr>
        <w:t>ش</w:t>
      </w:r>
      <w:r w:rsidRPr="001B4BCC">
        <w:rPr>
          <w:rFonts w:cs="B Nazanin"/>
          <w:sz w:val="28"/>
          <w:szCs w:val="28"/>
          <w:rtl/>
        </w:rPr>
        <w:t xml:space="preserve"> س</w:t>
      </w:r>
      <w:r w:rsidRPr="001B4BCC">
        <w:rPr>
          <w:rFonts w:cs="B Nazanin" w:hint="cs"/>
          <w:sz w:val="28"/>
          <w:szCs w:val="28"/>
          <w:rtl/>
        </w:rPr>
        <w:t>ی</w:t>
      </w:r>
      <w:r w:rsidRPr="001B4BCC">
        <w:rPr>
          <w:rFonts w:cs="B Nazanin" w:hint="eastAsia"/>
          <w:sz w:val="28"/>
          <w:szCs w:val="28"/>
          <w:rtl/>
        </w:rPr>
        <w:t>ناپس</w:t>
      </w:r>
      <w:r w:rsidRPr="001B4BCC">
        <w:rPr>
          <w:rFonts w:cs="B Nazanin" w:hint="cs"/>
          <w:sz w:val="28"/>
          <w:szCs w:val="28"/>
          <w:rtl/>
        </w:rPr>
        <w:t>ی</w:t>
      </w:r>
      <w:r w:rsidRPr="001B4BCC">
        <w:rPr>
          <w:rFonts w:cs="B Nazanin"/>
          <w:sz w:val="28"/>
          <w:szCs w:val="28"/>
          <w:rtl/>
        </w:rPr>
        <w:t xml:space="preserve"> م</w:t>
      </w:r>
      <w:r w:rsidRPr="001B4BCC">
        <w:rPr>
          <w:rFonts w:cs="B Nazanin" w:hint="cs"/>
          <w:sz w:val="28"/>
          <w:szCs w:val="28"/>
          <w:rtl/>
        </w:rPr>
        <w:t>ی</w:t>
      </w:r>
      <w:r w:rsidRPr="001B4BCC">
        <w:rPr>
          <w:rFonts w:cs="B Nazanin"/>
          <w:sz w:val="28"/>
          <w:szCs w:val="28"/>
          <w:rtl/>
        </w:rPr>
        <w:t xml:space="preserve"> شود و از آنجا</w:t>
      </w:r>
      <w:r w:rsidRPr="001B4BCC">
        <w:rPr>
          <w:rFonts w:cs="B Nazanin" w:hint="cs"/>
          <w:sz w:val="28"/>
          <w:szCs w:val="28"/>
          <w:rtl/>
        </w:rPr>
        <w:t>یی</w:t>
      </w:r>
      <w:r w:rsidRPr="001B4BCC">
        <w:rPr>
          <w:rFonts w:cs="B Nazanin"/>
          <w:sz w:val="28"/>
          <w:szCs w:val="28"/>
          <w:rtl/>
        </w:rPr>
        <w:t xml:space="preserve"> که باعث کاهش احتمال رها</w:t>
      </w:r>
      <w:r w:rsidRPr="001B4BCC">
        <w:rPr>
          <w:rFonts w:cs="B Nazanin" w:hint="cs"/>
          <w:sz w:val="28"/>
          <w:szCs w:val="28"/>
          <w:rtl/>
        </w:rPr>
        <w:t>ی</w:t>
      </w:r>
      <w:r w:rsidRPr="001B4BCC">
        <w:rPr>
          <w:rFonts w:cs="B Nazanin" w:hint="eastAsia"/>
          <w:sz w:val="28"/>
          <w:szCs w:val="28"/>
          <w:rtl/>
        </w:rPr>
        <w:t>ش</w:t>
      </w:r>
      <w:r w:rsidRPr="001B4BCC">
        <w:rPr>
          <w:rFonts w:cs="B Nazanin"/>
          <w:sz w:val="28"/>
          <w:szCs w:val="28"/>
          <w:rtl/>
        </w:rPr>
        <w:t xml:space="preserve"> نوروترانسم</w:t>
      </w:r>
      <w:r w:rsidRPr="001B4BCC">
        <w:rPr>
          <w:rFonts w:cs="B Nazanin" w:hint="cs"/>
          <w:sz w:val="28"/>
          <w:szCs w:val="28"/>
          <w:rtl/>
        </w:rPr>
        <w:t>ی</w:t>
      </w:r>
      <w:r w:rsidRPr="001B4BCC">
        <w:rPr>
          <w:rFonts w:cs="B Nazanin" w:hint="eastAsia"/>
          <w:sz w:val="28"/>
          <w:szCs w:val="28"/>
          <w:rtl/>
        </w:rPr>
        <w:t>تر</w:t>
      </w:r>
      <w:r w:rsidRPr="001B4BCC">
        <w:rPr>
          <w:rFonts w:cs="B Nazanin"/>
          <w:sz w:val="28"/>
          <w:szCs w:val="28"/>
          <w:rtl/>
        </w:rPr>
        <w:t xml:space="preserve"> ها م</w:t>
      </w:r>
      <w:r w:rsidRPr="001B4BCC">
        <w:rPr>
          <w:rFonts w:cs="B Nazanin" w:hint="cs"/>
          <w:sz w:val="28"/>
          <w:szCs w:val="28"/>
          <w:rtl/>
        </w:rPr>
        <w:t>ی</w:t>
      </w:r>
      <w:r w:rsidRPr="001B4BCC">
        <w:rPr>
          <w:rFonts w:cs="B Nazanin"/>
          <w:sz w:val="28"/>
          <w:szCs w:val="28"/>
          <w:rtl/>
        </w:rPr>
        <w:t xml:space="preserve"> شود در نت</w:t>
      </w:r>
      <w:r w:rsidRPr="001B4BCC">
        <w:rPr>
          <w:rFonts w:cs="B Nazanin" w:hint="cs"/>
          <w:sz w:val="28"/>
          <w:szCs w:val="28"/>
          <w:rtl/>
        </w:rPr>
        <w:t>ی</w:t>
      </w:r>
      <w:r w:rsidRPr="001B4BCC">
        <w:rPr>
          <w:rFonts w:cs="B Nazanin" w:hint="eastAsia"/>
          <w:sz w:val="28"/>
          <w:szCs w:val="28"/>
          <w:rtl/>
        </w:rPr>
        <w:t>جه</w:t>
      </w:r>
      <w:r w:rsidRPr="001B4BCC">
        <w:rPr>
          <w:rFonts w:cs="B Nazanin"/>
          <w:sz w:val="28"/>
          <w:szCs w:val="28"/>
          <w:rtl/>
        </w:rPr>
        <w:t xml:space="preserve"> رو</w:t>
      </w:r>
      <w:r w:rsidRPr="001B4BCC">
        <w:rPr>
          <w:rFonts w:cs="B Nazanin" w:hint="cs"/>
          <w:sz w:val="28"/>
          <w:szCs w:val="28"/>
          <w:rtl/>
        </w:rPr>
        <w:t>ی</w:t>
      </w:r>
      <w:r w:rsidRPr="001B4BCC">
        <w:rPr>
          <w:rFonts w:cs="B Nazanin"/>
          <w:sz w:val="28"/>
          <w:szCs w:val="28"/>
          <w:rtl/>
        </w:rPr>
        <w:t xml:space="preserve"> پتانس</w:t>
      </w:r>
      <w:r w:rsidRPr="001B4BCC">
        <w:rPr>
          <w:rFonts w:cs="B Nazanin" w:hint="cs"/>
          <w:sz w:val="28"/>
          <w:szCs w:val="28"/>
          <w:rtl/>
        </w:rPr>
        <w:t>ی</w:t>
      </w:r>
      <w:r w:rsidRPr="001B4BCC">
        <w:rPr>
          <w:rFonts w:cs="B Nazanin" w:hint="eastAsia"/>
          <w:sz w:val="28"/>
          <w:szCs w:val="28"/>
          <w:rtl/>
        </w:rPr>
        <w:t>ل</w:t>
      </w:r>
      <w:r w:rsidRPr="001B4BCC">
        <w:rPr>
          <w:rFonts w:cs="B Nazanin"/>
          <w:sz w:val="28"/>
          <w:szCs w:val="28"/>
          <w:rtl/>
        </w:rPr>
        <w:t xml:space="preserve"> پس س</w:t>
      </w:r>
      <w:r w:rsidRPr="001B4BCC">
        <w:rPr>
          <w:rFonts w:cs="B Nazanin" w:hint="cs"/>
          <w:sz w:val="28"/>
          <w:szCs w:val="28"/>
          <w:rtl/>
        </w:rPr>
        <w:t>ی</w:t>
      </w:r>
      <w:r w:rsidRPr="001B4BCC">
        <w:rPr>
          <w:rFonts w:cs="B Nazanin" w:hint="eastAsia"/>
          <w:sz w:val="28"/>
          <w:szCs w:val="28"/>
          <w:rtl/>
        </w:rPr>
        <w:t>ناپس</w:t>
      </w:r>
      <w:r w:rsidRPr="001B4BCC">
        <w:rPr>
          <w:rFonts w:cs="B Nazanin" w:hint="cs"/>
          <w:sz w:val="28"/>
          <w:szCs w:val="28"/>
          <w:rtl/>
        </w:rPr>
        <w:t>ی</w:t>
      </w:r>
      <w:r w:rsidRPr="001B4BCC">
        <w:rPr>
          <w:rFonts w:cs="B Nazanin"/>
          <w:sz w:val="28"/>
          <w:szCs w:val="28"/>
          <w:rtl/>
        </w:rPr>
        <w:t xml:space="preserve"> ن</w:t>
      </w:r>
      <w:r w:rsidRPr="001B4BCC">
        <w:rPr>
          <w:rFonts w:cs="B Nazanin" w:hint="cs"/>
          <w:sz w:val="28"/>
          <w:szCs w:val="28"/>
          <w:rtl/>
        </w:rPr>
        <w:t>ی</w:t>
      </w:r>
      <w:r w:rsidRPr="001B4BCC">
        <w:rPr>
          <w:rFonts w:cs="B Nazanin" w:hint="eastAsia"/>
          <w:sz w:val="28"/>
          <w:szCs w:val="28"/>
          <w:rtl/>
        </w:rPr>
        <w:t>ز</w:t>
      </w:r>
      <w:r w:rsidRPr="001B4BCC">
        <w:rPr>
          <w:rFonts w:cs="B Nazanin"/>
          <w:sz w:val="28"/>
          <w:szCs w:val="28"/>
          <w:rtl/>
        </w:rPr>
        <w:t xml:space="preserve"> اثر م</w:t>
      </w:r>
      <w:r w:rsidRPr="001B4BCC">
        <w:rPr>
          <w:rFonts w:cs="B Nazanin" w:hint="cs"/>
          <w:sz w:val="28"/>
          <w:szCs w:val="28"/>
          <w:rtl/>
        </w:rPr>
        <w:t>ی</w:t>
      </w:r>
      <w:r w:rsidRPr="001B4BCC">
        <w:rPr>
          <w:rFonts w:cs="B Nazanin"/>
          <w:sz w:val="28"/>
          <w:szCs w:val="28"/>
          <w:rtl/>
        </w:rPr>
        <w:t xml:space="preserve"> گ</w:t>
      </w:r>
      <w:r w:rsidRPr="001B4BCC">
        <w:rPr>
          <w:rFonts w:cs="B Nazanin" w:hint="eastAsia"/>
          <w:sz w:val="28"/>
          <w:szCs w:val="28"/>
          <w:rtl/>
        </w:rPr>
        <w:t>ذارد</w:t>
      </w:r>
      <w:r w:rsidRPr="001B4BCC">
        <w:rPr>
          <w:rFonts w:cs="B Nazanin"/>
          <w:sz w:val="28"/>
          <w:szCs w:val="28"/>
          <w:rtl/>
        </w:rPr>
        <w:t xml:space="preserve"> و دامنه آن را کاهش م</w:t>
      </w:r>
      <w:r w:rsidRPr="001B4BCC">
        <w:rPr>
          <w:rFonts w:cs="B Nazanin" w:hint="cs"/>
          <w:sz w:val="28"/>
          <w:szCs w:val="28"/>
          <w:rtl/>
        </w:rPr>
        <w:t>ی</w:t>
      </w:r>
      <w:r w:rsidRPr="001B4BCC">
        <w:rPr>
          <w:rFonts w:cs="B Nazanin"/>
          <w:sz w:val="28"/>
          <w:szCs w:val="28"/>
          <w:rtl/>
        </w:rPr>
        <w:t xml:space="preserve"> دهد که به نوبه خود باعث کاهش تحر</w:t>
      </w:r>
      <w:r w:rsidRPr="001B4BCC">
        <w:rPr>
          <w:rFonts w:cs="B Nazanin" w:hint="cs"/>
          <w:sz w:val="28"/>
          <w:szCs w:val="28"/>
          <w:rtl/>
        </w:rPr>
        <w:t>ی</w:t>
      </w:r>
      <w:r w:rsidRPr="001B4BCC">
        <w:rPr>
          <w:rFonts w:cs="B Nazanin" w:hint="eastAsia"/>
          <w:sz w:val="28"/>
          <w:szCs w:val="28"/>
          <w:rtl/>
        </w:rPr>
        <w:t>ک</w:t>
      </w:r>
      <w:r w:rsidRPr="001B4BCC">
        <w:rPr>
          <w:rFonts w:cs="B Nazanin"/>
          <w:sz w:val="28"/>
          <w:szCs w:val="28"/>
          <w:rtl/>
        </w:rPr>
        <w:t xml:space="preserve"> پذ</w:t>
      </w:r>
      <w:r w:rsidRPr="001B4BCC">
        <w:rPr>
          <w:rFonts w:cs="B Nazanin" w:hint="cs"/>
          <w:sz w:val="28"/>
          <w:szCs w:val="28"/>
          <w:rtl/>
        </w:rPr>
        <w:t>ی</w:t>
      </w:r>
      <w:r w:rsidRPr="001B4BCC">
        <w:rPr>
          <w:rFonts w:cs="B Nazanin" w:hint="eastAsia"/>
          <w:sz w:val="28"/>
          <w:szCs w:val="28"/>
          <w:rtl/>
        </w:rPr>
        <w:t>ر</w:t>
      </w:r>
      <w:r w:rsidRPr="001B4BCC">
        <w:rPr>
          <w:rFonts w:cs="B Nazanin" w:hint="cs"/>
          <w:sz w:val="28"/>
          <w:szCs w:val="28"/>
          <w:rtl/>
        </w:rPr>
        <w:t>ی</w:t>
      </w:r>
      <w:r w:rsidRPr="001B4BCC">
        <w:rPr>
          <w:rFonts w:cs="B Nazanin"/>
          <w:sz w:val="28"/>
          <w:szCs w:val="28"/>
          <w:rtl/>
        </w:rPr>
        <w:t xml:space="preserve"> م</w:t>
      </w:r>
      <w:r w:rsidRPr="001B4BCC">
        <w:rPr>
          <w:rFonts w:cs="B Nazanin" w:hint="cs"/>
          <w:sz w:val="28"/>
          <w:szCs w:val="28"/>
          <w:rtl/>
        </w:rPr>
        <w:t>ی</w:t>
      </w:r>
      <w:r w:rsidRPr="001B4BCC">
        <w:rPr>
          <w:rFonts w:cs="B Nazanin"/>
          <w:sz w:val="28"/>
          <w:szCs w:val="28"/>
          <w:rtl/>
        </w:rPr>
        <w:t xml:space="preserve"> شود. (تاث</w:t>
      </w:r>
      <w:r w:rsidRPr="001B4BCC">
        <w:rPr>
          <w:rFonts w:cs="B Nazanin" w:hint="cs"/>
          <w:sz w:val="28"/>
          <w:szCs w:val="28"/>
          <w:rtl/>
        </w:rPr>
        <w:t>ی</w:t>
      </w:r>
      <w:r w:rsidRPr="001B4BCC">
        <w:rPr>
          <w:rFonts w:cs="B Nazanin" w:hint="eastAsia"/>
          <w:sz w:val="28"/>
          <w:szCs w:val="28"/>
          <w:rtl/>
        </w:rPr>
        <w:t>ر</w:t>
      </w:r>
      <w:r w:rsidRPr="001B4BCC">
        <w:rPr>
          <w:rFonts w:cs="B Nazanin"/>
          <w:sz w:val="28"/>
          <w:szCs w:val="28"/>
          <w:rtl/>
        </w:rPr>
        <w:t xml:space="preserve"> بصورت مهار</w:t>
      </w:r>
      <w:r w:rsidRPr="001B4BCC">
        <w:rPr>
          <w:rFonts w:cs="B Nazanin" w:hint="cs"/>
          <w:sz w:val="28"/>
          <w:szCs w:val="28"/>
          <w:rtl/>
        </w:rPr>
        <w:t>ی</w:t>
      </w:r>
      <w:r w:rsidRPr="001B4BCC">
        <w:rPr>
          <w:rFonts w:cs="B Nazanin"/>
          <w:sz w:val="28"/>
          <w:szCs w:val="28"/>
          <w:rtl/>
        </w:rPr>
        <w:t>)</w:t>
      </w:r>
      <w:r>
        <w:rPr>
          <w:rFonts w:cs="B Nazanin" w:hint="cs"/>
          <w:sz w:val="28"/>
          <w:szCs w:val="28"/>
          <w:rtl/>
        </w:rPr>
        <w:t xml:space="preserve"> در نتیجه می توان از آن برای کاهش تشنج استفاده کرد.</w:t>
      </w:r>
      <w:ins w:id="29" w:author="Fariba" w:date="2021-02-02T02:14:00Z">
        <w:r w:rsidR="0036552A">
          <w:rPr>
            <w:rFonts w:cs="B Nazanin" w:hint="cs"/>
            <w:sz w:val="28"/>
            <w:szCs w:val="28"/>
            <w:rtl/>
          </w:rPr>
          <w:t xml:space="preserve"> کلیه نتایج در هماهنگی با مشاهدات تجربی بودند.</w:t>
        </w:r>
      </w:ins>
    </w:p>
    <w:p w14:paraId="78DF281E" w14:textId="093E0965" w:rsidR="00A263FD" w:rsidRPr="000574B4" w:rsidRDefault="001B4BCC" w:rsidP="00AF7566">
      <w:pPr>
        <w:jc w:val="both"/>
        <w:rPr>
          <w:rFonts w:cs="B Nazanin"/>
          <w:sz w:val="28"/>
          <w:szCs w:val="28"/>
          <w:rtl/>
        </w:rPr>
      </w:pPr>
      <w:r>
        <w:rPr>
          <w:rFonts w:cs="B Nazanin" w:hint="cs"/>
          <w:sz w:val="28"/>
          <w:szCs w:val="28"/>
          <w:rtl/>
        </w:rPr>
        <w:t>در ای</w:t>
      </w:r>
      <w:r w:rsidR="00CE7262">
        <w:rPr>
          <w:rFonts w:cs="B Nazanin" w:hint="cs"/>
          <w:sz w:val="28"/>
          <w:szCs w:val="28"/>
          <w:rtl/>
        </w:rPr>
        <w:t xml:space="preserve">ن مطالعه با آزمون و خطا </w:t>
      </w:r>
      <w:ins w:id="30" w:author="Fariba" w:date="2021-02-02T02:15:00Z">
        <w:r w:rsidR="0036552A">
          <w:rPr>
            <w:rFonts w:cs="B Nazanin" w:hint="cs"/>
            <w:sz w:val="28"/>
            <w:szCs w:val="28"/>
            <w:rtl/>
          </w:rPr>
          <w:t xml:space="preserve">برای هریک از 4 حالت پیش تشنج، تشنج </w:t>
        </w:r>
        <w:r w:rsidR="00AF7566">
          <w:rPr>
            <w:rFonts w:cs="B Nazanin" w:hint="cs"/>
            <w:sz w:val="28"/>
            <w:szCs w:val="28"/>
            <w:rtl/>
          </w:rPr>
          <w:t>کلونیک، تشنج غیابی و تشنج تونیک</w:t>
        </w:r>
        <w:r w:rsidR="0036552A">
          <w:rPr>
            <w:rFonts w:cs="B Nazanin" w:hint="cs"/>
            <w:sz w:val="28"/>
            <w:szCs w:val="28"/>
            <w:rtl/>
          </w:rPr>
          <w:t xml:space="preserve">، </w:t>
        </w:r>
      </w:ins>
      <w:r w:rsidR="00CE7262">
        <w:rPr>
          <w:rFonts w:cs="B Nazanin" w:hint="cs"/>
          <w:sz w:val="28"/>
          <w:szCs w:val="28"/>
          <w:rtl/>
        </w:rPr>
        <w:t xml:space="preserve">بازه هایی </w:t>
      </w:r>
      <w:r>
        <w:rPr>
          <w:rFonts w:cs="B Nazanin" w:hint="cs"/>
          <w:sz w:val="28"/>
          <w:szCs w:val="28"/>
          <w:rtl/>
        </w:rPr>
        <w:t>برای</w:t>
      </w:r>
      <w:ins w:id="31" w:author="Fariba" w:date="2021-02-02T02:15:00Z">
        <w:r w:rsidR="0036552A">
          <w:rPr>
            <w:rFonts w:cs="B Nazanin" w:hint="cs"/>
            <w:sz w:val="28"/>
            <w:szCs w:val="28"/>
            <w:rtl/>
          </w:rPr>
          <w:t xml:space="preserve"> شدت یا دامنه</w:t>
        </w:r>
      </w:ins>
      <w:r>
        <w:rPr>
          <w:rFonts w:cs="B Nazanin" w:hint="cs"/>
          <w:sz w:val="28"/>
          <w:szCs w:val="28"/>
          <w:rtl/>
        </w:rPr>
        <w:t xml:space="preserve"> </w:t>
      </w:r>
      <w:r>
        <w:rPr>
          <w:rFonts w:cs="B Nazanin"/>
          <w:sz w:val="28"/>
          <w:szCs w:val="28"/>
        </w:rPr>
        <w:t>tDCS</w:t>
      </w:r>
      <w:r w:rsidR="00CE7262">
        <w:rPr>
          <w:rFonts w:cs="B Nazanin" w:hint="cs"/>
          <w:sz w:val="28"/>
          <w:szCs w:val="28"/>
          <w:rtl/>
        </w:rPr>
        <w:t xml:space="preserve"> بدست آمد</w:t>
      </w:r>
      <w:r>
        <w:rPr>
          <w:rFonts w:cs="B Nazanin" w:hint="cs"/>
          <w:sz w:val="28"/>
          <w:szCs w:val="28"/>
          <w:rtl/>
        </w:rPr>
        <w:t xml:space="preserve"> </w:t>
      </w:r>
      <w:ins w:id="32" w:author="Fariba" w:date="2021-02-02T02:16:00Z">
        <w:r w:rsidR="00AF7566">
          <w:rPr>
            <w:rFonts w:cs="B Nazanin" w:hint="cs"/>
            <w:sz w:val="28"/>
            <w:szCs w:val="28"/>
            <w:rtl/>
          </w:rPr>
          <w:t>بطوری</w:t>
        </w:r>
      </w:ins>
      <w:r>
        <w:rPr>
          <w:rFonts w:cs="B Nazanin" w:hint="cs"/>
          <w:sz w:val="28"/>
          <w:szCs w:val="28"/>
          <w:rtl/>
        </w:rPr>
        <w:t xml:space="preserve">که با اعمال </w:t>
      </w:r>
      <w:r>
        <w:rPr>
          <w:rFonts w:cs="B Nazanin"/>
          <w:sz w:val="28"/>
          <w:szCs w:val="28"/>
        </w:rPr>
        <w:t>tDCS</w:t>
      </w:r>
      <w:r>
        <w:rPr>
          <w:rFonts w:cs="B Nazanin" w:hint="cs"/>
          <w:sz w:val="28"/>
          <w:szCs w:val="28"/>
          <w:rtl/>
        </w:rPr>
        <w:t xml:space="preserve"> در هر با</w:t>
      </w:r>
      <w:r w:rsidR="008A0E51">
        <w:rPr>
          <w:rFonts w:cs="B Nazanin" w:hint="cs"/>
          <w:sz w:val="28"/>
          <w:szCs w:val="28"/>
          <w:rtl/>
        </w:rPr>
        <w:t xml:space="preserve">زه </w:t>
      </w:r>
      <w:r>
        <w:rPr>
          <w:rFonts w:cs="B Nazanin" w:hint="cs"/>
          <w:sz w:val="28"/>
          <w:szCs w:val="28"/>
          <w:rtl/>
        </w:rPr>
        <w:t xml:space="preserve">، تشنج کاهش پیدا کرد و سیگنال مربوطه </w:t>
      </w:r>
      <w:del w:id="33" w:author="Fariba" w:date="2021-02-02T02:16:00Z">
        <w:r w:rsidDel="00AF7566">
          <w:rPr>
            <w:rFonts w:cs="B Nazanin" w:hint="cs"/>
            <w:sz w:val="28"/>
            <w:szCs w:val="28"/>
            <w:rtl/>
          </w:rPr>
          <w:delText>ترسیم شد</w:delText>
        </w:r>
      </w:del>
      <w:ins w:id="34" w:author="Fariba" w:date="2021-02-02T02:16:00Z">
        <w:r w:rsidR="00AF7566">
          <w:rPr>
            <w:rFonts w:cs="B Nazanin" w:hint="cs"/>
            <w:sz w:val="28"/>
            <w:szCs w:val="28"/>
            <w:rtl/>
          </w:rPr>
          <w:t>رفتاری شبیه سیگنال نرمال از خود نشان داد</w:t>
        </w:r>
      </w:ins>
      <w:r>
        <w:rPr>
          <w:rFonts w:cs="B Nazanin" w:hint="cs"/>
          <w:sz w:val="28"/>
          <w:szCs w:val="28"/>
          <w:rtl/>
        </w:rPr>
        <w:t>.</w:t>
      </w:r>
    </w:p>
    <w:p w14:paraId="24130FF2" w14:textId="77777777" w:rsidR="00A263FD" w:rsidRPr="000574B4" w:rsidDel="00874CDE" w:rsidRDefault="00A263FD">
      <w:pPr>
        <w:spacing w:after="0"/>
        <w:rPr>
          <w:del w:id="35" w:author="Fariba" w:date="2021-02-02T01:16:00Z"/>
          <w:rFonts w:cs="B Nazanin"/>
          <w:sz w:val="28"/>
          <w:szCs w:val="28"/>
          <w:rtl/>
        </w:rPr>
        <w:pPrChange w:id="36" w:author="Fariba" w:date="2021-02-02T01:17:00Z">
          <w:pPr/>
        </w:pPrChange>
      </w:pPr>
    </w:p>
    <w:p w14:paraId="0A5772EF" w14:textId="77777777" w:rsidR="00A263FD" w:rsidRPr="000574B4" w:rsidRDefault="00A263FD">
      <w:pPr>
        <w:spacing w:after="0"/>
        <w:rPr>
          <w:rFonts w:cs="B Nazanin"/>
          <w:sz w:val="28"/>
          <w:szCs w:val="28"/>
          <w:rtl/>
        </w:rPr>
        <w:pPrChange w:id="37" w:author="Fariba" w:date="2021-02-02T01:17:00Z">
          <w:pPr/>
        </w:pPrChange>
      </w:pPr>
    </w:p>
    <w:p w14:paraId="57E10141" w14:textId="6462CFEA" w:rsidR="00874CDE" w:rsidRDefault="00413592" w:rsidP="00E50083">
      <w:pPr>
        <w:jc w:val="both"/>
        <w:rPr>
          <w:ins w:id="38" w:author="Fariba" w:date="2021-02-02T01:17:00Z"/>
          <w:rFonts w:cs="B Nazanin"/>
          <w:sz w:val="16"/>
          <w:szCs w:val="16"/>
          <w:rtl/>
        </w:rPr>
        <w:pPrChange w:id="39" w:author="Fariba" w:date="2021-02-02T17:42:00Z">
          <w:pPr>
            <w:bidi w:val="0"/>
          </w:pPr>
        </w:pPrChange>
      </w:pPr>
      <w:r w:rsidRPr="00413592">
        <w:rPr>
          <w:rFonts w:cs="B Nazanin" w:hint="cs"/>
          <w:sz w:val="36"/>
          <w:szCs w:val="36"/>
          <w:rtl/>
        </w:rPr>
        <w:t>واژگان</w:t>
      </w:r>
      <w:r w:rsidR="00A263FD" w:rsidRPr="00413592">
        <w:rPr>
          <w:rFonts w:cs="B Nazanin" w:hint="cs"/>
          <w:sz w:val="36"/>
          <w:szCs w:val="36"/>
          <w:rtl/>
        </w:rPr>
        <w:t xml:space="preserve"> کلیدی:</w:t>
      </w:r>
      <w:r w:rsidR="009A7A75">
        <w:rPr>
          <w:rFonts w:cs="B Nazanin" w:hint="cs"/>
          <w:sz w:val="28"/>
          <w:szCs w:val="28"/>
          <w:rtl/>
        </w:rPr>
        <w:t xml:space="preserve"> </w:t>
      </w:r>
      <w:r w:rsidRPr="00413592">
        <w:rPr>
          <w:rFonts w:cs="B Nazanin" w:hint="cs"/>
          <w:sz w:val="28"/>
          <w:szCs w:val="28"/>
          <w:rtl/>
        </w:rPr>
        <w:t xml:space="preserve">مدل محاسباتی تالاموکورتیکال ،صرع، </w:t>
      </w:r>
      <w:r w:rsidRPr="00413592">
        <w:rPr>
          <w:rFonts w:cs="B Nazanin"/>
          <w:sz w:val="28"/>
          <w:szCs w:val="28"/>
        </w:rPr>
        <w:t>tDCS</w:t>
      </w:r>
      <w:r w:rsidRPr="00413592">
        <w:rPr>
          <w:rFonts w:cs="B Nazanin" w:hint="cs"/>
          <w:sz w:val="28"/>
          <w:szCs w:val="28"/>
          <w:rtl/>
        </w:rPr>
        <w:t xml:space="preserve"> ، تحریک پذیری، </w:t>
      </w:r>
      <w:del w:id="40" w:author="Fariba" w:date="2021-02-02T17:42:00Z">
        <w:r w:rsidRPr="00413592" w:rsidDel="00E50083">
          <w:rPr>
            <w:rFonts w:cs="B Nazanin" w:hint="cs"/>
            <w:sz w:val="28"/>
            <w:szCs w:val="28"/>
            <w:rtl/>
          </w:rPr>
          <w:delText>تشنج کلونیک ،تشنج تونیک ،تشنج غیابی</w:delText>
        </w:r>
      </w:del>
      <w:ins w:id="41" w:author="Fariba" w:date="2021-02-02T17:42:00Z">
        <w:r w:rsidR="00E50083">
          <w:rPr>
            <w:rFonts w:cs="B Nazanin" w:hint="cs"/>
            <w:sz w:val="28"/>
            <w:szCs w:val="28"/>
            <w:rtl/>
          </w:rPr>
          <w:t>تحریک کاتودال</w:t>
        </w:r>
      </w:ins>
    </w:p>
    <w:p w14:paraId="6DFA10EC" w14:textId="77777777" w:rsidR="00874CDE" w:rsidRPr="00874CDE" w:rsidRDefault="00874CDE">
      <w:pPr>
        <w:spacing w:after="0"/>
        <w:jc w:val="both"/>
        <w:rPr>
          <w:rFonts w:cs="B Nazanin"/>
          <w:sz w:val="16"/>
          <w:szCs w:val="16"/>
          <w:rtl/>
          <w:rPrChange w:id="42" w:author="Fariba" w:date="2021-02-02T01:17:00Z">
            <w:rPr>
              <w:rFonts w:cs="B Nazanin"/>
              <w:sz w:val="36"/>
              <w:szCs w:val="36"/>
              <w:rtl/>
            </w:rPr>
          </w:rPrChange>
        </w:rPr>
        <w:pPrChange w:id="43" w:author="Fariba" w:date="2021-02-02T01:17:00Z">
          <w:pPr>
            <w:jc w:val="both"/>
          </w:pPr>
        </w:pPrChange>
      </w:pPr>
    </w:p>
    <w:p w14:paraId="2D6826AC" w14:textId="77777777" w:rsidR="00A263FD" w:rsidRDefault="00A263FD" w:rsidP="00624E20">
      <w:pPr>
        <w:rPr>
          <w:rFonts w:cs="B Nazanin"/>
          <w:sz w:val="44"/>
          <w:szCs w:val="44"/>
          <w:rtl/>
        </w:rPr>
      </w:pPr>
      <w:r>
        <w:rPr>
          <w:rFonts w:cs="B Nazanin" w:hint="cs"/>
          <w:sz w:val="44"/>
          <w:szCs w:val="44"/>
          <w:rtl/>
        </w:rPr>
        <w:t>فهرست مطالب</w:t>
      </w:r>
    </w:p>
    <w:p w14:paraId="0FA04E8F" w14:textId="77777777" w:rsidR="00E34E20" w:rsidRPr="00E34E20" w:rsidRDefault="00E34E20" w:rsidP="00624E20">
      <w:pPr>
        <w:rPr>
          <w:rFonts w:cs="B Nazanin"/>
          <w:rtl/>
        </w:rPr>
      </w:pPr>
    </w:p>
    <w:p w14:paraId="13F26EA9" w14:textId="77777777" w:rsidR="00980D1F" w:rsidRPr="00E34E20" w:rsidRDefault="00980D1F" w:rsidP="00AE232E">
      <w:pPr>
        <w:rPr>
          <w:rFonts w:cs="B Nazanin"/>
          <w:sz w:val="24"/>
          <w:szCs w:val="24"/>
          <w:rtl/>
        </w:rPr>
      </w:pPr>
      <w:r w:rsidRPr="009029E3">
        <w:rPr>
          <w:rFonts w:cs="B Nazanin" w:hint="cs"/>
          <w:sz w:val="28"/>
          <w:szCs w:val="28"/>
          <w:rtl/>
        </w:rPr>
        <w:t>فصل 1: مقدمه و بیان مسئله</w:t>
      </w:r>
      <w:r w:rsidRPr="00E34E20">
        <w:rPr>
          <w:rFonts w:cs="B Nazanin" w:hint="cs"/>
          <w:sz w:val="24"/>
          <w:szCs w:val="24"/>
          <w:rtl/>
        </w:rPr>
        <w:t>....................................................................</w:t>
      </w:r>
      <w:r w:rsidR="00E34E20">
        <w:rPr>
          <w:rFonts w:cs="B Nazanin" w:hint="cs"/>
          <w:sz w:val="24"/>
          <w:szCs w:val="24"/>
          <w:rtl/>
        </w:rPr>
        <w:t>.......................................</w:t>
      </w:r>
      <w:r w:rsidR="009029E3">
        <w:rPr>
          <w:rFonts w:cs="B Nazanin" w:hint="cs"/>
          <w:sz w:val="24"/>
          <w:szCs w:val="24"/>
          <w:rtl/>
        </w:rPr>
        <w:t>....</w:t>
      </w:r>
      <w:r w:rsidRPr="00E34E20">
        <w:rPr>
          <w:rFonts w:cs="B Nazanin" w:hint="cs"/>
          <w:sz w:val="24"/>
          <w:szCs w:val="24"/>
          <w:rtl/>
        </w:rPr>
        <w:t>...................................</w:t>
      </w:r>
      <w:r w:rsidR="00797D4E" w:rsidRPr="00E34E20">
        <w:rPr>
          <w:rFonts w:cs="B Nazanin" w:hint="cs"/>
          <w:sz w:val="24"/>
          <w:szCs w:val="24"/>
          <w:rtl/>
        </w:rPr>
        <w:t>.</w:t>
      </w:r>
      <w:r w:rsidRPr="00E34E20">
        <w:rPr>
          <w:rFonts w:cs="B Nazanin" w:hint="cs"/>
          <w:sz w:val="24"/>
          <w:szCs w:val="24"/>
          <w:rtl/>
        </w:rPr>
        <w:t>..................</w:t>
      </w:r>
      <w:r w:rsidR="00AE232E">
        <w:rPr>
          <w:rFonts w:cs="B Nazanin" w:hint="cs"/>
          <w:sz w:val="24"/>
          <w:szCs w:val="24"/>
          <w:rtl/>
        </w:rPr>
        <w:t>8</w:t>
      </w:r>
    </w:p>
    <w:p w14:paraId="568C1166" w14:textId="77777777" w:rsidR="00980D1F" w:rsidRPr="00E34E20" w:rsidRDefault="00980D1F" w:rsidP="00AE232E">
      <w:pPr>
        <w:rPr>
          <w:rFonts w:cs="B Nazanin"/>
          <w:sz w:val="24"/>
          <w:szCs w:val="24"/>
          <w:rtl/>
        </w:rPr>
      </w:pPr>
      <w:r w:rsidRPr="00E34E20">
        <w:rPr>
          <w:rFonts w:cs="B Nazanin" w:hint="cs"/>
          <w:sz w:val="24"/>
          <w:szCs w:val="24"/>
          <w:rtl/>
        </w:rPr>
        <w:t>1-1-شرح مسئله تحقیق ....................................................................</w:t>
      </w:r>
      <w:r w:rsidR="00E34E20">
        <w:rPr>
          <w:rFonts w:cs="B Nazanin" w:hint="cs"/>
          <w:sz w:val="24"/>
          <w:szCs w:val="24"/>
          <w:rtl/>
        </w:rPr>
        <w:t>.......................................</w:t>
      </w:r>
      <w:r w:rsidRPr="00E34E20">
        <w:rPr>
          <w:rFonts w:cs="B Nazanin" w:hint="cs"/>
          <w:sz w:val="24"/>
          <w:szCs w:val="24"/>
          <w:rtl/>
        </w:rPr>
        <w:t>........................................................................</w:t>
      </w:r>
      <w:r w:rsidR="00AE232E">
        <w:rPr>
          <w:rFonts w:cs="B Nazanin" w:hint="cs"/>
          <w:sz w:val="24"/>
          <w:szCs w:val="24"/>
          <w:rtl/>
        </w:rPr>
        <w:t>8</w:t>
      </w:r>
    </w:p>
    <w:p w14:paraId="5684653F" w14:textId="77777777" w:rsidR="00980D1F" w:rsidRPr="00E34E20" w:rsidRDefault="00797D4E" w:rsidP="00AE232E">
      <w:pPr>
        <w:rPr>
          <w:rFonts w:cs="B Nazanin"/>
          <w:sz w:val="24"/>
          <w:szCs w:val="24"/>
          <w:rtl/>
        </w:rPr>
      </w:pPr>
      <w:r w:rsidRPr="00E34E20">
        <w:rPr>
          <w:rFonts w:cs="B Nazanin" w:hint="cs"/>
          <w:sz w:val="24"/>
          <w:szCs w:val="24"/>
          <w:rtl/>
        </w:rPr>
        <w:t>1-2-ضرور</w:t>
      </w:r>
      <w:r w:rsidR="00980D1F" w:rsidRPr="00E34E20">
        <w:rPr>
          <w:rFonts w:cs="B Nazanin" w:hint="cs"/>
          <w:sz w:val="24"/>
          <w:szCs w:val="24"/>
          <w:rtl/>
        </w:rPr>
        <w:t>ت انجام تحقیق....................................................................</w:t>
      </w:r>
      <w:r w:rsidR="00E34E20">
        <w:rPr>
          <w:rFonts w:cs="B Nazanin" w:hint="cs"/>
          <w:sz w:val="24"/>
          <w:szCs w:val="24"/>
          <w:rtl/>
        </w:rPr>
        <w:t>.......................................</w:t>
      </w:r>
      <w:r w:rsidRPr="00E34E20">
        <w:rPr>
          <w:rFonts w:cs="B Nazanin" w:hint="cs"/>
          <w:sz w:val="24"/>
          <w:szCs w:val="24"/>
          <w:rtl/>
        </w:rPr>
        <w:t>...</w:t>
      </w:r>
      <w:r w:rsidR="00980D1F" w:rsidRPr="00E34E20">
        <w:rPr>
          <w:rFonts w:cs="B Nazanin" w:hint="cs"/>
          <w:sz w:val="24"/>
          <w:szCs w:val="24"/>
          <w:rtl/>
        </w:rPr>
        <w:t>....................................................................</w:t>
      </w:r>
      <w:r w:rsidR="00AE232E">
        <w:rPr>
          <w:rFonts w:cs="B Nazanin" w:hint="cs"/>
          <w:sz w:val="24"/>
          <w:szCs w:val="24"/>
          <w:rtl/>
        </w:rPr>
        <w:t>8</w:t>
      </w:r>
    </w:p>
    <w:p w14:paraId="302D1102" w14:textId="77777777" w:rsidR="00797D4E" w:rsidRPr="00E34E20" w:rsidRDefault="00797D4E" w:rsidP="00AE232E">
      <w:pPr>
        <w:rPr>
          <w:rFonts w:cs="B Nazanin"/>
          <w:sz w:val="24"/>
          <w:szCs w:val="24"/>
          <w:rtl/>
        </w:rPr>
      </w:pPr>
      <w:r w:rsidRPr="00E34E20">
        <w:rPr>
          <w:rFonts w:cs="B Nazanin" w:hint="cs"/>
          <w:sz w:val="24"/>
          <w:szCs w:val="24"/>
          <w:rtl/>
        </w:rPr>
        <w:t>1-3-معرفی فصول پایان نامه......................................................................</w:t>
      </w:r>
      <w:r w:rsidR="00E34E20">
        <w:rPr>
          <w:rFonts w:cs="B Nazanin" w:hint="cs"/>
          <w:sz w:val="24"/>
          <w:szCs w:val="24"/>
          <w:rtl/>
        </w:rPr>
        <w:t>.......................................</w:t>
      </w:r>
      <w:r w:rsidRPr="00E34E20">
        <w:rPr>
          <w:rFonts w:cs="B Nazanin" w:hint="cs"/>
          <w:sz w:val="24"/>
          <w:szCs w:val="24"/>
          <w:rtl/>
        </w:rPr>
        <w:t>................................................................</w:t>
      </w:r>
      <w:r w:rsidR="00AE232E">
        <w:rPr>
          <w:rFonts w:cs="B Nazanin" w:hint="cs"/>
          <w:sz w:val="24"/>
          <w:szCs w:val="24"/>
          <w:rtl/>
        </w:rPr>
        <w:t>9</w:t>
      </w:r>
    </w:p>
    <w:p w14:paraId="4BF23B83" w14:textId="33E33472" w:rsidR="00A263FD" w:rsidRPr="00E34E20" w:rsidRDefault="00A263FD" w:rsidP="003E7D61">
      <w:pPr>
        <w:rPr>
          <w:rFonts w:cs="B Nazanin"/>
          <w:sz w:val="24"/>
          <w:szCs w:val="24"/>
          <w:rtl/>
        </w:rPr>
      </w:pPr>
      <w:r w:rsidRPr="009029E3">
        <w:rPr>
          <w:rFonts w:cs="B Nazanin" w:hint="cs"/>
          <w:sz w:val="28"/>
          <w:szCs w:val="28"/>
          <w:rtl/>
        </w:rPr>
        <w:t xml:space="preserve">فصل </w:t>
      </w:r>
      <w:r w:rsidR="00FF0F37" w:rsidRPr="009029E3">
        <w:rPr>
          <w:rFonts w:cs="B Nazanin" w:hint="cs"/>
          <w:sz w:val="28"/>
          <w:szCs w:val="28"/>
          <w:rtl/>
        </w:rPr>
        <w:t>2</w:t>
      </w:r>
      <w:r w:rsidRPr="009029E3">
        <w:rPr>
          <w:rFonts w:cs="B Nazanin" w:hint="cs"/>
          <w:sz w:val="28"/>
          <w:szCs w:val="28"/>
          <w:rtl/>
        </w:rPr>
        <w:t xml:space="preserve">: </w:t>
      </w:r>
      <w:r w:rsidR="00797D4E" w:rsidRPr="009029E3">
        <w:rPr>
          <w:rFonts w:cs="B Nazanin" w:hint="cs"/>
          <w:sz w:val="28"/>
          <w:szCs w:val="28"/>
          <w:rtl/>
        </w:rPr>
        <w:t xml:space="preserve">مفاهیم اولیه و </w:t>
      </w:r>
      <w:del w:id="44" w:author="Fariba" w:date="2021-02-02T17:43:00Z">
        <w:r w:rsidR="00797D4E" w:rsidRPr="009029E3" w:rsidDel="003E7D61">
          <w:rPr>
            <w:rFonts w:cs="B Nazanin" w:hint="cs"/>
            <w:sz w:val="28"/>
            <w:szCs w:val="28"/>
            <w:rtl/>
          </w:rPr>
          <w:delText>پیش زمینه</w:delText>
        </w:r>
      </w:del>
      <w:ins w:id="45" w:author="Fariba" w:date="2021-02-02T17:43:00Z">
        <w:r w:rsidR="003E7D61">
          <w:rPr>
            <w:rFonts w:cs="B Nazanin" w:hint="cs"/>
            <w:sz w:val="28"/>
            <w:szCs w:val="28"/>
            <w:rtl/>
          </w:rPr>
          <w:t xml:space="preserve">معرفی </w:t>
        </w:r>
        <w:r w:rsidR="003E7D61">
          <w:rPr>
            <w:rFonts w:cs="B Nazanin"/>
            <w:sz w:val="28"/>
            <w:szCs w:val="28"/>
          </w:rPr>
          <w:t>tDCS</w:t>
        </w:r>
      </w:ins>
      <w:del w:id="46" w:author="Fariba" w:date="2021-02-02T17:43:00Z">
        <w:r w:rsidRPr="00E34E20" w:rsidDel="003E7D61">
          <w:rPr>
            <w:rFonts w:cs="B Nazanin" w:hint="cs"/>
            <w:sz w:val="24"/>
            <w:szCs w:val="24"/>
            <w:rtl/>
          </w:rPr>
          <w:delText>....</w:delText>
        </w:r>
      </w:del>
      <w:r w:rsidRPr="00E34E20">
        <w:rPr>
          <w:rFonts w:cs="B Nazanin" w:hint="cs"/>
          <w:sz w:val="24"/>
          <w:szCs w:val="24"/>
          <w:rtl/>
        </w:rPr>
        <w:t>.....................</w:t>
      </w:r>
      <w:r w:rsidR="00797D4E" w:rsidRPr="00E34E20">
        <w:rPr>
          <w:rFonts w:cs="B Nazanin" w:hint="cs"/>
          <w:sz w:val="24"/>
          <w:szCs w:val="24"/>
          <w:rtl/>
        </w:rPr>
        <w:t>.........</w:t>
      </w:r>
      <w:r w:rsidR="00A00171" w:rsidRPr="00E34E20">
        <w:rPr>
          <w:rFonts w:cs="B Nazanin" w:hint="cs"/>
          <w:sz w:val="24"/>
          <w:szCs w:val="24"/>
          <w:rtl/>
        </w:rPr>
        <w:t>........</w:t>
      </w:r>
      <w:r w:rsidRPr="00E34E20">
        <w:rPr>
          <w:rFonts w:cs="B Nazanin" w:hint="cs"/>
          <w:sz w:val="24"/>
          <w:szCs w:val="24"/>
          <w:rtl/>
        </w:rPr>
        <w:t>..............</w:t>
      </w:r>
      <w:r w:rsidR="00FF0F37" w:rsidRPr="00E34E20">
        <w:rPr>
          <w:rFonts w:cs="B Nazanin" w:hint="cs"/>
          <w:sz w:val="24"/>
          <w:szCs w:val="24"/>
          <w:rtl/>
        </w:rPr>
        <w:t>.......</w:t>
      </w:r>
      <w:r w:rsidR="00E34E20">
        <w:rPr>
          <w:rFonts w:cs="B Nazanin" w:hint="cs"/>
          <w:sz w:val="24"/>
          <w:szCs w:val="24"/>
          <w:rtl/>
        </w:rPr>
        <w:t>.......................................</w:t>
      </w:r>
      <w:r w:rsidR="009029E3">
        <w:rPr>
          <w:rFonts w:cs="B Nazanin" w:hint="cs"/>
          <w:sz w:val="24"/>
          <w:szCs w:val="24"/>
          <w:rtl/>
        </w:rPr>
        <w:t>............</w:t>
      </w:r>
      <w:r w:rsidR="00AE232E">
        <w:rPr>
          <w:rFonts w:cs="B Nazanin" w:hint="cs"/>
          <w:sz w:val="24"/>
          <w:szCs w:val="24"/>
          <w:rtl/>
        </w:rPr>
        <w:t>.</w:t>
      </w:r>
      <w:r w:rsidR="00FF0F37" w:rsidRPr="00E34E20">
        <w:rPr>
          <w:rFonts w:cs="B Nazanin" w:hint="cs"/>
          <w:sz w:val="24"/>
          <w:szCs w:val="24"/>
          <w:rtl/>
        </w:rPr>
        <w:t>...</w:t>
      </w:r>
      <w:r w:rsidRPr="00E34E20">
        <w:rPr>
          <w:rFonts w:cs="B Nazanin" w:hint="cs"/>
          <w:sz w:val="24"/>
          <w:szCs w:val="24"/>
          <w:rtl/>
        </w:rPr>
        <w:t xml:space="preserve">............................. </w:t>
      </w:r>
      <w:r w:rsidR="00AE232E">
        <w:rPr>
          <w:rFonts w:cs="B Nazanin" w:hint="cs"/>
          <w:sz w:val="24"/>
          <w:szCs w:val="24"/>
          <w:rtl/>
        </w:rPr>
        <w:t>10</w:t>
      </w:r>
    </w:p>
    <w:p w14:paraId="26E1FCDD" w14:textId="77777777" w:rsidR="00A263FD" w:rsidRPr="00E34E20" w:rsidRDefault="00FF0F37" w:rsidP="00AE232E">
      <w:pPr>
        <w:rPr>
          <w:rFonts w:cs="B Nazanin"/>
          <w:sz w:val="24"/>
          <w:szCs w:val="24"/>
          <w:rtl/>
        </w:rPr>
      </w:pPr>
      <w:r w:rsidRPr="00E34E20">
        <w:rPr>
          <w:rFonts w:cs="B Nazanin" w:hint="cs"/>
          <w:sz w:val="24"/>
          <w:szCs w:val="24"/>
          <w:rtl/>
        </w:rPr>
        <w:t>2-1-</w:t>
      </w:r>
      <w:r w:rsidR="00A263FD" w:rsidRPr="00E34E20">
        <w:rPr>
          <w:rFonts w:cs="B Nazanin" w:hint="cs"/>
          <w:sz w:val="24"/>
          <w:szCs w:val="24"/>
          <w:rtl/>
        </w:rPr>
        <w:t>مقدمه...........................</w:t>
      </w:r>
      <w:r w:rsidRPr="00E34E20">
        <w:rPr>
          <w:rFonts w:cs="B Nazanin" w:hint="cs"/>
          <w:sz w:val="24"/>
          <w:szCs w:val="24"/>
          <w:rtl/>
        </w:rPr>
        <w:t>........</w:t>
      </w:r>
      <w:r w:rsidR="00A263FD" w:rsidRPr="00E34E20">
        <w:rPr>
          <w:rFonts w:cs="B Nazanin" w:hint="cs"/>
          <w:sz w:val="24"/>
          <w:szCs w:val="24"/>
          <w:rtl/>
        </w:rPr>
        <w:t>............</w:t>
      </w:r>
      <w:r w:rsidR="00A00171" w:rsidRPr="00E34E20">
        <w:rPr>
          <w:rFonts w:cs="B Nazanin" w:hint="cs"/>
          <w:sz w:val="24"/>
          <w:szCs w:val="24"/>
          <w:rtl/>
        </w:rPr>
        <w:t>........................</w:t>
      </w:r>
      <w:r w:rsidR="00A263FD" w:rsidRPr="00E34E20">
        <w:rPr>
          <w:rFonts w:cs="B Nazanin" w:hint="cs"/>
          <w:sz w:val="24"/>
          <w:szCs w:val="24"/>
          <w:rtl/>
        </w:rPr>
        <w:t>...</w:t>
      </w:r>
      <w:r w:rsidRPr="00E34E20">
        <w:rPr>
          <w:rFonts w:cs="B Nazanin" w:hint="cs"/>
          <w:sz w:val="24"/>
          <w:szCs w:val="24"/>
          <w:rtl/>
        </w:rPr>
        <w:t>............................</w:t>
      </w:r>
      <w:r w:rsidR="00E34E20">
        <w:rPr>
          <w:rFonts w:cs="B Nazanin" w:hint="cs"/>
          <w:sz w:val="24"/>
          <w:szCs w:val="24"/>
          <w:rtl/>
        </w:rPr>
        <w:t>........................................</w:t>
      </w:r>
      <w:r w:rsidRPr="00E34E20">
        <w:rPr>
          <w:rFonts w:cs="B Nazanin" w:hint="cs"/>
          <w:sz w:val="24"/>
          <w:szCs w:val="24"/>
          <w:rtl/>
        </w:rPr>
        <w:t>.........</w:t>
      </w:r>
      <w:r w:rsidR="00AE232E">
        <w:rPr>
          <w:rFonts w:cs="B Nazanin" w:hint="cs"/>
          <w:sz w:val="24"/>
          <w:szCs w:val="24"/>
          <w:rtl/>
        </w:rPr>
        <w:t>.......</w:t>
      </w:r>
      <w:r w:rsidR="00A263FD" w:rsidRPr="00E34E20">
        <w:rPr>
          <w:rFonts w:cs="B Nazanin" w:hint="cs"/>
          <w:sz w:val="24"/>
          <w:szCs w:val="24"/>
          <w:rtl/>
        </w:rPr>
        <w:t>............................................</w:t>
      </w:r>
      <w:r w:rsidR="00AE232E">
        <w:rPr>
          <w:rFonts w:cs="B Nazanin" w:hint="cs"/>
          <w:sz w:val="24"/>
          <w:szCs w:val="24"/>
          <w:rtl/>
        </w:rPr>
        <w:t>10</w:t>
      </w:r>
    </w:p>
    <w:p w14:paraId="46AE6FD2" w14:textId="77777777" w:rsidR="00A263FD" w:rsidRPr="00E34E20" w:rsidRDefault="00FF0F37" w:rsidP="00AE232E">
      <w:pPr>
        <w:rPr>
          <w:rFonts w:cs="B Nazanin"/>
          <w:sz w:val="24"/>
          <w:szCs w:val="24"/>
          <w:rtl/>
        </w:rPr>
      </w:pPr>
      <w:r w:rsidRPr="00E34E20">
        <w:rPr>
          <w:rFonts w:cs="B Nazanin" w:hint="cs"/>
          <w:sz w:val="24"/>
          <w:szCs w:val="24"/>
          <w:rtl/>
        </w:rPr>
        <w:t>2-2-</w:t>
      </w:r>
      <w:r w:rsidR="00A263FD" w:rsidRPr="00E34E20">
        <w:rPr>
          <w:rFonts w:cs="B Nazanin" w:hint="cs"/>
          <w:sz w:val="24"/>
          <w:szCs w:val="24"/>
          <w:rtl/>
        </w:rPr>
        <w:t>تاریخچه...............................</w:t>
      </w:r>
      <w:r w:rsidRPr="00E34E20">
        <w:rPr>
          <w:rFonts w:cs="B Nazanin" w:hint="cs"/>
          <w:sz w:val="24"/>
          <w:szCs w:val="24"/>
          <w:rtl/>
        </w:rPr>
        <w:t>........</w:t>
      </w:r>
      <w:r w:rsidR="00A263FD" w:rsidRPr="00E34E20">
        <w:rPr>
          <w:rFonts w:cs="B Nazanin" w:hint="cs"/>
          <w:sz w:val="24"/>
          <w:szCs w:val="24"/>
          <w:rtl/>
        </w:rPr>
        <w:t>............</w:t>
      </w:r>
      <w:r w:rsidR="00A00171" w:rsidRPr="00E34E20">
        <w:rPr>
          <w:rFonts w:cs="B Nazanin" w:hint="cs"/>
          <w:sz w:val="24"/>
          <w:szCs w:val="24"/>
          <w:rtl/>
        </w:rPr>
        <w:t>......................</w:t>
      </w:r>
      <w:r w:rsidRPr="00E34E20">
        <w:rPr>
          <w:rFonts w:cs="B Nazanin" w:hint="cs"/>
          <w:sz w:val="24"/>
          <w:szCs w:val="24"/>
          <w:rtl/>
        </w:rPr>
        <w:t>........................</w:t>
      </w:r>
      <w:r w:rsidR="00E34E20">
        <w:rPr>
          <w:rFonts w:cs="B Nazanin" w:hint="cs"/>
          <w:sz w:val="24"/>
          <w:szCs w:val="24"/>
          <w:rtl/>
        </w:rPr>
        <w:t>........................................</w:t>
      </w:r>
      <w:r w:rsidRPr="00E34E20">
        <w:rPr>
          <w:rFonts w:cs="B Nazanin" w:hint="cs"/>
          <w:sz w:val="24"/>
          <w:szCs w:val="24"/>
          <w:rtl/>
        </w:rPr>
        <w:t>.............</w:t>
      </w:r>
      <w:r w:rsidR="00A00171" w:rsidRPr="00E34E20">
        <w:rPr>
          <w:rFonts w:cs="B Nazanin" w:hint="cs"/>
          <w:sz w:val="24"/>
          <w:szCs w:val="24"/>
          <w:rtl/>
        </w:rPr>
        <w:t>..</w:t>
      </w:r>
      <w:r w:rsidR="00A263FD" w:rsidRPr="00E34E20">
        <w:rPr>
          <w:rFonts w:cs="B Nazanin" w:hint="cs"/>
          <w:sz w:val="24"/>
          <w:szCs w:val="24"/>
          <w:rtl/>
        </w:rPr>
        <w:t>..........</w:t>
      </w:r>
      <w:r w:rsidR="008B6744">
        <w:rPr>
          <w:rFonts w:cs="B Nazanin" w:hint="cs"/>
          <w:sz w:val="24"/>
          <w:szCs w:val="24"/>
          <w:rtl/>
        </w:rPr>
        <w:t>.............................</w:t>
      </w:r>
      <w:r w:rsidR="00A263FD" w:rsidRPr="00E34E20">
        <w:rPr>
          <w:rFonts w:cs="B Nazanin" w:hint="cs"/>
          <w:sz w:val="24"/>
          <w:szCs w:val="24"/>
          <w:rtl/>
        </w:rPr>
        <w:t>.......</w:t>
      </w:r>
      <w:r w:rsidR="008B6744">
        <w:rPr>
          <w:rFonts w:cs="B Nazanin" w:hint="cs"/>
          <w:sz w:val="24"/>
          <w:szCs w:val="24"/>
          <w:rtl/>
        </w:rPr>
        <w:t>1</w:t>
      </w:r>
      <w:r w:rsidR="00AE232E">
        <w:rPr>
          <w:rFonts w:cs="B Nazanin" w:hint="cs"/>
          <w:sz w:val="24"/>
          <w:szCs w:val="24"/>
          <w:rtl/>
        </w:rPr>
        <w:t>1</w:t>
      </w:r>
    </w:p>
    <w:p w14:paraId="2D049458" w14:textId="77777777" w:rsidR="00A263FD" w:rsidRPr="00E34E20" w:rsidRDefault="00FF0F37" w:rsidP="00AE232E">
      <w:pPr>
        <w:rPr>
          <w:rFonts w:cs="B Nazanin"/>
          <w:sz w:val="24"/>
          <w:szCs w:val="24"/>
          <w:rtl/>
        </w:rPr>
      </w:pPr>
      <w:r w:rsidRPr="00E34E20">
        <w:rPr>
          <w:rFonts w:cs="B Nazanin" w:hint="cs"/>
          <w:sz w:val="24"/>
          <w:szCs w:val="24"/>
          <w:rtl/>
        </w:rPr>
        <w:t>2-3-</w:t>
      </w:r>
      <w:r w:rsidRPr="00E34E20">
        <w:rPr>
          <w:rFonts w:cs="B Nazanin"/>
          <w:sz w:val="24"/>
          <w:szCs w:val="24"/>
        </w:rPr>
        <w:t>t</w:t>
      </w:r>
      <w:commentRangeStart w:id="47"/>
      <w:r w:rsidRPr="00E34E20">
        <w:rPr>
          <w:rFonts w:cs="B Nazanin"/>
          <w:sz w:val="24"/>
          <w:szCs w:val="24"/>
        </w:rPr>
        <w:t>DC</w:t>
      </w:r>
      <w:commentRangeEnd w:id="47"/>
      <w:r w:rsidR="003E7D61">
        <w:rPr>
          <w:rStyle w:val="CommentReference"/>
          <w:rtl/>
        </w:rPr>
        <w:commentReference w:id="47"/>
      </w:r>
      <w:r w:rsidRPr="00E34E20">
        <w:rPr>
          <w:rFonts w:cs="B Nazanin"/>
          <w:sz w:val="24"/>
          <w:szCs w:val="24"/>
        </w:rPr>
        <w:t>S</w:t>
      </w:r>
      <w:r w:rsidR="00A263FD" w:rsidRPr="00E34E20">
        <w:rPr>
          <w:rFonts w:cs="B Nazanin" w:hint="cs"/>
          <w:sz w:val="24"/>
          <w:szCs w:val="24"/>
          <w:rtl/>
        </w:rPr>
        <w:t>.....................</w:t>
      </w:r>
      <w:r w:rsidR="00A00171" w:rsidRPr="00E34E20">
        <w:rPr>
          <w:rFonts w:cs="B Nazanin" w:hint="cs"/>
          <w:sz w:val="24"/>
          <w:szCs w:val="24"/>
          <w:rtl/>
        </w:rPr>
        <w:t>...........</w:t>
      </w:r>
      <w:r w:rsidRPr="00E34E20">
        <w:rPr>
          <w:rFonts w:cs="B Nazanin" w:hint="cs"/>
          <w:sz w:val="24"/>
          <w:szCs w:val="24"/>
          <w:rtl/>
        </w:rPr>
        <w:t>...........................</w:t>
      </w:r>
      <w:r w:rsidR="00A00171" w:rsidRPr="00E34E20">
        <w:rPr>
          <w:rFonts w:cs="B Nazanin" w:hint="cs"/>
          <w:sz w:val="24"/>
          <w:szCs w:val="24"/>
          <w:rtl/>
        </w:rPr>
        <w:t>........</w:t>
      </w:r>
      <w:r w:rsidRPr="00E34E20">
        <w:rPr>
          <w:rFonts w:cs="B Nazanin" w:hint="cs"/>
          <w:sz w:val="24"/>
          <w:szCs w:val="24"/>
          <w:rtl/>
        </w:rPr>
        <w:t>................................</w:t>
      </w:r>
      <w:r w:rsidR="008B6744">
        <w:rPr>
          <w:rFonts w:cs="B Nazanin" w:hint="cs"/>
          <w:sz w:val="24"/>
          <w:szCs w:val="24"/>
          <w:rtl/>
        </w:rPr>
        <w:t>.......</w:t>
      </w:r>
      <w:r w:rsidR="00E34E20">
        <w:rPr>
          <w:rFonts w:cs="B Nazanin" w:hint="cs"/>
          <w:sz w:val="24"/>
          <w:szCs w:val="24"/>
          <w:rtl/>
        </w:rPr>
        <w:t>..............................</w:t>
      </w:r>
      <w:r w:rsidRPr="00E34E20">
        <w:rPr>
          <w:rFonts w:cs="B Nazanin" w:hint="cs"/>
          <w:sz w:val="24"/>
          <w:szCs w:val="24"/>
          <w:rtl/>
        </w:rPr>
        <w:t>.....</w:t>
      </w:r>
      <w:r w:rsidR="00A00171" w:rsidRPr="00E34E20">
        <w:rPr>
          <w:rFonts w:cs="B Nazanin" w:hint="cs"/>
          <w:sz w:val="24"/>
          <w:szCs w:val="24"/>
          <w:rtl/>
        </w:rPr>
        <w:t>......</w:t>
      </w:r>
      <w:r w:rsidR="00A263FD" w:rsidRPr="00E34E20">
        <w:rPr>
          <w:rFonts w:cs="B Nazanin" w:hint="cs"/>
          <w:sz w:val="24"/>
          <w:szCs w:val="24"/>
          <w:rtl/>
        </w:rPr>
        <w:t>...........</w:t>
      </w:r>
      <w:r w:rsidRPr="00E34E20">
        <w:rPr>
          <w:rFonts w:cs="B Nazanin" w:hint="cs"/>
          <w:sz w:val="24"/>
          <w:szCs w:val="24"/>
          <w:rtl/>
        </w:rPr>
        <w:t>........</w:t>
      </w:r>
      <w:r w:rsidR="00A263FD" w:rsidRPr="00E34E20">
        <w:rPr>
          <w:rFonts w:cs="B Nazanin" w:hint="cs"/>
          <w:sz w:val="24"/>
          <w:szCs w:val="24"/>
          <w:rtl/>
        </w:rPr>
        <w:t>...................................</w:t>
      </w:r>
      <w:r w:rsidR="008B6744">
        <w:rPr>
          <w:rFonts w:cs="B Nazanin" w:hint="cs"/>
          <w:sz w:val="24"/>
          <w:szCs w:val="24"/>
          <w:rtl/>
        </w:rPr>
        <w:t>1</w:t>
      </w:r>
      <w:r w:rsidR="00AE232E">
        <w:rPr>
          <w:rFonts w:cs="B Nazanin" w:hint="cs"/>
          <w:sz w:val="24"/>
          <w:szCs w:val="24"/>
          <w:rtl/>
        </w:rPr>
        <w:t>2</w:t>
      </w:r>
    </w:p>
    <w:p w14:paraId="23BBD1A2" w14:textId="38C5CE27" w:rsidR="00A263FD" w:rsidRPr="00E34E20" w:rsidRDefault="00A263FD" w:rsidP="003E7D61">
      <w:pPr>
        <w:rPr>
          <w:rFonts w:cs="B Nazanin"/>
          <w:sz w:val="24"/>
          <w:szCs w:val="24"/>
          <w:rtl/>
        </w:rPr>
      </w:pPr>
      <w:r w:rsidRPr="009029E3">
        <w:rPr>
          <w:rFonts w:cs="B Nazanin" w:hint="cs"/>
          <w:sz w:val="28"/>
          <w:szCs w:val="28"/>
          <w:rtl/>
        </w:rPr>
        <w:t xml:space="preserve">فصل </w:t>
      </w:r>
      <w:r w:rsidR="00FF0F37" w:rsidRPr="009029E3">
        <w:rPr>
          <w:rFonts w:cs="B Nazanin" w:hint="cs"/>
          <w:sz w:val="28"/>
          <w:szCs w:val="28"/>
          <w:rtl/>
        </w:rPr>
        <w:t>3</w:t>
      </w:r>
      <w:r w:rsidRPr="009029E3">
        <w:rPr>
          <w:rFonts w:cs="B Nazanin" w:hint="cs"/>
          <w:sz w:val="28"/>
          <w:szCs w:val="28"/>
          <w:rtl/>
        </w:rPr>
        <w:t xml:space="preserve">: مروری بر </w:t>
      </w:r>
      <w:del w:id="48" w:author="Fariba" w:date="2021-02-02T17:46:00Z">
        <w:r w:rsidRPr="009029E3" w:rsidDel="003E7D61">
          <w:rPr>
            <w:rFonts w:cs="B Nazanin" w:hint="cs"/>
            <w:sz w:val="28"/>
            <w:szCs w:val="28"/>
            <w:rtl/>
          </w:rPr>
          <w:delText>مطالعات انجام شده</w:delText>
        </w:r>
      </w:del>
      <w:ins w:id="49" w:author="Fariba" w:date="2021-02-02T17:46:00Z">
        <w:r w:rsidR="003E7D61">
          <w:rPr>
            <w:rFonts w:cs="B Nazanin" w:hint="cs"/>
            <w:sz w:val="28"/>
            <w:szCs w:val="28"/>
            <w:rtl/>
          </w:rPr>
          <w:t xml:space="preserve">مدلسازیهای محاسباتی </w:t>
        </w:r>
      </w:ins>
      <w:ins w:id="50" w:author="Fariba" w:date="2021-02-02T17:47:00Z">
        <w:r w:rsidR="003E7D61">
          <w:rPr>
            <w:rFonts w:cs="B Nazanin" w:hint="cs"/>
            <w:sz w:val="28"/>
            <w:szCs w:val="28"/>
            <w:rtl/>
          </w:rPr>
          <w:t>مکانیزم صرع در مدارهای نورونی</w:t>
        </w:r>
      </w:ins>
      <w:del w:id="51" w:author="Fariba" w:date="2021-02-02T17:46:00Z">
        <w:r w:rsidRPr="00E34E20" w:rsidDel="003E7D61">
          <w:rPr>
            <w:rFonts w:cs="B Nazanin" w:hint="cs"/>
            <w:sz w:val="24"/>
            <w:szCs w:val="24"/>
            <w:rtl/>
          </w:rPr>
          <w:delText>..............</w:delText>
        </w:r>
        <w:r w:rsidR="00A00171" w:rsidRPr="00E34E20" w:rsidDel="003E7D61">
          <w:rPr>
            <w:rFonts w:cs="B Nazanin" w:hint="cs"/>
            <w:sz w:val="24"/>
            <w:szCs w:val="24"/>
            <w:rtl/>
          </w:rPr>
          <w:delText>............................</w:delText>
        </w:r>
        <w:r w:rsidRPr="00E34E20" w:rsidDel="003E7D61">
          <w:rPr>
            <w:rFonts w:cs="B Nazanin" w:hint="cs"/>
            <w:sz w:val="24"/>
            <w:szCs w:val="24"/>
            <w:rtl/>
          </w:rPr>
          <w:delText>.....</w:delText>
        </w:r>
        <w:r w:rsidR="009029E3" w:rsidDel="003E7D61">
          <w:rPr>
            <w:rFonts w:cs="B Nazanin" w:hint="cs"/>
            <w:sz w:val="24"/>
            <w:szCs w:val="24"/>
            <w:rtl/>
          </w:rPr>
          <w:delText>.......</w:delText>
        </w:r>
        <w:r w:rsidR="00E34E20" w:rsidDel="003E7D61">
          <w:rPr>
            <w:rFonts w:cs="B Nazanin" w:hint="cs"/>
            <w:sz w:val="24"/>
            <w:szCs w:val="24"/>
            <w:rtl/>
          </w:rPr>
          <w:delText>...........</w:delText>
        </w:r>
      </w:del>
      <w:del w:id="52" w:author="Fariba" w:date="2021-02-02T17:47:00Z">
        <w:r w:rsidR="00E34E20" w:rsidDel="003E7D61">
          <w:rPr>
            <w:rFonts w:cs="B Nazanin" w:hint="cs"/>
            <w:sz w:val="24"/>
            <w:szCs w:val="24"/>
            <w:rtl/>
          </w:rPr>
          <w:delText>...........</w:delText>
        </w:r>
        <w:r w:rsidR="009029E3" w:rsidDel="003E7D61">
          <w:rPr>
            <w:rFonts w:cs="B Nazanin" w:hint="cs"/>
            <w:sz w:val="24"/>
            <w:szCs w:val="24"/>
            <w:rtl/>
          </w:rPr>
          <w:delText>..</w:delText>
        </w:r>
      </w:del>
      <w:r w:rsidR="009029E3">
        <w:rPr>
          <w:rFonts w:cs="B Nazanin" w:hint="cs"/>
          <w:sz w:val="24"/>
          <w:szCs w:val="24"/>
          <w:rtl/>
        </w:rPr>
        <w:t>.......</w:t>
      </w:r>
      <w:r w:rsidR="00FF0F37" w:rsidRPr="00E34E20">
        <w:rPr>
          <w:rFonts w:cs="B Nazanin" w:hint="cs"/>
          <w:sz w:val="24"/>
          <w:szCs w:val="24"/>
          <w:rtl/>
        </w:rPr>
        <w:t>..................................</w:t>
      </w:r>
      <w:r w:rsidRPr="00E34E20">
        <w:rPr>
          <w:rFonts w:cs="B Nazanin" w:hint="cs"/>
          <w:sz w:val="24"/>
          <w:szCs w:val="24"/>
          <w:rtl/>
        </w:rPr>
        <w:t>.......................</w:t>
      </w:r>
      <w:r w:rsidR="009029E3">
        <w:rPr>
          <w:rFonts w:cs="B Nazanin" w:hint="cs"/>
          <w:sz w:val="24"/>
          <w:szCs w:val="24"/>
          <w:rtl/>
        </w:rPr>
        <w:t>1</w:t>
      </w:r>
      <w:r w:rsidR="00AE232E">
        <w:rPr>
          <w:rFonts w:cs="B Nazanin" w:hint="cs"/>
          <w:sz w:val="24"/>
          <w:szCs w:val="24"/>
          <w:rtl/>
        </w:rPr>
        <w:t>6</w:t>
      </w:r>
    </w:p>
    <w:p w14:paraId="7765E946" w14:textId="77777777" w:rsidR="00A263FD" w:rsidRPr="00E34E20" w:rsidRDefault="00FF0F37" w:rsidP="00AE232E">
      <w:pPr>
        <w:rPr>
          <w:rFonts w:cs="B Nazanin"/>
          <w:sz w:val="24"/>
          <w:szCs w:val="24"/>
          <w:rtl/>
        </w:rPr>
      </w:pPr>
      <w:r w:rsidRPr="00E34E20">
        <w:rPr>
          <w:rFonts w:cs="B Nazanin" w:hint="cs"/>
          <w:sz w:val="24"/>
          <w:szCs w:val="24"/>
          <w:rtl/>
        </w:rPr>
        <w:t>3</w:t>
      </w:r>
      <w:r w:rsidR="00A263FD" w:rsidRPr="00E34E20">
        <w:rPr>
          <w:rFonts w:cs="B Nazanin" w:hint="cs"/>
          <w:sz w:val="24"/>
          <w:szCs w:val="24"/>
          <w:rtl/>
        </w:rPr>
        <w:t>-1- مقدمه...........................................................................</w:t>
      </w:r>
      <w:r w:rsidRPr="00E34E20">
        <w:rPr>
          <w:rFonts w:cs="B Nazanin" w:hint="cs"/>
          <w:sz w:val="24"/>
          <w:szCs w:val="24"/>
          <w:rtl/>
        </w:rPr>
        <w:t>.........</w:t>
      </w:r>
      <w:r w:rsidR="00524250">
        <w:rPr>
          <w:rFonts w:cs="B Nazanin" w:hint="cs"/>
          <w:sz w:val="24"/>
          <w:szCs w:val="24"/>
          <w:rtl/>
        </w:rPr>
        <w:t>...........................</w:t>
      </w:r>
      <w:r w:rsidR="00E34E20">
        <w:rPr>
          <w:rFonts w:cs="B Nazanin" w:hint="cs"/>
          <w:sz w:val="24"/>
          <w:szCs w:val="24"/>
          <w:rtl/>
        </w:rPr>
        <w:t>...........</w:t>
      </w:r>
      <w:r w:rsidRPr="00E34E20">
        <w:rPr>
          <w:rFonts w:cs="B Nazanin" w:hint="cs"/>
          <w:sz w:val="24"/>
          <w:szCs w:val="24"/>
          <w:rtl/>
        </w:rPr>
        <w:t>...........................</w:t>
      </w:r>
      <w:r w:rsidR="00A263FD" w:rsidRPr="00E34E20">
        <w:rPr>
          <w:rFonts w:cs="B Nazanin" w:hint="cs"/>
          <w:sz w:val="24"/>
          <w:szCs w:val="24"/>
          <w:rtl/>
        </w:rPr>
        <w:t>..</w:t>
      </w:r>
      <w:r w:rsidR="00A00171" w:rsidRPr="00E34E20">
        <w:rPr>
          <w:rFonts w:cs="B Nazanin" w:hint="cs"/>
          <w:sz w:val="24"/>
          <w:szCs w:val="24"/>
          <w:rtl/>
        </w:rPr>
        <w:t>............................</w:t>
      </w:r>
      <w:r w:rsidR="00A263FD" w:rsidRPr="00E34E20">
        <w:rPr>
          <w:rFonts w:cs="B Nazanin" w:hint="cs"/>
          <w:sz w:val="24"/>
          <w:szCs w:val="24"/>
          <w:rtl/>
        </w:rPr>
        <w:t>.....................</w:t>
      </w:r>
      <w:r w:rsidR="00524250">
        <w:rPr>
          <w:rFonts w:cs="B Nazanin" w:hint="cs"/>
          <w:sz w:val="24"/>
          <w:szCs w:val="24"/>
          <w:rtl/>
        </w:rPr>
        <w:t>1</w:t>
      </w:r>
      <w:r w:rsidR="00AE232E">
        <w:rPr>
          <w:rFonts w:cs="B Nazanin" w:hint="cs"/>
          <w:sz w:val="24"/>
          <w:szCs w:val="24"/>
          <w:rtl/>
        </w:rPr>
        <w:t>6</w:t>
      </w:r>
    </w:p>
    <w:p w14:paraId="1BB30FD4" w14:textId="77777777" w:rsidR="00A263FD" w:rsidRPr="00E34E20" w:rsidRDefault="00FF0F37" w:rsidP="00AE232E">
      <w:pPr>
        <w:rPr>
          <w:rFonts w:cs="B Nazanin"/>
          <w:sz w:val="24"/>
          <w:szCs w:val="24"/>
          <w:rtl/>
        </w:rPr>
      </w:pPr>
      <w:r w:rsidRPr="00E34E20">
        <w:rPr>
          <w:rFonts w:cs="B Nazanin" w:hint="cs"/>
          <w:sz w:val="24"/>
          <w:szCs w:val="24"/>
          <w:rtl/>
        </w:rPr>
        <w:t>3</w:t>
      </w:r>
      <w:r w:rsidR="00A263FD" w:rsidRPr="00E34E20">
        <w:rPr>
          <w:rFonts w:cs="B Nazanin" w:hint="cs"/>
          <w:sz w:val="24"/>
          <w:szCs w:val="24"/>
          <w:rtl/>
        </w:rPr>
        <w:t>-2- مبانی فیزیولوژیک صرع..........................</w:t>
      </w:r>
      <w:r w:rsidRPr="00E34E20">
        <w:rPr>
          <w:rFonts w:cs="B Nazanin" w:hint="cs"/>
          <w:sz w:val="24"/>
          <w:szCs w:val="24"/>
          <w:rtl/>
        </w:rPr>
        <w:t>.................................</w:t>
      </w:r>
      <w:r w:rsidR="00E34E20">
        <w:rPr>
          <w:rFonts w:cs="B Nazanin" w:hint="cs"/>
          <w:sz w:val="24"/>
          <w:szCs w:val="24"/>
          <w:rtl/>
        </w:rPr>
        <w:t>.........................................</w:t>
      </w:r>
      <w:r w:rsidRPr="00E34E20">
        <w:rPr>
          <w:rFonts w:cs="B Nazanin" w:hint="cs"/>
          <w:sz w:val="24"/>
          <w:szCs w:val="24"/>
          <w:rtl/>
        </w:rPr>
        <w:t>....</w:t>
      </w:r>
      <w:r w:rsidR="00524250">
        <w:rPr>
          <w:rFonts w:cs="B Nazanin" w:hint="cs"/>
          <w:sz w:val="24"/>
          <w:szCs w:val="24"/>
          <w:rtl/>
        </w:rPr>
        <w:t>...</w:t>
      </w:r>
      <w:r w:rsidR="00A263FD" w:rsidRPr="00E34E20">
        <w:rPr>
          <w:rFonts w:cs="B Nazanin" w:hint="cs"/>
          <w:sz w:val="24"/>
          <w:szCs w:val="24"/>
          <w:rtl/>
        </w:rPr>
        <w:t>........</w:t>
      </w:r>
      <w:r w:rsidR="00A00171" w:rsidRPr="00E34E20">
        <w:rPr>
          <w:rFonts w:cs="B Nazanin" w:hint="cs"/>
          <w:sz w:val="24"/>
          <w:szCs w:val="24"/>
          <w:rtl/>
        </w:rPr>
        <w:t>...........................</w:t>
      </w:r>
      <w:r w:rsidR="00A263FD" w:rsidRPr="00E34E20">
        <w:rPr>
          <w:rFonts w:cs="B Nazanin" w:hint="cs"/>
          <w:sz w:val="24"/>
          <w:szCs w:val="24"/>
          <w:rtl/>
        </w:rPr>
        <w:t>...........................</w:t>
      </w:r>
      <w:r w:rsidR="00524250">
        <w:rPr>
          <w:rFonts w:cs="B Nazanin" w:hint="cs"/>
          <w:sz w:val="24"/>
          <w:szCs w:val="24"/>
          <w:rtl/>
        </w:rPr>
        <w:t>1</w:t>
      </w:r>
      <w:r w:rsidR="00AE232E">
        <w:rPr>
          <w:rFonts w:cs="B Nazanin" w:hint="cs"/>
          <w:sz w:val="24"/>
          <w:szCs w:val="24"/>
          <w:rtl/>
        </w:rPr>
        <w:t>6</w:t>
      </w:r>
    </w:p>
    <w:p w14:paraId="3F72F2FC" w14:textId="77777777" w:rsidR="00A263FD" w:rsidRPr="00E34E20" w:rsidRDefault="00FF0F37" w:rsidP="00AE232E">
      <w:pPr>
        <w:rPr>
          <w:rFonts w:cs="B Nazanin"/>
          <w:sz w:val="24"/>
          <w:szCs w:val="24"/>
          <w:rtl/>
        </w:rPr>
      </w:pPr>
      <w:r w:rsidRPr="00E34E20">
        <w:rPr>
          <w:rFonts w:cs="B Nazanin" w:hint="cs"/>
          <w:sz w:val="24"/>
          <w:szCs w:val="24"/>
          <w:rtl/>
        </w:rPr>
        <w:t>3</w:t>
      </w:r>
      <w:r w:rsidR="00A263FD" w:rsidRPr="00E34E20">
        <w:rPr>
          <w:rFonts w:cs="B Nazanin" w:hint="cs"/>
          <w:sz w:val="24"/>
          <w:szCs w:val="24"/>
          <w:rtl/>
        </w:rPr>
        <w:t>-3- مدل های محاسباتی .............................................</w:t>
      </w:r>
      <w:r w:rsidR="00A00171" w:rsidRPr="00E34E20">
        <w:rPr>
          <w:rFonts w:cs="B Nazanin" w:hint="cs"/>
          <w:sz w:val="24"/>
          <w:szCs w:val="24"/>
          <w:rtl/>
        </w:rPr>
        <w:t>..................</w:t>
      </w:r>
      <w:r w:rsidR="00E34E20">
        <w:rPr>
          <w:rFonts w:cs="B Nazanin" w:hint="cs"/>
          <w:sz w:val="24"/>
          <w:szCs w:val="24"/>
          <w:rtl/>
        </w:rPr>
        <w:t>.........................................</w:t>
      </w:r>
      <w:r w:rsidR="00A00171" w:rsidRPr="00E34E20">
        <w:rPr>
          <w:rFonts w:cs="B Nazanin" w:hint="cs"/>
          <w:sz w:val="24"/>
          <w:szCs w:val="24"/>
          <w:rtl/>
        </w:rPr>
        <w:t>....</w:t>
      </w:r>
      <w:r w:rsidR="005117B4">
        <w:rPr>
          <w:rFonts w:cs="B Nazanin" w:hint="cs"/>
          <w:sz w:val="24"/>
          <w:szCs w:val="24"/>
          <w:rtl/>
        </w:rPr>
        <w:t>.................</w:t>
      </w:r>
      <w:r w:rsidRPr="00E34E20">
        <w:rPr>
          <w:rFonts w:cs="B Nazanin" w:hint="cs"/>
          <w:sz w:val="24"/>
          <w:szCs w:val="24"/>
          <w:rtl/>
        </w:rPr>
        <w:t>................</w:t>
      </w:r>
      <w:r w:rsidR="00A00171" w:rsidRPr="00E34E20">
        <w:rPr>
          <w:rFonts w:cs="B Nazanin" w:hint="cs"/>
          <w:sz w:val="24"/>
          <w:szCs w:val="24"/>
          <w:rtl/>
        </w:rPr>
        <w:t>.....</w:t>
      </w:r>
      <w:r w:rsidR="00A263FD" w:rsidRPr="00E34E20">
        <w:rPr>
          <w:rFonts w:cs="B Nazanin" w:hint="cs"/>
          <w:sz w:val="24"/>
          <w:szCs w:val="24"/>
          <w:rtl/>
        </w:rPr>
        <w:t>.............</w:t>
      </w:r>
      <w:r w:rsidRPr="00E34E20">
        <w:rPr>
          <w:rFonts w:cs="B Nazanin" w:hint="cs"/>
          <w:sz w:val="24"/>
          <w:szCs w:val="24"/>
          <w:rtl/>
        </w:rPr>
        <w:t>.</w:t>
      </w:r>
      <w:r w:rsidR="00A263FD" w:rsidRPr="00E34E20">
        <w:rPr>
          <w:rFonts w:cs="B Nazanin" w:hint="cs"/>
          <w:sz w:val="24"/>
          <w:szCs w:val="24"/>
          <w:rtl/>
        </w:rPr>
        <w:t>.............</w:t>
      </w:r>
      <w:r w:rsidR="005117B4">
        <w:rPr>
          <w:rFonts w:cs="B Nazanin" w:hint="cs"/>
          <w:sz w:val="24"/>
          <w:szCs w:val="24"/>
          <w:rtl/>
        </w:rPr>
        <w:t>1</w:t>
      </w:r>
      <w:r w:rsidR="00AE232E">
        <w:rPr>
          <w:rFonts w:cs="B Nazanin" w:hint="cs"/>
          <w:sz w:val="24"/>
          <w:szCs w:val="24"/>
          <w:rtl/>
        </w:rPr>
        <w:t>9</w:t>
      </w:r>
    </w:p>
    <w:p w14:paraId="37E08583" w14:textId="77777777" w:rsidR="00A263FD" w:rsidRPr="00E34E20" w:rsidRDefault="00FF0F37" w:rsidP="00AE232E">
      <w:pPr>
        <w:rPr>
          <w:rFonts w:cs="B Nazanin"/>
          <w:sz w:val="24"/>
          <w:szCs w:val="24"/>
          <w:rtl/>
        </w:rPr>
      </w:pPr>
      <w:r w:rsidRPr="00E34E20">
        <w:rPr>
          <w:rFonts w:cs="B Nazanin" w:hint="cs"/>
          <w:sz w:val="24"/>
          <w:szCs w:val="24"/>
          <w:rtl/>
        </w:rPr>
        <w:t>3</w:t>
      </w:r>
      <w:r w:rsidR="005117B4">
        <w:rPr>
          <w:rFonts w:cs="B Nazanin" w:hint="cs"/>
          <w:sz w:val="24"/>
          <w:szCs w:val="24"/>
          <w:rtl/>
        </w:rPr>
        <w:t>-3-1-</w:t>
      </w:r>
      <w:r w:rsidR="00A263FD" w:rsidRPr="00E34E20">
        <w:rPr>
          <w:rFonts w:cs="B Nazanin"/>
          <w:sz w:val="24"/>
          <w:szCs w:val="24"/>
          <w:rtl/>
        </w:rPr>
        <w:t>مدل محاسبات</w:t>
      </w:r>
      <w:r w:rsidR="00A263FD" w:rsidRPr="00E34E20">
        <w:rPr>
          <w:rFonts w:cs="B Nazanin" w:hint="cs"/>
          <w:sz w:val="24"/>
          <w:szCs w:val="24"/>
          <w:rtl/>
        </w:rPr>
        <w:t>ی</w:t>
      </w:r>
      <w:r w:rsidR="00A263FD" w:rsidRPr="00E34E20">
        <w:rPr>
          <w:rFonts w:cs="B Nazanin"/>
          <w:sz w:val="24"/>
          <w:szCs w:val="24"/>
          <w:rtl/>
        </w:rPr>
        <w:t xml:space="preserve"> </w:t>
      </w:r>
      <w:r w:rsidR="00980D1F" w:rsidRPr="00E34E20">
        <w:rPr>
          <w:rFonts w:cs="B Nazanin" w:hint="cs"/>
          <w:sz w:val="24"/>
          <w:szCs w:val="24"/>
          <w:rtl/>
        </w:rPr>
        <w:t>ناز</w:t>
      </w:r>
      <w:r w:rsidR="00A263FD" w:rsidRPr="00E34E20">
        <w:rPr>
          <w:rFonts w:cs="B Nazanin"/>
          <w:sz w:val="24"/>
          <w:szCs w:val="24"/>
          <w:rtl/>
        </w:rPr>
        <w:t xml:space="preserve"> و </w:t>
      </w:r>
      <w:r w:rsidR="00980D1F" w:rsidRPr="00E34E20">
        <w:rPr>
          <w:rFonts w:cs="B Nazanin" w:hint="cs"/>
          <w:sz w:val="24"/>
          <w:szCs w:val="24"/>
          <w:rtl/>
        </w:rPr>
        <w:t>جیرسا.......</w:t>
      </w:r>
      <w:r w:rsidR="00A263FD" w:rsidRPr="00E34E20">
        <w:rPr>
          <w:rFonts w:cs="B Nazanin" w:hint="cs"/>
          <w:sz w:val="24"/>
          <w:szCs w:val="24"/>
          <w:rtl/>
        </w:rPr>
        <w:t>......................</w:t>
      </w:r>
      <w:r w:rsidRPr="00E34E20">
        <w:rPr>
          <w:rFonts w:cs="B Nazanin" w:hint="cs"/>
          <w:sz w:val="24"/>
          <w:szCs w:val="24"/>
          <w:rtl/>
        </w:rPr>
        <w:t>...................</w:t>
      </w:r>
      <w:r w:rsidR="005117B4">
        <w:rPr>
          <w:rFonts w:cs="B Nazanin" w:hint="cs"/>
          <w:sz w:val="24"/>
          <w:szCs w:val="24"/>
          <w:rtl/>
        </w:rPr>
        <w:t>............</w:t>
      </w:r>
      <w:r w:rsidR="00E34E20">
        <w:rPr>
          <w:rFonts w:cs="B Nazanin" w:hint="cs"/>
          <w:sz w:val="24"/>
          <w:szCs w:val="24"/>
          <w:rtl/>
        </w:rPr>
        <w:t>............................</w:t>
      </w:r>
      <w:r w:rsidRPr="00E34E20">
        <w:rPr>
          <w:rFonts w:cs="B Nazanin" w:hint="cs"/>
          <w:sz w:val="24"/>
          <w:szCs w:val="24"/>
          <w:rtl/>
        </w:rPr>
        <w:t>.................</w:t>
      </w:r>
      <w:r w:rsidR="00A263FD" w:rsidRPr="00E34E20">
        <w:rPr>
          <w:rFonts w:cs="B Nazanin" w:hint="cs"/>
          <w:sz w:val="24"/>
          <w:szCs w:val="24"/>
          <w:rtl/>
        </w:rPr>
        <w:t>...</w:t>
      </w:r>
      <w:r w:rsidR="00A00171" w:rsidRPr="00E34E20">
        <w:rPr>
          <w:rFonts w:cs="B Nazanin" w:hint="cs"/>
          <w:sz w:val="24"/>
          <w:szCs w:val="24"/>
          <w:rtl/>
        </w:rPr>
        <w:t>...........................</w:t>
      </w:r>
      <w:r w:rsidR="005117B4">
        <w:rPr>
          <w:rFonts w:cs="B Nazanin" w:hint="cs"/>
          <w:sz w:val="24"/>
          <w:szCs w:val="24"/>
          <w:rtl/>
        </w:rPr>
        <w:t>.</w:t>
      </w:r>
      <w:r w:rsidR="00A263FD" w:rsidRPr="00E34E20">
        <w:rPr>
          <w:rFonts w:cs="B Nazanin" w:hint="cs"/>
          <w:sz w:val="24"/>
          <w:szCs w:val="24"/>
          <w:rtl/>
        </w:rPr>
        <w:t>........</w:t>
      </w:r>
      <w:r w:rsidRPr="00E34E20">
        <w:rPr>
          <w:rFonts w:cs="B Nazanin" w:hint="cs"/>
          <w:sz w:val="24"/>
          <w:szCs w:val="24"/>
          <w:rtl/>
        </w:rPr>
        <w:t>.</w:t>
      </w:r>
      <w:r w:rsidR="00A263FD" w:rsidRPr="00E34E20">
        <w:rPr>
          <w:rFonts w:cs="B Nazanin" w:hint="cs"/>
          <w:sz w:val="24"/>
          <w:szCs w:val="24"/>
          <w:rtl/>
        </w:rPr>
        <w:t>............</w:t>
      </w:r>
      <w:r w:rsidR="005117B4">
        <w:rPr>
          <w:rFonts w:cs="B Nazanin" w:hint="cs"/>
          <w:sz w:val="24"/>
          <w:szCs w:val="24"/>
          <w:rtl/>
        </w:rPr>
        <w:t>1</w:t>
      </w:r>
      <w:r w:rsidR="00AE232E">
        <w:rPr>
          <w:rFonts w:cs="B Nazanin" w:hint="cs"/>
          <w:sz w:val="24"/>
          <w:szCs w:val="24"/>
          <w:rtl/>
        </w:rPr>
        <w:t>9</w:t>
      </w:r>
    </w:p>
    <w:p w14:paraId="3B6ED5DF" w14:textId="77777777" w:rsidR="00A263FD" w:rsidRPr="00E34E20" w:rsidRDefault="00FF0F37" w:rsidP="00AE232E">
      <w:pPr>
        <w:rPr>
          <w:rFonts w:cs="B Nazanin"/>
          <w:sz w:val="24"/>
          <w:szCs w:val="24"/>
          <w:rtl/>
        </w:rPr>
      </w:pPr>
      <w:r w:rsidRPr="00E34E20">
        <w:rPr>
          <w:rFonts w:cs="B Nazanin" w:hint="cs"/>
          <w:sz w:val="24"/>
          <w:szCs w:val="24"/>
          <w:rtl/>
        </w:rPr>
        <w:t>3</w:t>
      </w:r>
      <w:r w:rsidR="00F61298">
        <w:rPr>
          <w:rFonts w:cs="B Nazanin" w:hint="cs"/>
          <w:sz w:val="24"/>
          <w:szCs w:val="24"/>
          <w:rtl/>
        </w:rPr>
        <w:t>-3-2-</w:t>
      </w:r>
      <w:r w:rsidR="00A263FD" w:rsidRPr="00E34E20">
        <w:rPr>
          <w:rFonts w:cs="B Nazanin"/>
          <w:sz w:val="24"/>
          <w:szCs w:val="24"/>
          <w:rtl/>
        </w:rPr>
        <w:t>مدل محاسبات</w:t>
      </w:r>
      <w:r w:rsidR="00A263FD" w:rsidRPr="00E34E20">
        <w:rPr>
          <w:rFonts w:cs="B Nazanin" w:hint="cs"/>
          <w:sz w:val="24"/>
          <w:szCs w:val="24"/>
          <w:rtl/>
        </w:rPr>
        <w:t>ی</w:t>
      </w:r>
      <w:r w:rsidR="00A263FD" w:rsidRPr="00E34E20">
        <w:rPr>
          <w:rFonts w:cs="B Nazanin"/>
          <w:sz w:val="24"/>
          <w:szCs w:val="24"/>
          <w:rtl/>
        </w:rPr>
        <w:t xml:space="preserve"> </w:t>
      </w:r>
      <w:r w:rsidR="00980D1F" w:rsidRPr="00E34E20">
        <w:rPr>
          <w:rFonts w:cs="B Nazanin" w:hint="cs"/>
          <w:sz w:val="24"/>
          <w:szCs w:val="24"/>
          <w:rtl/>
        </w:rPr>
        <w:t>وندلینگ</w:t>
      </w:r>
      <w:r w:rsidR="00A263FD" w:rsidRPr="00E34E20">
        <w:rPr>
          <w:rFonts w:cs="B Nazanin"/>
          <w:sz w:val="24"/>
          <w:szCs w:val="24"/>
          <w:rtl/>
        </w:rPr>
        <w:t xml:space="preserve"> و همکاران</w:t>
      </w:r>
      <w:r w:rsidR="00A263FD" w:rsidRPr="00E34E20">
        <w:rPr>
          <w:rFonts w:cs="B Nazanin" w:hint="cs"/>
          <w:sz w:val="24"/>
          <w:szCs w:val="24"/>
          <w:rtl/>
        </w:rPr>
        <w:t>..........</w:t>
      </w:r>
      <w:r w:rsidRPr="00E34E20">
        <w:rPr>
          <w:rFonts w:cs="B Nazanin" w:hint="cs"/>
          <w:sz w:val="24"/>
          <w:szCs w:val="24"/>
          <w:rtl/>
        </w:rPr>
        <w:t>.......................</w:t>
      </w:r>
      <w:r w:rsidR="00980D1F" w:rsidRPr="00E34E20">
        <w:rPr>
          <w:rFonts w:cs="B Nazanin" w:hint="cs"/>
          <w:sz w:val="24"/>
          <w:szCs w:val="24"/>
          <w:rtl/>
        </w:rPr>
        <w:t>.</w:t>
      </w:r>
      <w:r w:rsidR="00F61298">
        <w:rPr>
          <w:rFonts w:cs="B Nazanin" w:hint="cs"/>
          <w:sz w:val="24"/>
          <w:szCs w:val="24"/>
          <w:rtl/>
        </w:rPr>
        <w:t>...</w:t>
      </w:r>
      <w:r w:rsidR="00E34E20">
        <w:rPr>
          <w:rFonts w:cs="B Nazanin" w:hint="cs"/>
          <w:sz w:val="24"/>
          <w:szCs w:val="24"/>
          <w:rtl/>
        </w:rPr>
        <w:t>....................................</w:t>
      </w:r>
      <w:r w:rsidR="00980D1F" w:rsidRPr="00E34E20">
        <w:rPr>
          <w:rFonts w:cs="B Nazanin" w:hint="cs"/>
          <w:sz w:val="24"/>
          <w:szCs w:val="24"/>
          <w:rtl/>
        </w:rPr>
        <w:t>.......</w:t>
      </w:r>
      <w:r w:rsidRPr="00E34E20">
        <w:rPr>
          <w:rFonts w:cs="B Nazanin" w:hint="cs"/>
          <w:sz w:val="24"/>
          <w:szCs w:val="24"/>
          <w:rtl/>
        </w:rPr>
        <w:t>.............</w:t>
      </w:r>
      <w:r w:rsidR="00A263FD" w:rsidRPr="00E34E20">
        <w:rPr>
          <w:rFonts w:cs="B Nazanin" w:hint="cs"/>
          <w:sz w:val="24"/>
          <w:szCs w:val="24"/>
          <w:rtl/>
        </w:rPr>
        <w:t>.....</w:t>
      </w:r>
      <w:r w:rsidR="00A00171" w:rsidRPr="00E34E20">
        <w:rPr>
          <w:rFonts w:cs="B Nazanin" w:hint="cs"/>
          <w:sz w:val="24"/>
          <w:szCs w:val="24"/>
          <w:rtl/>
        </w:rPr>
        <w:t>............................</w:t>
      </w:r>
      <w:r w:rsidR="00A263FD" w:rsidRPr="00E34E20">
        <w:rPr>
          <w:rFonts w:cs="B Nazanin" w:hint="cs"/>
          <w:sz w:val="24"/>
          <w:szCs w:val="24"/>
          <w:rtl/>
        </w:rPr>
        <w:t>......</w:t>
      </w:r>
      <w:r w:rsidRPr="00E34E20">
        <w:rPr>
          <w:rFonts w:cs="B Nazanin" w:hint="cs"/>
          <w:sz w:val="24"/>
          <w:szCs w:val="24"/>
          <w:rtl/>
        </w:rPr>
        <w:t>.</w:t>
      </w:r>
      <w:r w:rsidR="00A263FD" w:rsidRPr="00E34E20">
        <w:rPr>
          <w:rFonts w:cs="B Nazanin" w:hint="cs"/>
          <w:sz w:val="24"/>
          <w:szCs w:val="24"/>
          <w:rtl/>
        </w:rPr>
        <w:t>.........</w:t>
      </w:r>
      <w:r w:rsidR="00F61298">
        <w:rPr>
          <w:rFonts w:cs="B Nazanin" w:hint="cs"/>
          <w:sz w:val="24"/>
          <w:szCs w:val="24"/>
          <w:rtl/>
        </w:rPr>
        <w:t>2</w:t>
      </w:r>
      <w:r w:rsidR="00AE232E">
        <w:rPr>
          <w:rFonts w:cs="B Nazanin" w:hint="cs"/>
          <w:sz w:val="24"/>
          <w:szCs w:val="24"/>
          <w:rtl/>
        </w:rPr>
        <w:t>2</w:t>
      </w:r>
    </w:p>
    <w:p w14:paraId="260F9957" w14:textId="77777777" w:rsidR="00A263FD" w:rsidRPr="00E34E20" w:rsidRDefault="00FF0F37" w:rsidP="00AE232E">
      <w:pPr>
        <w:rPr>
          <w:rFonts w:cs="B Nazanin"/>
          <w:sz w:val="24"/>
          <w:szCs w:val="24"/>
          <w:rtl/>
        </w:rPr>
      </w:pPr>
      <w:r w:rsidRPr="00E34E20">
        <w:rPr>
          <w:rFonts w:cs="B Nazanin" w:hint="cs"/>
          <w:sz w:val="24"/>
          <w:szCs w:val="24"/>
          <w:rtl/>
        </w:rPr>
        <w:t>3</w:t>
      </w:r>
      <w:r w:rsidR="0000390E">
        <w:rPr>
          <w:rFonts w:cs="B Nazanin" w:hint="cs"/>
          <w:sz w:val="24"/>
          <w:szCs w:val="24"/>
          <w:rtl/>
        </w:rPr>
        <w:t>-3-3-</w:t>
      </w:r>
      <w:r w:rsidR="00A263FD" w:rsidRPr="00E34E20">
        <w:rPr>
          <w:rFonts w:cs="B Nazanin"/>
          <w:sz w:val="24"/>
          <w:szCs w:val="24"/>
          <w:rtl/>
        </w:rPr>
        <w:t>مدل محاسبات</w:t>
      </w:r>
      <w:r w:rsidR="00A263FD" w:rsidRPr="00E34E20">
        <w:rPr>
          <w:rFonts w:cs="B Nazanin" w:hint="cs"/>
          <w:sz w:val="24"/>
          <w:szCs w:val="24"/>
          <w:rtl/>
        </w:rPr>
        <w:t>ی</w:t>
      </w:r>
      <w:r w:rsidR="00A263FD" w:rsidRPr="00E34E20">
        <w:rPr>
          <w:rFonts w:cs="B Nazanin"/>
          <w:sz w:val="24"/>
          <w:szCs w:val="24"/>
          <w:rtl/>
        </w:rPr>
        <w:t xml:space="preserve"> </w:t>
      </w:r>
      <w:r w:rsidR="00980D1F" w:rsidRPr="00E34E20">
        <w:rPr>
          <w:rFonts w:cs="B Nazanin" w:hint="cs"/>
          <w:sz w:val="24"/>
          <w:szCs w:val="24"/>
          <w:rtl/>
        </w:rPr>
        <w:t>لیو</w:t>
      </w:r>
      <w:r w:rsidR="00A263FD" w:rsidRPr="00E34E20">
        <w:rPr>
          <w:rFonts w:cs="B Nazanin"/>
          <w:sz w:val="24"/>
          <w:szCs w:val="24"/>
          <w:rtl/>
        </w:rPr>
        <w:t xml:space="preserve"> و </w:t>
      </w:r>
      <w:r w:rsidR="00980D1F" w:rsidRPr="00E34E20">
        <w:rPr>
          <w:rFonts w:cs="B Nazanin" w:hint="cs"/>
          <w:sz w:val="24"/>
          <w:szCs w:val="24"/>
          <w:rtl/>
        </w:rPr>
        <w:t>ونگ</w:t>
      </w:r>
      <w:r w:rsidR="00A263FD" w:rsidRPr="00E34E20">
        <w:rPr>
          <w:rFonts w:cs="B Nazanin" w:hint="cs"/>
          <w:sz w:val="24"/>
          <w:szCs w:val="24"/>
          <w:rtl/>
        </w:rPr>
        <w:t xml:space="preserve"> ...........................</w:t>
      </w:r>
      <w:r w:rsidR="00A00171" w:rsidRPr="00E34E20">
        <w:rPr>
          <w:rFonts w:cs="B Nazanin" w:hint="cs"/>
          <w:sz w:val="24"/>
          <w:szCs w:val="24"/>
          <w:rtl/>
        </w:rPr>
        <w:t>....</w:t>
      </w:r>
      <w:r w:rsidRPr="00E34E20">
        <w:rPr>
          <w:rFonts w:cs="B Nazanin" w:hint="cs"/>
          <w:sz w:val="24"/>
          <w:szCs w:val="24"/>
          <w:rtl/>
        </w:rPr>
        <w:t>..................</w:t>
      </w:r>
      <w:r w:rsidR="00980D1F" w:rsidRPr="00E34E20">
        <w:rPr>
          <w:rFonts w:cs="B Nazanin" w:hint="cs"/>
          <w:sz w:val="24"/>
          <w:szCs w:val="24"/>
          <w:rtl/>
        </w:rPr>
        <w:t>...</w:t>
      </w:r>
      <w:r w:rsidR="0000390E">
        <w:rPr>
          <w:rFonts w:cs="B Nazanin" w:hint="cs"/>
          <w:sz w:val="24"/>
          <w:szCs w:val="24"/>
          <w:rtl/>
        </w:rPr>
        <w:t>................</w:t>
      </w:r>
      <w:r w:rsidR="00E34E20">
        <w:rPr>
          <w:rFonts w:cs="B Nazanin" w:hint="cs"/>
          <w:sz w:val="24"/>
          <w:szCs w:val="24"/>
          <w:rtl/>
        </w:rPr>
        <w:t>......................</w:t>
      </w:r>
      <w:r w:rsidR="00980D1F" w:rsidRPr="00E34E20">
        <w:rPr>
          <w:rFonts w:cs="B Nazanin" w:hint="cs"/>
          <w:sz w:val="24"/>
          <w:szCs w:val="24"/>
          <w:rtl/>
        </w:rPr>
        <w:t>......</w:t>
      </w:r>
      <w:r w:rsidRPr="00E34E20">
        <w:rPr>
          <w:rFonts w:cs="B Nazanin" w:hint="cs"/>
          <w:sz w:val="24"/>
          <w:szCs w:val="24"/>
          <w:rtl/>
        </w:rPr>
        <w:t>...................</w:t>
      </w:r>
      <w:r w:rsidR="00A00171" w:rsidRPr="00E34E20">
        <w:rPr>
          <w:rFonts w:cs="B Nazanin" w:hint="cs"/>
          <w:sz w:val="24"/>
          <w:szCs w:val="24"/>
          <w:rtl/>
        </w:rPr>
        <w:t>.......................</w:t>
      </w:r>
      <w:r w:rsidR="00A263FD" w:rsidRPr="00E34E20">
        <w:rPr>
          <w:rFonts w:cs="B Nazanin" w:hint="cs"/>
          <w:sz w:val="24"/>
          <w:szCs w:val="24"/>
          <w:rtl/>
        </w:rPr>
        <w:t>...........</w:t>
      </w:r>
      <w:r w:rsidRPr="00E34E20">
        <w:rPr>
          <w:rFonts w:cs="B Nazanin" w:hint="cs"/>
          <w:sz w:val="24"/>
          <w:szCs w:val="24"/>
          <w:rtl/>
        </w:rPr>
        <w:t>.</w:t>
      </w:r>
      <w:r w:rsidR="00A263FD" w:rsidRPr="00E34E20">
        <w:rPr>
          <w:rFonts w:cs="B Nazanin" w:hint="cs"/>
          <w:sz w:val="24"/>
          <w:szCs w:val="24"/>
          <w:rtl/>
        </w:rPr>
        <w:t>........</w:t>
      </w:r>
      <w:r w:rsidR="0000390E">
        <w:rPr>
          <w:rFonts w:cs="B Nazanin" w:hint="cs"/>
          <w:sz w:val="24"/>
          <w:szCs w:val="24"/>
          <w:rtl/>
        </w:rPr>
        <w:t>3</w:t>
      </w:r>
      <w:r w:rsidR="00AE232E">
        <w:rPr>
          <w:rFonts w:cs="B Nazanin" w:hint="cs"/>
          <w:sz w:val="24"/>
          <w:szCs w:val="24"/>
          <w:rtl/>
        </w:rPr>
        <w:t>2</w:t>
      </w:r>
    </w:p>
    <w:p w14:paraId="3F7A6377" w14:textId="77777777" w:rsidR="00A263FD" w:rsidRPr="00E34E20" w:rsidRDefault="0000390E" w:rsidP="00BA5010">
      <w:pPr>
        <w:rPr>
          <w:rFonts w:cs="B Nazanin"/>
          <w:sz w:val="24"/>
          <w:szCs w:val="24"/>
          <w:rtl/>
        </w:rPr>
      </w:pPr>
      <w:r>
        <w:rPr>
          <w:rFonts w:cs="B Nazanin" w:hint="cs"/>
          <w:sz w:val="24"/>
          <w:szCs w:val="24"/>
          <w:rtl/>
        </w:rPr>
        <w:t>2-3-4-</w:t>
      </w:r>
      <w:r w:rsidR="00A263FD" w:rsidRPr="00E34E20">
        <w:rPr>
          <w:rFonts w:cs="B Nazanin"/>
          <w:sz w:val="24"/>
          <w:szCs w:val="24"/>
          <w:rtl/>
        </w:rPr>
        <w:t>مدل محاسبات</w:t>
      </w:r>
      <w:r w:rsidR="00A263FD" w:rsidRPr="00E34E20">
        <w:rPr>
          <w:rFonts w:cs="B Nazanin" w:hint="cs"/>
          <w:sz w:val="24"/>
          <w:szCs w:val="24"/>
          <w:rtl/>
        </w:rPr>
        <w:t>ی</w:t>
      </w:r>
      <w:r w:rsidR="00A263FD" w:rsidRPr="00E34E20">
        <w:rPr>
          <w:rFonts w:cs="B Nazanin"/>
          <w:sz w:val="24"/>
          <w:szCs w:val="24"/>
          <w:rtl/>
        </w:rPr>
        <w:t xml:space="preserve"> اصلاح شده </w:t>
      </w:r>
      <w:r w:rsidR="00980D1F" w:rsidRPr="00E34E20">
        <w:rPr>
          <w:rFonts w:cs="B Nazanin" w:hint="cs"/>
          <w:sz w:val="24"/>
          <w:szCs w:val="24"/>
          <w:rtl/>
        </w:rPr>
        <w:t>لیو</w:t>
      </w:r>
      <w:r w:rsidR="00A263FD" w:rsidRPr="00E34E20">
        <w:rPr>
          <w:rFonts w:cs="B Nazanin"/>
          <w:sz w:val="24"/>
          <w:szCs w:val="24"/>
          <w:rtl/>
        </w:rPr>
        <w:t xml:space="preserve"> و </w:t>
      </w:r>
      <w:r w:rsidR="00980D1F" w:rsidRPr="00E34E20">
        <w:rPr>
          <w:rFonts w:cs="B Nazanin" w:hint="cs"/>
          <w:sz w:val="24"/>
          <w:szCs w:val="24"/>
          <w:rtl/>
        </w:rPr>
        <w:t>ونگ</w:t>
      </w:r>
      <w:r w:rsidR="00A263FD" w:rsidRPr="00E34E20">
        <w:rPr>
          <w:rFonts w:cs="B Nazanin" w:hint="cs"/>
          <w:sz w:val="24"/>
          <w:szCs w:val="24"/>
          <w:rtl/>
        </w:rPr>
        <w:t xml:space="preserve"> .............</w:t>
      </w:r>
      <w:r w:rsidR="00A00171" w:rsidRPr="00E34E20">
        <w:rPr>
          <w:rFonts w:cs="B Nazanin" w:hint="cs"/>
          <w:sz w:val="24"/>
          <w:szCs w:val="24"/>
          <w:rtl/>
        </w:rPr>
        <w:t>........</w:t>
      </w:r>
      <w:r w:rsidR="00FF0F37" w:rsidRPr="00E34E20">
        <w:rPr>
          <w:rFonts w:cs="B Nazanin" w:hint="cs"/>
          <w:sz w:val="24"/>
          <w:szCs w:val="24"/>
          <w:rtl/>
        </w:rPr>
        <w:t>.........</w:t>
      </w:r>
      <w:r w:rsidR="00E34E20">
        <w:rPr>
          <w:rFonts w:cs="B Nazanin" w:hint="cs"/>
          <w:sz w:val="24"/>
          <w:szCs w:val="24"/>
          <w:rtl/>
        </w:rPr>
        <w:t>.......................................</w:t>
      </w:r>
      <w:r w:rsidR="00FF0F37" w:rsidRPr="00E34E20">
        <w:rPr>
          <w:rFonts w:cs="B Nazanin" w:hint="cs"/>
          <w:sz w:val="24"/>
          <w:szCs w:val="24"/>
          <w:rtl/>
        </w:rPr>
        <w:t>............</w:t>
      </w:r>
      <w:r>
        <w:rPr>
          <w:rFonts w:cs="B Nazanin" w:hint="cs"/>
          <w:sz w:val="24"/>
          <w:szCs w:val="24"/>
          <w:rtl/>
        </w:rPr>
        <w:t>.</w:t>
      </w:r>
      <w:r w:rsidR="00980D1F" w:rsidRPr="00E34E20">
        <w:rPr>
          <w:rFonts w:cs="B Nazanin" w:hint="cs"/>
          <w:sz w:val="24"/>
          <w:szCs w:val="24"/>
          <w:rtl/>
        </w:rPr>
        <w:t>.......</w:t>
      </w:r>
      <w:r w:rsidR="00FF0F37" w:rsidRPr="00E34E20">
        <w:rPr>
          <w:rFonts w:cs="B Nazanin" w:hint="cs"/>
          <w:sz w:val="24"/>
          <w:szCs w:val="24"/>
          <w:rtl/>
        </w:rPr>
        <w:t>................</w:t>
      </w:r>
      <w:r w:rsidR="00A00171" w:rsidRPr="00E34E20">
        <w:rPr>
          <w:rFonts w:cs="B Nazanin" w:hint="cs"/>
          <w:sz w:val="24"/>
          <w:szCs w:val="24"/>
          <w:rtl/>
        </w:rPr>
        <w:t>..................</w:t>
      </w:r>
      <w:r w:rsidR="00A263FD" w:rsidRPr="00E34E20">
        <w:rPr>
          <w:rFonts w:cs="B Nazanin" w:hint="cs"/>
          <w:sz w:val="24"/>
          <w:szCs w:val="24"/>
          <w:rtl/>
        </w:rPr>
        <w:t>...</w:t>
      </w:r>
      <w:r w:rsidR="00A00171" w:rsidRPr="00E34E20">
        <w:rPr>
          <w:rFonts w:cs="B Nazanin" w:hint="cs"/>
          <w:sz w:val="24"/>
          <w:szCs w:val="24"/>
          <w:rtl/>
        </w:rPr>
        <w:t>.</w:t>
      </w:r>
      <w:r w:rsidR="00A263FD" w:rsidRPr="00E34E20">
        <w:rPr>
          <w:rFonts w:cs="B Nazanin" w:hint="cs"/>
          <w:sz w:val="24"/>
          <w:szCs w:val="24"/>
          <w:rtl/>
        </w:rPr>
        <w:t>.</w:t>
      </w:r>
      <w:r w:rsidR="00FF0F37" w:rsidRPr="00E34E20">
        <w:rPr>
          <w:rFonts w:cs="B Nazanin" w:hint="cs"/>
          <w:sz w:val="24"/>
          <w:szCs w:val="24"/>
          <w:rtl/>
        </w:rPr>
        <w:t>.</w:t>
      </w:r>
      <w:r w:rsidR="00A263FD" w:rsidRPr="00E34E20">
        <w:rPr>
          <w:rFonts w:cs="B Nazanin" w:hint="cs"/>
          <w:sz w:val="24"/>
          <w:szCs w:val="24"/>
          <w:rtl/>
        </w:rPr>
        <w:t>.......</w:t>
      </w:r>
      <w:r w:rsidR="00BA5010">
        <w:rPr>
          <w:rFonts w:cs="B Nazanin" w:hint="cs"/>
          <w:sz w:val="24"/>
          <w:szCs w:val="24"/>
          <w:rtl/>
        </w:rPr>
        <w:t>34</w:t>
      </w:r>
    </w:p>
    <w:p w14:paraId="5546A34C" w14:textId="77777777" w:rsidR="00B5703D" w:rsidRPr="00E34E20" w:rsidRDefault="0000390E" w:rsidP="005779A6">
      <w:pPr>
        <w:rPr>
          <w:rFonts w:cs="B Nazanin"/>
          <w:sz w:val="24"/>
          <w:szCs w:val="24"/>
          <w:rtl/>
        </w:rPr>
      </w:pPr>
      <w:r>
        <w:rPr>
          <w:rFonts w:cs="B Nazanin" w:hint="cs"/>
          <w:sz w:val="24"/>
          <w:szCs w:val="24"/>
          <w:rtl/>
        </w:rPr>
        <w:t>2-3-5-</w:t>
      </w:r>
      <w:commentRangeStart w:id="53"/>
      <w:r w:rsidR="00B5703D" w:rsidRPr="00E34E20">
        <w:rPr>
          <w:rFonts w:cs="B Nazanin"/>
          <w:sz w:val="24"/>
          <w:szCs w:val="24"/>
          <w:rtl/>
        </w:rPr>
        <w:t>مدل محاسبات</w:t>
      </w:r>
      <w:r w:rsidR="00B5703D" w:rsidRPr="00E34E20">
        <w:rPr>
          <w:rFonts w:cs="B Nazanin" w:hint="cs"/>
          <w:sz w:val="24"/>
          <w:szCs w:val="24"/>
          <w:rtl/>
        </w:rPr>
        <w:t>ی</w:t>
      </w:r>
      <w:r w:rsidR="00B5703D" w:rsidRPr="00E34E20">
        <w:rPr>
          <w:rFonts w:cs="B Nazanin"/>
          <w:sz w:val="24"/>
          <w:szCs w:val="24"/>
          <w:rtl/>
        </w:rPr>
        <w:t xml:space="preserve"> ملا</w:t>
      </w:r>
      <w:r w:rsidR="00B5703D" w:rsidRPr="00E34E20">
        <w:rPr>
          <w:rFonts w:cs="B Nazanin" w:hint="cs"/>
          <w:sz w:val="24"/>
          <w:szCs w:val="24"/>
          <w:rtl/>
        </w:rPr>
        <w:t>یی</w:t>
      </w:r>
      <w:r w:rsidR="00B5703D" w:rsidRPr="00E34E20">
        <w:rPr>
          <w:rFonts w:cs="B Nazanin"/>
          <w:sz w:val="24"/>
          <w:szCs w:val="24"/>
          <w:rtl/>
        </w:rPr>
        <w:t xml:space="preserve"> اردکان</w:t>
      </w:r>
      <w:r w:rsidR="00B5703D" w:rsidRPr="00E34E20">
        <w:rPr>
          <w:rFonts w:cs="B Nazanin" w:hint="cs"/>
          <w:sz w:val="24"/>
          <w:szCs w:val="24"/>
          <w:rtl/>
        </w:rPr>
        <w:t>ی</w:t>
      </w:r>
      <w:r w:rsidR="00B5703D" w:rsidRPr="00E34E20">
        <w:rPr>
          <w:rFonts w:cs="B Nazanin"/>
          <w:sz w:val="24"/>
          <w:szCs w:val="24"/>
          <w:rtl/>
        </w:rPr>
        <w:t xml:space="preserve"> و همکاران</w:t>
      </w:r>
      <w:commentRangeEnd w:id="53"/>
      <w:r w:rsidR="003E7D61">
        <w:rPr>
          <w:rStyle w:val="CommentReference"/>
        </w:rPr>
        <w:commentReference w:id="53"/>
      </w:r>
      <w:r w:rsidR="00B5703D" w:rsidRPr="00E34E20">
        <w:rPr>
          <w:rFonts w:cs="B Nazanin" w:hint="cs"/>
          <w:sz w:val="24"/>
          <w:szCs w:val="24"/>
          <w:rtl/>
        </w:rPr>
        <w:t>...</w:t>
      </w:r>
      <w:r>
        <w:rPr>
          <w:rFonts w:cs="B Nazanin" w:hint="cs"/>
          <w:sz w:val="24"/>
          <w:szCs w:val="24"/>
          <w:rtl/>
        </w:rPr>
        <w:t>...............................</w:t>
      </w:r>
      <w:r w:rsidR="00B5703D" w:rsidRPr="00E34E20">
        <w:rPr>
          <w:rFonts w:cs="B Nazanin" w:hint="cs"/>
          <w:sz w:val="24"/>
          <w:szCs w:val="24"/>
          <w:rtl/>
        </w:rPr>
        <w:t>..........</w:t>
      </w:r>
      <w:r w:rsidR="00E34E20">
        <w:rPr>
          <w:rFonts w:cs="B Nazanin" w:hint="cs"/>
          <w:sz w:val="24"/>
          <w:szCs w:val="24"/>
          <w:rtl/>
        </w:rPr>
        <w:t>........................................</w:t>
      </w:r>
      <w:r w:rsidR="00B5703D" w:rsidRPr="00E34E20">
        <w:rPr>
          <w:rFonts w:cs="B Nazanin" w:hint="cs"/>
          <w:sz w:val="24"/>
          <w:szCs w:val="24"/>
          <w:rtl/>
        </w:rPr>
        <w:t>................................................</w:t>
      </w:r>
      <w:r w:rsidR="005779A6">
        <w:rPr>
          <w:rFonts w:cs="B Nazanin" w:hint="cs"/>
          <w:sz w:val="24"/>
          <w:szCs w:val="24"/>
          <w:rtl/>
        </w:rPr>
        <w:t>38</w:t>
      </w:r>
    </w:p>
    <w:p w14:paraId="11F37700" w14:textId="64D74D79" w:rsidR="00A263FD" w:rsidRPr="00E34E20" w:rsidRDefault="00A263FD" w:rsidP="00110E8C">
      <w:pPr>
        <w:rPr>
          <w:rFonts w:cs="B Nazanin"/>
          <w:sz w:val="24"/>
          <w:szCs w:val="24"/>
          <w:rtl/>
        </w:rPr>
      </w:pPr>
      <w:r w:rsidRPr="009029E3">
        <w:rPr>
          <w:rFonts w:cs="B Nazanin" w:hint="cs"/>
          <w:sz w:val="28"/>
          <w:szCs w:val="28"/>
          <w:rtl/>
        </w:rPr>
        <w:t xml:space="preserve">فصل </w:t>
      </w:r>
      <w:r w:rsidR="00FF0F37" w:rsidRPr="009029E3">
        <w:rPr>
          <w:rFonts w:cs="B Nazanin" w:hint="cs"/>
          <w:sz w:val="28"/>
          <w:szCs w:val="28"/>
          <w:rtl/>
        </w:rPr>
        <w:t>4</w:t>
      </w:r>
      <w:r w:rsidRPr="009029E3">
        <w:rPr>
          <w:rFonts w:cs="B Nazanin" w:hint="cs"/>
          <w:sz w:val="28"/>
          <w:szCs w:val="28"/>
          <w:rtl/>
        </w:rPr>
        <w:t xml:space="preserve">: </w:t>
      </w:r>
      <w:del w:id="54" w:author="Fariba" w:date="2021-02-02T19:10:00Z">
        <w:r w:rsidRPr="009029E3" w:rsidDel="00110E8C">
          <w:rPr>
            <w:rFonts w:cs="B Nazanin" w:hint="cs"/>
            <w:sz w:val="28"/>
            <w:szCs w:val="28"/>
            <w:rtl/>
          </w:rPr>
          <w:delText xml:space="preserve">روش پیشنهادی </w:delText>
        </w:r>
      </w:del>
      <w:del w:id="55" w:author="Fariba" w:date="2021-02-02T17:47:00Z">
        <w:r w:rsidRPr="00E34E20" w:rsidDel="003E7D61">
          <w:rPr>
            <w:rFonts w:cs="B Nazanin" w:hint="cs"/>
            <w:sz w:val="24"/>
            <w:szCs w:val="24"/>
            <w:rtl/>
          </w:rPr>
          <w:delText>....................................................</w:delText>
        </w:r>
        <w:r w:rsidR="00A00171" w:rsidRPr="00E34E20" w:rsidDel="003E7D61">
          <w:rPr>
            <w:rFonts w:cs="B Nazanin" w:hint="cs"/>
            <w:sz w:val="24"/>
            <w:szCs w:val="24"/>
            <w:rtl/>
          </w:rPr>
          <w:delText>.................</w:delText>
        </w:r>
        <w:r w:rsidR="00FF0F37" w:rsidRPr="00E34E20" w:rsidDel="003E7D61">
          <w:rPr>
            <w:rFonts w:cs="B Nazanin" w:hint="cs"/>
            <w:sz w:val="24"/>
            <w:szCs w:val="24"/>
            <w:rtl/>
          </w:rPr>
          <w:delText>...............</w:delText>
        </w:r>
        <w:r w:rsidR="009029E3" w:rsidDel="003E7D61">
          <w:rPr>
            <w:rFonts w:cs="B Nazanin" w:hint="cs"/>
            <w:sz w:val="24"/>
            <w:szCs w:val="24"/>
            <w:rtl/>
          </w:rPr>
          <w:delText>.................</w:delText>
        </w:r>
        <w:r w:rsidR="00E34E20" w:rsidDel="003E7D61">
          <w:rPr>
            <w:rFonts w:cs="B Nazanin" w:hint="cs"/>
            <w:sz w:val="24"/>
            <w:szCs w:val="24"/>
            <w:rtl/>
          </w:rPr>
          <w:delText>...............</w:delText>
        </w:r>
        <w:r w:rsidR="00FF0F37" w:rsidRPr="00E34E20" w:rsidDel="003E7D61">
          <w:rPr>
            <w:rFonts w:cs="B Nazanin" w:hint="cs"/>
            <w:sz w:val="24"/>
            <w:szCs w:val="24"/>
            <w:rtl/>
          </w:rPr>
          <w:delText>......................</w:delText>
        </w:r>
        <w:r w:rsidR="00A00171" w:rsidRPr="00E34E20" w:rsidDel="003E7D61">
          <w:rPr>
            <w:rFonts w:cs="B Nazanin" w:hint="cs"/>
            <w:sz w:val="24"/>
            <w:szCs w:val="24"/>
            <w:rtl/>
          </w:rPr>
          <w:delText>..........</w:delText>
        </w:r>
        <w:r w:rsidRPr="00E34E20" w:rsidDel="003E7D61">
          <w:rPr>
            <w:rFonts w:cs="B Nazanin" w:hint="cs"/>
            <w:sz w:val="24"/>
            <w:szCs w:val="24"/>
            <w:rtl/>
          </w:rPr>
          <w:delText>..............</w:delText>
        </w:r>
        <w:r w:rsidR="00FF0F37" w:rsidRPr="00E34E20" w:rsidDel="003E7D61">
          <w:rPr>
            <w:rFonts w:cs="B Nazanin" w:hint="cs"/>
            <w:sz w:val="24"/>
            <w:szCs w:val="24"/>
            <w:rtl/>
          </w:rPr>
          <w:delText>.</w:delText>
        </w:r>
        <w:r w:rsidRPr="00E34E20" w:rsidDel="003E7D61">
          <w:rPr>
            <w:rFonts w:cs="B Nazanin" w:hint="cs"/>
            <w:sz w:val="24"/>
            <w:szCs w:val="24"/>
            <w:rtl/>
          </w:rPr>
          <w:delText>......</w:delText>
        </w:r>
      </w:del>
      <w:ins w:id="56" w:author="Fariba" w:date="2021-02-02T17:47:00Z">
        <w:r w:rsidR="003E7D61">
          <w:rPr>
            <w:rFonts w:cs="B Nazanin" w:hint="cs"/>
            <w:sz w:val="24"/>
            <w:szCs w:val="24"/>
            <w:rtl/>
          </w:rPr>
          <w:t xml:space="preserve">شبیه سازی عملکرد </w:t>
        </w:r>
        <w:r w:rsidR="003E7D61">
          <w:rPr>
            <w:rFonts w:cs="B Nazanin"/>
            <w:sz w:val="24"/>
            <w:szCs w:val="24"/>
          </w:rPr>
          <w:t>tDCS</w:t>
        </w:r>
        <w:r w:rsidR="003E7D61">
          <w:rPr>
            <w:rFonts w:cs="B Nazanin" w:hint="cs"/>
            <w:sz w:val="24"/>
            <w:szCs w:val="24"/>
            <w:rtl/>
          </w:rPr>
          <w:t xml:space="preserve"> در صرع</w:t>
        </w:r>
        <w:r w:rsidR="003E7D61" w:rsidRPr="00E34E20">
          <w:rPr>
            <w:rFonts w:cs="B Nazanin" w:hint="cs"/>
            <w:sz w:val="24"/>
            <w:szCs w:val="24"/>
            <w:rtl/>
          </w:rPr>
          <w:t>........</w:t>
        </w:r>
        <w:r w:rsidR="003E7D61">
          <w:rPr>
            <w:rFonts w:cs="B Nazanin" w:hint="cs"/>
            <w:sz w:val="24"/>
            <w:szCs w:val="24"/>
            <w:rtl/>
          </w:rPr>
          <w:t>................................</w:t>
        </w:r>
        <w:r w:rsidR="003E7D61" w:rsidRPr="00E34E20">
          <w:rPr>
            <w:rFonts w:cs="B Nazanin" w:hint="cs"/>
            <w:sz w:val="24"/>
            <w:szCs w:val="24"/>
            <w:rtl/>
          </w:rPr>
          <w:t>.....................................................</w:t>
        </w:r>
      </w:ins>
      <w:r w:rsidR="00685C6A">
        <w:rPr>
          <w:rFonts w:cs="B Nazanin" w:hint="cs"/>
          <w:sz w:val="24"/>
          <w:szCs w:val="24"/>
          <w:rtl/>
        </w:rPr>
        <w:t>40</w:t>
      </w:r>
    </w:p>
    <w:p w14:paraId="4428ED0D" w14:textId="77777777" w:rsidR="00A263FD" w:rsidRPr="00E34E20" w:rsidRDefault="00FF0F37" w:rsidP="00685C6A">
      <w:pPr>
        <w:rPr>
          <w:rFonts w:cs="B Nazanin"/>
          <w:sz w:val="24"/>
          <w:szCs w:val="24"/>
          <w:rtl/>
        </w:rPr>
      </w:pPr>
      <w:r w:rsidRPr="00E34E20">
        <w:rPr>
          <w:rFonts w:cs="B Nazanin" w:hint="cs"/>
          <w:sz w:val="24"/>
          <w:szCs w:val="24"/>
          <w:rtl/>
        </w:rPr>
        <w:t>4</w:t>
      </w:r>
      <w:r w:rsidR="00A00171" w:rsidRPr="00E34E20">
        <w:rPr>
          <w:rFonts w:cs="B Nazanin" w:hint="cs"/>
          <w:sz w:val="24"/>
          <w:szCs w:val="24"/>
          <w:rtl/>
        </w:rPr>
        <w:t>-1- مقدمه</w:t>
      </w:r>
      <w:r w:rsidR="00B814B3" w:rsidRPr="00E34E20">
        <w:rPr>
          <w:rFonts w:cs="B Nazanin" w:hint="cs"/>
          <w:sz w:val="24"/>
          <w:szCs w:val="24"/>
          <w:rtl/>
        </w:rPr>
        <w:t>...............................................................................................</w:t>
      </w:r>
      <w:r w:rsidR="00E34E20">
        <w:rPr>
          <w:rFonts w:cs="B Nazanin" w:hint="cs"/>
          <w:sz w:val="24"/>
          <w:szCs w:val="24"/>
          <w:rtl/>
        </w:rPr>
        <w:t>........................................................................</w:t>
      </w:r>
      <w:r w:rsidR="00B814B3" w:rsidRPr="00E34E20">
        <w:rPr>
          <w:rFonts w:cs="B Nazanin" w:hint="cs"/>
          <w:sz w:val="24"/>
          <w:szCs w:val="24"/>
          <w:rtl/>
        </w:rPr>
        <w:t>.................................</w:t>
      </w:r>
      <w:r w:rsidR="00685C6A">
        <w:rPr>
          <w:rFonts w:cs="B Nazanin" w:hint="cs"/>
          <w:sz w:val="24"/>
          <w:szCs w:val="24"/>
          <w:rtl/>
        </w:rPr>
        <w:t>40</w:t>
      </w:r>
    </w:p>
    <w:p w14:paraId="711AF272" w14:textId="77777777" w:rsidR="00E34E20" w:rsidRPr="00E34E20" w:rsidRDefault="00E34E20" w:rsidP="00685C6A">
      <w:pPr>
        <w:rPr>
          <w:rFonts w:cs="B Nazanin"/>
          <w:sz w:val="24"/>
          <w:szCs w:val="24"/>
          <w:rtl/>
        </w:rPr>
      </w:pPr>
      <w:r w:rsidRPr="00E34E20">
        <w:rPr>
          <w:rFonts w:cs="B Nazanin" w:hint="cs"/>
          <w:sz w:val="24"/>
          <w:szCs w:val="24"/>
          <w:rtl/>
        </w:rPr>
        <w:t xml:space="preserve">4-2- </w:t>
      </w:r>
      <w:commentRangeStart w:id="57"/>
      <w:r w:rsidRPr="00E34E20">
        <w:rPr>
          <w:rFonts w:cs="B Nazanin" w:hint="cs"/>
          <w:sz w:val="24"/>
          <w:szCs w:val="24"/>
          <w:rtl/>
        </w:rPr>
        <w:t>شبیه سازی</w:t>
      </w:r>
      <w:commentRangeEnd w:id="57"/>
      <w:r w:rsidR="003E7D61">
        <w:rPr>
          <w:rStyle w:val="CommentReference"/>
          <w:rtl/>
        </w:rPr>
        <w:commentReference w:id="57"/>
      </w:r>
      <w:r w:rsidRPr="00E34E20">
        <w:rPr>
          <w:rFonts w:cs="B Nazanin" w:hint="cs"/>
          <w:sz w:val="24"/>
          <w:szCs w:val="24"/>
          <w:rtl/>
        </w:rPr>
        <w:t>..........................................................................................................</w:t>
      </w:r>
      <w:r>
        <w:rPr>
          <w:rFonts w:cs="B Nazanin" w:hint="cs"/>
          <w:sz w:val="24"/>
          <w:szCs w:val="24"/>
          <w:rtl/>
        </w:rPr>
        <w:t>.......................................</w:t>
      </w:r>
      <w:r w:rsidRPr="00E34E20">
        <w:rPr>
          <w:rFonts w:cs="B Nazanin" w:hint="cs"/>
          <w:sz w:val="24"/>
          <w:szCs w:val="24"/>
          <w:rtl/>
        </w:rPr>
        <w:t>.............................................</w:t>
      </w:r>
      <w:r w:rsidR="00685C6A">
        <w:rPr>
          <w:rFonts w:cs="B Nazanin" w:hint="cs"/>
          <w:sz w:val="24"/>
          <w:szCs w:val="24"/>
          <w:rtl/>
        </w:rPr>
        <w:t>40</w:t>
      </w:r>
    </w:p>
    <w:p w14:paraId="31D400BE" w14:textId="77777777" w:rsidR="00B814B3" w:rsidRPr="00E34E20" w:rsidRDefault="00B814B3" w:rsidP="003A5246">
      <w:pPr>
        <w:rPr>
          <w:rFonts w:cs="B Nazanin"/>
          <w:sz w:val="24"/>
          <w:szCs w:val="24"/>
          <w:rtl/>
        </w:rPr>
      </w:pPr>
      <w:r w:rsidRPr="009029E3">
        <w:rPr>
          <w:rFonts w:cs="B Nazanin" w:hint="cs"/>
          <w:sz w:val="28"/>
          <w:szCs w:val="28"/>
          <w:rtl/>
        </w:rPr>
        <w:t xml:space="preserve">فصل 5: </w:t>
      </w:r>
      <w:commentRangeStart w:id="58"/>
      <w:r w:rsidRPr="009029E3">
        <w:rPr>
          <w:rFonts w:cs="B Nazanin" w:hint="cs"/>
          <w:sz w:val="28"/>
          <w:szCs w:val="28"/>
          <w:rtl/>
        </w:rPr>
        <w:t xml:space="preserve">جمع بندی و نتیجه گیری </w:t>
      </w:r>
      <w:commentRangeEnd w:id="58"/>
      <w:r w:rsidR="003E7D61">
        <w:rPr>
          <w:rStyle w:val="CommentReference"/>
          <w:rtl/>
        </w:rPr>
        <w:commentReference w:id="58"/>
      </w:r>
      <w:r w:rsidRPr="00E34E20">
        <w:rPr>
          <w:rFonts w:cs="B Nazanin" w:hint="cs"/>
          <w:sz w:val="24"/>
          <w:szCs w:val="24"/>
          <w:rtl/>
        </w:rPr>
        <w:t>.......................................................................</w:t>
      </w:r>
      <w:r w:rsidR="009029E3">
        <w:rPr>
          <w:rFonts w:cs="B Nazanin" w:hint="cs"/>
          <w:sz w:val="24"/>
          <w:szCs w:val="24"/>
          <w:rtl/>
        </w:rPr>
        <w:t>.....................</w:t>
      </w:r>
      <w:r w:rsidR="00E34E20">
        <w:rPr>
          <w:rFonts w:cs="B Nazanin" w:hint="cs"/>
          <w:sz w:val="24"/>
          <w:szCs w:val="24"/>
          <w:rtl/>
        </w:rPr>
        <w:t>........</w:t>
      </w:r>
      <w:r w:rsidRPr="00E34E20">
        <w:rPr>
          <w:rFonts w:cs="B Nazanin" w:hint="cs"/>
          <w:sz w:val="24"/>
          <w:szCs w:val="24"/>
          <w:rtl/>
        </w:rPr>
        <w:t>................................................</w:t>
      </w:r>
      <w:r w:rsidR="003A5246">
        <w:rPr>
          <w:rFonts w:cs="B Nazanin"/>
          <w:sz w:val="24"/>
          <w:szCs w:val="24"/>
        </w:rPr>
        <w:t>48</w:t>
      </w:r>
    </w:p>
    <w:p w14:paraId="2D2D4048" w14:textId="77777777" w:rsidR="00A263FD" w:rsidRPr="00E34E20" w:rsidRDefault="00C06AFC" w:rsidP="003A5246">
      <w:pPr>
        <w:rPr>
          <w:rFonts w:cs="B Nazanin"/>
          <w:sz w:val="24"/>
          <w:szCs w:val="24"/>
          <w:rtl/>
        </w:rPr>
      </w:pPr>
      <w:r w:rsidRPr="00E34E20">
        <w:rPr>
          <w:rFonts w:cs="B Nazanin" w:hint="cs"/>
          <w:sz w:val="24"/>
          <w:szCs w:val="24"/>
          <w:rtl/>
        </w:rPr>
        <w:t>مراجع............................................................................</w:t>
      </w:r>
      <w:r w:rsidR="00FF0F37" w:rsidRPr="00E34E20">
        <w:rPr>
          <w:rFonts w:cs="B Nazanin" w:hint="cs"/>
          <w:sz w:val="24"/>
          <w:szCs w:val="24"/>
          <w:rtl/>
        </w:rPr>
        <w:t>.......................................</w:t>
      </w:r>
      <w:r w:rsidRPr="00E34E20">
        <w:rPr>
          <w:rFonts w:cs="B Nazanin" w:hint="cs"/>
          <w:sz w:val="24"/>
          <w:szCs w:val="24"/>
          <w:rtl/>
        </w:rPr>
        <w:t>.......</w:t>
      </w:r>
      <w:r w:rsidR="00E34E20">
        <w:rPr>
          <w:rFonts w:cs="B Nazanin" w:hint="cs"/>
          <w:sz w:val="24"/>
          <w:szCs w:val="24"/>
          <w:rtl/>
        </w:rPr>
        <w:t>........................................</w:t>
      </w:r>
      <w:r w:rsidRPr="00E34E20">
        <w:rPr>
          <w:rFonts w:cs="B Nazanin" w:hint="cs"/>
          <w:sz w:val="24"/>
          <w:szCs w:val="24"/>
          <w:rtl/>
        </w:rPr>
        <w:t>......</w:t>
      </w:r>
      <w:r w:rsidR="008E37E2" w:rsidRPr="00E34E20">
        <w:rPr>
          <w:rFonts w:cs="B Nazanin" w:hint="cs"/>
          <w:sz w:val="24"/>
          <w:szCs w:val="24"/>
          <w:rtl/>
        </w:rPr>
        <w:t>..............</w:t>
      </w:r>
      <w:r w:rsidRPr="00E34E20">
        <w:rPr>
          <w:rFonts w:cs="B Nazanin" w:hint="cs"/>
          <w:sz w:val="24"/>
          <w:szCs w:val="24"/>
          <w:rtl/>
        </w:rPr>
        <w:t>........................</w:t>
      </w:r>
      <w:r w:rsidR="00FF0F37" w:rsidRPr="00E34E20">
        <w:rPr>
          <w:rFonts w:cs="B Nazanin" w:hint="cs"/>
          <w:sz w:val="24"/>
          <w:szCs w:val="24"/>
          <w:rtl/>
        </w:rPr>
        <w:t>.</w:t>
      </w:r>
      <w:r w:rsidRPr="00E34E20">
        <w:rPr>
          <w:rFonts w:cs="B Nazanin" w:hint="cs"/>
          <w:sz w:val="24"/>
          <w:szCs w:val="24"/>
          <w:rtl/>
        </w:rPr>
        <w:t>.....</w:t>
      </w:r>
      <w:r w:rsidR="003A5246">
        <w:rPr>
          <w:rFonts w:cs="B Nazanin"/>
          <w:sz w:val="24"/>
          <w:szCs w:val="24"/>
        </w:rPr>
        <w:t>49</w:t>
      </w:r>
    </w:p>
    <w:p w14:paraId="3C07DA08" w14:textId="77777777" w:rsidR="00C06AFC" w:rsidRDefault="00C06AFC" w:rsidP="00624E20">
      <w:pPr>
        <w:rPr>
          <w:rFonts w:cs="B Nazanin"/>
          <w:sz w:val="44"/>
          <w:szCs w:val="44"/>
          <w:rtl/>
        </w:rPr>
      </w:pPr>
      <w:r>
        <w:rPr>
          <w:rFonts w:cs="B Nazanin" w:hint="cs"/>
          <w:sz w:val="44"/>
          <w:szCs w:val="44"/>
          <w:rtl/>
        </w:rPr>
        <w:lastRenderedPageBreak/>
        <w:t>فهرست شکل ها</w:t>
      </w:r>
    </w:p>
    <w:p w14:paraId="14443083" w14:textId="77777777" w:rsidR="00C06AFC" w:rsidRPr="001E3F8E" w:rsidRDefault="001E3F8E" w:rsidP="007709E1">
      <w:pPr>
        <w:rPr>
          <w:rFonts w:cs="B Nazanin"/>
          <w:sz w:val="24"/>
          <w:szCs w:val="24"/>
        </w:rPr>
      </w:pPr>
      <w:r>
        <w:rPr>
          <w:rFonts w:cs="B Nazanin"/>
          <w:sz w:val="24"/>
          <w:szCs w:val="24"/>
          <w:rtl/>
        </w:rPr>
        <w:t>شکل</w:t>
      </w:r>
      <w:r w:rsidR="005117B4">
        <w:rPr>
          <w:rFonts w:cs="B Nazanin" w:hint="cs"/>
          <w:sz w:val="24"/>
          <w:szCs w:val="24"/>
          <w:rtl/>
        </w:rPr>
        <w:t xml:space="preserve"> </w:t>
      </w:r>
      <w:r>
        <w:rPr>
          <w:rFonts w:cs="B Nazanin"/>
          <w:sz w:val="24"/>
          <w:szCs w:val="24"/>
          <w:rtl/>
        </w:rPr>
        <w:t>2-1</w:t>
      </w:r>
      <w:r>
        <w:rPr>
          <w:rFonts w:cs="B Nazanin" w:hint="cs"/>
          <w:sz w:val="24"/>
          <w:szCs w:val="24"/>
          <w:rtl/>
        </w:rPr>
        <w:t xml:space="preserve"> .</w:t>
      </w:r>
      <w:r w:rsidRPr="001E3F8E">
        <w:rPr>
          <w:rFonts w:cs="B Nazanin"/>
          <w:sz w:val="24"/>
          <w:szCs w:val="24"/>
          <w:rtl/>
        </w:rPr>
        <w:t xml:space="preserve"> دستگاه </w:t>
      </w:r>
      <w:r w:rsidRPr="001E3F8E">
        <w:rPr>
          <w:rFonts w:cs="B Nazanin"/>
          <w:sz w:val="24"/>
          <w:szCs w:val="24"/>
        </w:rPr>
        <w:t>tDCS</w:t>
      </w:r>
      <w:r>
        <w:rPr>
          <w:rFonts w:cs="B Nazanin" w:hint="cs"/>
          <w:sz w:val="24"/>
          <w:szCs w:val="24"/>
          <w:rtl/>
        </w:rPr>
        <w:t xml:space="preserve"> .......................................</w:t>
      </w:r>
      <w:r w:rsidR="005117B4">
        <w:rPr>
          <w:rFonts w:cs="B Nazanin" w:hint="cs"/>
          <w:sz w:val="24"/>
          <w:szCs w:val="24"/>
          <w:rtl/>
        </w:rPr>
        <w:t>...............................</w:t>
      </w:r>
      <w:r>
        <w:rPr>
          <w:rFonts w:cs="B Nazanin" w:hint="cs"/>
          <w:sz w:val="24"/>
          <w:szCs w:val="24"/>
          <w:rtl/>
        </w:rPr>
        <w:t>..................................................................</w:t>
      </w:r>
      <w:r w:rsidR="008B6744">
        <w:rPr>
          <w:rFonts w:cs="B Nazanin" w:hint="cs"/>
          <w:sz w:val="24"/>
          <w:szCs w:val="24"/>
          <w:rtl/>
        </w:rPr>
        <w:t>...............</w:t>
      </w:r>
      <w:r>
        <w:rPr>
          <w:rFonts w:cs="B Nazanin" w:hint="cs"/>
          <w:sz w:val="24"/>
          <w:szCs w:val="24"/>
          <w:rtl/>
        </w:rPr>
        <w:t>.....................</w:t>
      </w:r>
      <w:r w:rsidR="008B6744">
        <w:rPr>
          <w:rFonts w:cs="B Nazanin"/>
          <w:sz w:val="24"/>
          <w:szCs w:val="24"/>
        </w:rPr>
        <w:t>1</w:t>
      </w:r>
      <w:r w:rsidR="007709E1">
        <w:rPr>
          <w:rFonts w:cs="B Nazanin"/>
          <w:sz w:val="24"/>
          <w:szCs w:val="24"/>
        </w:rPr>
        <w:t>4</w:t>
      </w:r>
    </w:p>
    <w:p w14:paraId="1705CFA2" w14:textId="77777777" w:rsidR="00C06AFC" w:rsidRPr="001E3F8E" w:rsidRDefault="00524250" w:rsidP="00A10DF3">
      <w:pPr>
        <w:rPr>
          <w:rFonts w:cs="B Nazanin"/>
          <w:sz w:val="24"/>
          <w:szCs w:val="24"/>
          <w:rtl/>
        </w:rPr>
      </w:pPr>
      <w:r>
        <w:rPr>
          <w:rFonts w:cs="B Nazanin"/>
          <w:sz w:val="24"/>
          <w:szCs w:val="24"/>
          <w:rtl/>
        </w:rPr>
        <w:t xml:space="preserve">شکل 3-1 </w:t>
      </w:r>
      <w:r>
        <w:rPr>
          <w:rFonts w:cs="B Nazanin" w:hint="cs"/>
          <w:sz w:val="24"/>
          <w:szCs w:val="24"/>
          <w:rtl/>
        </w:rPr>
        <w:t>.</w:t>
      </w:r>
      <w:r w:rsidR="001E3F8E" w:rsidRPr="001E3F8E">
        <w:rPr>
          <w:rFonts w:cs="B Nazanin"/>
          <w:sz w:val="24"/>
          <w:szCs w:val="24"/>
          <w:rtl/>
        </w:rPr>
        <w:t xml:space="preserve"> چهار فاز که در </w:t>
      </w:r>
      <w:r w:rsidR="001E3F8E" w:rsidRPr="001E3F8E">
        <w:rPr>
          <w:rFonts w:cs="B Nazanin" w:hint="cs"/>
          <w:sz w:val="24"/>
          <w:szCs w:val="24"/>
          <w:rtl/>
        </w:rPr>
        <w:t>ی</w:t>
      </w:r>
      <w:r w:rsidR="001E3F8E" w:rsidRPr="001E3F8E">
        <w:rPr>
          <w:rFonts w:cs="B Nazanin" w:hint="eastAsia"/>
          <w:sz w:val="24"/>
          <w:szCs w:val="24"/>
          <w:rtl/>
        </w:rPr>
        <w:t>ک</w:t>
      </w:r>
      <w:r w:rsidR="001E3F8E" w:rsidRPr="001E3F8E">
        <w:rPr>
          <w:rFonts w:cs="B Nazanin"/>
          <w:sz w:val="24"/>
          <w:szCs w:val="24"/>
          <w:rtl/>
        </w:rPr>
        <w:t xml:space="preserve"> رو</w:t>
      </w:r>
      <w:r w:rsidR="001E3F8E" w:rsidRPr="001E3F8E">
        <w:rPr>
          <w:rFonts w:cs="B Nazanin" w:hint="cs"/>
          <w:sz w:val="24"/>
          <w:szCs w:val="24"/>
          <w:rtl/>
        </w:rPr>
        <w:t>ی</w:t>
      </w:r>
      <w:r w:rsidR="001E3F8E" w:rsidRPr="001E3F8E">
        <w:rPr>
          <w:rFonts w:cs="B Nazanin" w:hint="eastAsia"/>
          <w:sz w:val="24"/>
          <w:szCs w:val="24"/>
          <w:rtl/>
        </w:rPr>
        <w:t>داد</w:t>
      </w:r>
      <w:r w:rsidR="001E3F8E" w:rsidRPr="001E3F8E">
        <w:rPr>
          <w:rFonts w:cs="B Nazanin"/>
          <w:sz w:val="24"/>
          <w:szCs w:val="24"/>
          <w:rtl/>
        </w:rPr>
        <w:t xml:space="preserve"> صرع</w:t>
      </w:r>
      <w:r w:rsidR="001E3F8E" w:rsidRPr="001E3F8E">
        <w:rPr>
          <w:rFonts w:cs="B Nazanin" w:hint="cs"/>
          <w:sz w:val="24"/>
          <w:szCs w:val="24"/>
          <w:rtl/>
        </w:rPr>
        <w:t>ی</w:t>
      </w:r>
      <w:r w:rsidR="001E3F8E" w:rsidRPr="001E3F8E">
        <w:rPr>
          <w:rFonts w:cs="B Nazanin"/>
          <w:sz w:val="24"/>
          <w:szCs w:val="24"/>
          <w:rtl/>
        </w:rPr>
        <w:t xml:space="preserve"> رخ م</w:t>
      </w:r>
      <w:r w:rsidR="001E3F8E" w:rsidRPr="001E3F8E">
        <w:rPr>
          <w:rFonts w:cs="B Nazanin" w:hint="cs"/>
          <w:sz w:val="24"/>
          <w:szCs w:val="24"/>
          <w:rtl/>
        </w:rPr>
        <w:t>ی</w:t>
      </w:r>
      <w:r w:rsidR="001E3F8E" w:rsidRPr="001E3F8E">
        <w:rPr>
          <w:rFonts w:cs="B Nazanin"/>
          <w:sz w:val="24"/>
          <w:szCs w:val="24"/>
          <w:rtl/>
        </w:rPr>
        <w:t xml:space="preserve"> دهد</w:t>
      </w:r>
      <w:r w:rsidR="001E3F8E">
        <w:rPr>
          <w:rFonts w:cs="B Nazanin" w:hint="cs"/>
          <w:sz w:val="24"/>
          <w:szCs w:val="24"/>
          <w:rtl/>
        </w:rPr>
        <w:t>.......................................................................................</w:t>
      </w:r>
      <w:r>
        <w:rPr>
          <w:rFonts w:cs="B Nazanin" w:hint="cs"/>
          <w:sz w:val="24"/>
          <w:szCs w:val="24"/>
          <w:rtl/>
        </w:rPr>
        <w:t>.............................1</w:t>
      </w:r>
      <w:r w:rsidR="00A10DF3">
        <w:rPr>
          <w:rFonts w:cs="B Nazanin" w:hint="cs"/>
          <w:sz w:val="24"/>
          <w:szCs w:val="24"/>
          <w:rtl/>
        </w:rPr>
        <w:t>7</w:t>
      </w:r>
    </w:p>
    <w:p w14:paraId="54FB3C9D" w14:textId="77777777" w:rsidR="00C06AFC" w:rsidRPr="001E3F8E" w:rsidRDefault="005117B4" w:rsidP="007709E1">
      <w:pPr>
        <w:rPr>
          <w:rFonts w:cs="B Nazanin"/>
          <w:sz w:val="24"/>
          <w:szCs w:val="24"/>
          <w:rtl/>
        </w:rPr>
      </w:pPr>
      <w:r>
        <w:rPr>
          <w:rFonts w:cs="B Nazanin"/>
          <w:sz w:val="24"/>
          <w:szCs w:val="24"/>
          <w:rtl/>
        </w:rPr>
        <w:t xml:space="preserve">شکل 3-2 </w:t>
      </w:r>
      <w:r>
        <w:rPr>
          <w:rFonts w:cs="B Nazanin" w:hint="cs"/>
          <w:sz w:val="24"/>
          <w:szCs w:val="24"/>
          <w:rtl/>
        </w:rPr>
        <w:t>.</w:t>
      </w:r>
      <w:r w:rsidR="001E3F8E" w:rsidRPr="001E3F8E">
        <w:rPr>
          <w:rFonts w:cs="B Nazanin"/>
          <w:sz w:val="24"/>
          <w:szCs w:val="24"/>
          <w:rtl/>
        </w:rPr>
        <w:t xml:space="preserve"> مراحل مختلف </w:t>
      </w:r>
      <w:r w:rsidR="001E3F8E" w:rsidRPr="001E3F8E">
        <w:rPr>
          <w:rFonts w:cs="B Nazanin"/>
          <w:sz w:val="24"/>
          <w:szCs w:val="24"/>
        </w:rPr>
        <w:t>SE</w:t>
      </w:r>
      <w:r w:rsidR="001E3F8E" w:rsidRPr="001E3F8E">
        <w:rPr>
          <w:rFonts w:cs="B Nazanin"/>
          <w:sz w:val="24"/>
          <w:szCs w:val="24"/>
          <w:rtl/>
        </w:rPr>
        <w:t xml:space="preserve"> </w:t>
      </w:r>
      <w:r>
        <w:rPr>
          <w:rFonts w:cs="B Nazanin" w:hint="cs"/>
          <w:sz w:val="24"/>
          <w:szCs w:val="24"/>
          <w:rtl/>
        </w:rPr>
        <w:t>........................................................................................</w:t>
      </w:r>
      <w:r w:rsidR="001E3F8E">
        <w:rPr>
          <w:rFonts w:cs="B Nazanin" w:hint="cs"/>
          <w:sz w:val="24"/>
          <w:szCs w:val="24"/>
          <w:rtl/>
        </w:rPr>
        <w:t>..............</w:t>
      </w:r>
      <w:r>
        <w:rPr>
          <w:rFonts w:cs="B Nazanin" w:hint="cs"/>
          <w:sz w:val="24"/>
          <w:szCs w:val="24"/>
          <w:rtl/>
        </w:rPr>
        <w:t>...............................</w:t>
      </w:r>
      <w:r w:rsidR="001E3F8E">
        <w:rPr>
          <w:rFonts w:cs="B Nazanin" w:hint="cs"/>
          <w:sz w:val="24"/>
          <w:szCs w:val="24"/>
          <w:rtl/>
        </w:rPr>
        <w:t>................................</w:t>
      </w:r>
      <w:r>
        <w:rPr>
          <w:rFonts w:cs="B Nazanin" w:hint="cs"/>
          <w:sz w:val="24"/>
          <w:szCs w:val="24"/>
          <w:rtl/>
        </w:rPr>
        <w:t>2</w:t>
      </w:r>
      <w:r w:rsidR="007709E1">
        <w:rPr>
          <w:rFonts w:cs="B Nazanin" w:hint="cs"/>
          <w:sz w:val="24"/>
          <w:szCs w:val="24"/>
          <w:rtl/>
        </w:rPr>
        <w:t>1</w:t>
      </w:r>
    </w:p>
    <w:p w14:paraId="455126CE" w14:textId="77777777" w:rsidR="00C06AFC" w:rsidRPr="001E3F8E" w:rsidRDefault="001E3F8E" w:rsidP="00A10DF3">
      <w:pPr>
        <w:rPr>
          <w:rFonts w:cs="B Nazanin"/>
          <w:sz w:val="24"/>
          <w:szCs w:val="24"/>
          <w:rtl/>
        </w:rPr>
      </w:pPr>
      <w:r w:rsidRPr="001E3F8E">
        <w:rPr>
          <w:rFonts w:cs="B Nazanin"/>
          <w:sz w:val="24"/>
          <w:szCs w:val="24"/>
          <w:rtl/>
        </w:rPr>
        <w:t>شکل 3-3</w:t>
      </w:r>
      <w:r w:rsidR="005117B4">
        <w:rPr>
          <w:rFonts w:cs="B Nazanin" w:hint="cs"/>
          <w:sz w:val="24"/>
          <w:szCs w:val="24"/>
          <w:rtl/>
        </w:rPr>
        <w:t xml:space="preserve"> .</w:t>
      </w:r>
      <w:r w:rsidRPr="001E3F8E">
        <w:rPr>
          <w:rFonts w:cs="B Nazanin"/>
          <w:sz w:val="24"/>
          <w:szCs w:val="24"/>
          <w:rtl/>
        </w:rPr>
        <w:t xml:space="preserve"> فضا</w:t>
      </w:r>
      <w:r w:rsidRPr="001E3F8E">
        <w:rPr>
          <w:rFonts w:cs="B Nazanin" w:hint="cs"/>
          <w:sz w:val="24"/>
          <w:szCs w:val="24"/>
          <w:rtl/>
        </w:rPr>
        <w:t>ی</w:t>
      </w:r>
      <w:r w:rsidRPr="001E3F8E">
        <w:rPr>
          <w:rFonts w:cs="B Nazanin"/>
          <w:sz w:val="24"/>
          <w:szCs w:val="24"/>
          <w:rtl/>
        </w:rPr>
        <w:t xml:space="preserve"> پارامتر</w:t>
      </w:r>
      <w:r w:rsidRPr="001E3F8E">
        <w:rPr>
          <w:rFonts w:cs="B Nazanin" w:hint="cs"/>
          <w:sz w:val="24"/>
          <w:szCs w:val="24"/>
          <w:rtl/>
        </w:rPr>
        <w:t>ی</w:t>
      </w:r>
      <w:r w:rsidRPr="001E3F8E">
        <w:rPr>
          <w:rFonts w:cs="B Nazanin"/>
          <w:sz w:val="24"/>
          <w:szCs w:val="24"/>
          <w:rtl/>
        </w:rPr>
        <w:t xml:space="preserve"> هنگام رخداد صرع و مراحل مختلف </w:t>
      </w:r>
      <w:r w:rsidRPr="001E3F8E">
        <w:rPr>
          <w:rFonts w:cs="B Nazanin"/>
          <w:sz w:val="24"/>
          <w:szCs w:val="24"/>
        </w:rPr>
        <w:t>SE</w:t>
      </w:r>
      <w:r>
        <w:rPr>
          <w:rFonts w:cs="B Nazanin" w:hint="cs"/>
          <w:sz w:val="24"/>
          <w:szCs w:val="24"/>
          <w:rtl/>
        </w:rPr>
        <w:t>.............</w:t>
      </w:r>
      <w:r w:rsidR="005117B4">
        <w:rPr>
          <w:rFonts w:cs="B Nazanin" w:hint="cs"/>
          <w:sz w:val="24"/>
          <w:szCs w:val="24"/>
          <w:rtl/>
        </w:rPr>
        <w:t>..............................</w:t>
      </w:r>
      <w:r>
        <w:rPr>
          <w:rFonts w:cs="B Nazanin" w:hint="cs"/>
          <w:sz w:val="24"/>
          <w:szCs w:val="24"/>
          <w:rtl/>
        </w:rPr>
        <w:t>........................................................</w:t>
      </w:r>
      <w:r w:rsidR="005117B4">
        <w:rPr>
          <w:rFonts w:cs="B Nazanin" w:hint="cs"/>
          <w:sz w:val="24"/>
          <w:szCs w:val="24"/>
          <w:rtl/>
        </w:rPr>
        <w:t>2</w:t>
      </w:r>
      <w:r w:rsidR="00A10DF3">
        <w:rPr>
          <w:rFonts w:cs="B Nazanin" w:hint="cs"/>
          <w:sz w:val="24"/>
          <w:szCs w:val="24"/>
          <w:rtl/>
        </w:rPr>
        <w:t>1</w:t>
      </w:r>
    </w:p>
    <w:p w14:paraId="554A8985" w14:textId="77777777" w:rsidR="00C06AFC" w:rsidRPr="001E3F8E" w:rsidRDefault="0000390E" w:rsidP="007709E1">
      <w:pPr>
        <w:rPr>
          <w:rFonts w:cs="B Nazanin"/>
          <w:sz w:val="24"/>
          <w:szCs w:val="24"/>
          <w:rtl/>
        </w:rPr>
      </w:pPr>
      <w:r>
        <w:rPr>
          <w:rFonts w:cs="B Nazanin"/>
          <w:sz w:val="24"/>
          <w:szCs w:val="24"/>
          <w:rtl/>
        </w:rPr>
        <w:t>شکل 3-4</w:t>
      </w:r>
      <w:r>
        <w:rPr>
          <w:rFonts w:cs="B Nazanin" w:hint="cs"/>
          <w:sz w:val="24"/>
          <w:szCs w:val="24"/>
          <w:rtl/>
        </w:rPr>
        <w:t xml:space="preserve"> .</w:t>
      </w:r>
      <w:r w:rsidR="001E3F8E" w:rsidRPr="001E3F8E">
        <w:rPr>
          <w:rFonts w:cs="B Nazanin"/>
          <w:sz w:val="24"/>
          <w:szCs w:val="24"/>
          <w:rtl/>
        </w:rPr>
        <w:t xml:space="preserve"> آناتوم</w:t>
      </w:r>
      <w:r w:rsidR="001E3F8E" w:rsidRPr="001E3F8E">
        <w:rPr>
          <w:rFonts w:cs="B Nazanin" w:hint="cs"/>
          <w:sz w:val="24"/>
          <w:szCs w:val="24"/>
          <w:rtl/>
        </w:rPr>
        <w:t>ی</w:t>
      </w:r>
      <w:r w:rsidR="001E3F8E" w:rsidRPr="001E3F8E">
        <w:rPr>
          <w:rFonts w:cs="B Nazanin"/>
          <w:sz w:val="24"/>
          <w:szCs w:val="24"/>
          <w:rtl/>
        </w:rPr>
        <w:t xml:space="preserve"> شبکه</w:t>
      </w:r>
      <w:r w:rsidR="001E3F8E">
        <w:rPr>
          <w:rFonts w:cs="B Nazanin" w:hint="cs"/>
          <w:sz w:val="24"/>
          <w:szCs w:val="24"/>
          <w:rtl/>
        </w:rPr>
        <w:t>..................</w:t>
      </w:r>
      <w:r>
        <w:rPr>
          <w:rFonts w:cs="B Nazanin" w:hint="cs"/>
          <w:sz w:val="24"/>
          <w:szCs w:val="24"/>
          <w:rtl/>
        </w:rPr>
        <w:t>...............................</w:t>
      </w:r>
      <w:r w:rsidR="001E3F8E">
        <w:rPr>
          <w:rFonts w:cs="B Nazanin" w:hint="cs"/>
          <w:sz w:val="24"/>
          <w:szCs w:val="24"/>
          <w:rtl/>
        </w:rPr>
        <w:t>............................</w:t>
      </w:r>
      <w:r w:rsidR="00061F7D">
        <w:rPr>
          <w:rFonts w:cs="B Nazanin" w:hint="cs"/>
          <w:sz w:val="24"/>
          <w:szCs w:val="24"/>
          <w:rtl/>
        </w:rPr>
        <w:t>............................</w:t>
      </w:r>
      <w:r w:rsidR="001E3F8E">
        <w:rPr>
          <w:rFonts w:cs="B Nazanin" w:hint="cs"/>
          <w:sz w:val="24"/>
          <w:szCs w:val="24"/>
          <w:rtl/>
        </w:rPr>
        <w:t>......................................................................</w:t>
      </w:r>
      <w:r w:rsidR="00061F7D">
        <w:rPr>
          <w:rFonts w:cs="B Nazanin" w:hint="cs"/>
          <w:sz w:val="24"/>
          <w:szCs w:val="24"/>
          <w:rtl/>
        </w:rPr>
        <w:t>2</w:t>
      </w:r>
      <w:r w:rsidR="007709E1">
        <w:rPr>
          <w:rFonts w:cs="B Nazanin" w:hint="cs"/>
          <w:sz w:val="24"/>
          <w:szCs w:val="24"/>
          <w:rtl/>
        </w:rPr>
        <w:t>4</w:t>
      </w:r>
    </w:p>
    <w:p w14:paraId="278AA79B" w14:textId="77777777" w:rsidR="00C06AFC" w:rsidRPr="001E3F8E" w:rsidRDefault="0000390E" w:rsidP="007709E1">
      <w:pPr>
        <w:rPr>
          <w:rFonts w:cs="B Nazanin"/>
          <w:sz w:val="24"/>
          <w:szCs w:val="24"/>
          <w:rtl/>
        </w:rPr>
      </w:pPr>
      <w:r>
        <w:rPr>
          <w:rFonts w:cs="B Nazanin"/>
          <w:sz w:val="24"/>
          <w:szCs w:val="24"/>
          <w:rtl/>
        </w:rPr>
        <w:t xml:space="preserve">شکل 3-5 </w:t>
      </w:r>
      <w:r>
        <w:rPr>
          <w:rFonts w:cs="B Nazanin" w:hint="cs"/>
          <w:sz w:val="24"/>
          <w:szCs w:val="24"/>
          <w:rtl/>
        </w:rPr>
        <w:t xml:space="preserve">. </w:t>
      </w:r>
      <w:r w:rsidR="001E3F8E" w:rsidRPr="001E3F8E">
        <w:rPr>
          <w:rFonts w:cs="B Nazanin"/>
          <w:sz w:val="24"/>
          <w:szCs w:val="24"/>
          <w:rtl/>
        </w:rPr>
        <w:t>د</w:t>
      </w:r>
      <w:r w:rsidR="001E3F8E" w:rsidRPr="001E3F8E">
        <w:rPr>
          <w:rFonts w:cs="B Nazanin" w:hint="cs"/>
          <w:sz w:val="24"/>
          <w:szCs w:val="24"/>
          <w:rtl/>
        </w:rPr>
        <w:t>ی</w:t>
      </w:r>
      <w:r w:rsidR="001E3F8E" w:rsidRPr="001E3F8E">
        <w:rPr>
          <w:rFonts w:cs="B Nazanin" w:hint="eastAsia"/>
          <w:sz w:val="24"/>
          <w:szCs w:val="24"/>
          <w:rtl/>
        </w:rPr>
        <w:t>نام</w:t>
      </w:r>
      <w:r w:rsidR="001E3F8E" w:rsidRPr="001E3F8E">
        <w:rPr>
          <w:rFonts w:cs="B Nazanin" w:hint="cs"/>
          <w:sz w:val="24"/>
          <w:szCs w:val="24"/>
          <w:rtl/>
        </w:rPr>
        <w:t>ی</w:t>
      </w:r>
      <w:r w:rsidR="001E3F8E" w:rsidRPr="001E3F8E">
        <w:rPr>
          <w:rFonts w:cs="B Nazanin" w:hint="eastAsia"/>
          <w:sz w:val="24"/>
          <w:szCs w:val="24"/>
          <w:rtl/>
        </w:rPr>
        <w:t>ک</w:t>
      </w:r>
      <w:r w:rsidR="001E3F8E" w:rsidRPr="001E3F8E">
        <w:rPr>
          <w:rFonts w:cs="B Nazanin"/>
          <w:sz w:val="24"/>
          <w:szCs w:val="24"/>
          <w:rtl/>
        </w:rPr>
        <w:t xml:space="preserve"> س</w:t>
      </w:r>
      <w:r w:rsidR="001E3F8E" w:rsidRPr="001E3F8E">
        <w:rPr>
          <w:rFonts w:cs="B Nazanin" w:hint="cs"/>
          <w:sz w:val="24"/>
          <w:szCs w:val="24"/>
          <w:rtl/>
        </w:rPr>
        <w:t>ی</w:t>
      </w:r>
      <w:r w:rsidR="001E3F8E" w:rsidRPr="001E3F8E">
        <w:rPr>
          <w:rFonts w:cs="B Nazanin" w:hint="eastAsia"/>
          <w:sz w:val="24"/>
          <w:szCs w:val="24"/>
          <w:rtl/>
        </w:rPr>
        <w:t>ناپس</w:t>
      </w:r>
      <w:r w:rsidR="001E3F8E" w:rsidRPr="001E3F8E">
        <w:rPr>
          <w:rFonts w:cs="B Nazanin" w:hint="cs"/>
          <w:sz w:val="24"/>
          <w:szCs w:val="24"/>
          <w:rtl/>
        </w:rPr>
        <w:t>ی</w:t>
      </w:r>
      <w:r w:rsidR="001E3F8E" w:rsidRPr="001E3F8E">
        <w:rPr>
          <w:rFonts w:cs="B Nazanin"/>
          <w:sz w:val="24"/>
          <w:szCs w:val="24"/>
          <w:rtl/>
        </w:rPr>
        <w:t xml:space="preserve"> و عصب</w:t>
      </w:r>
      <w:r w:rsidR="001E3F8E" w:rsidRPr="001E3F8E">
        <w:rPr>
          <w:rFonts w:cs="B Nazanin" w:hint="cs"/>
          <w:sz w:val="24"/>
          <w:szCs w:val="24"/>
          <w:rtl/>
        </w:rPr>
        <w:t>ی</w:t>
      </w:r>
      <w:r>
        <w:rPr>
          <w:rFonts w:cs="B Nazanin" w:hint="cs"/>
          <w:sz w:val="24"/>
          <w:szCs w:val="24"/>
          <w:rtl/>
        </w:rPr>
        <w:t>................</w:t>
      </w:r>
      <w:r w:rsidR="001E3F8E">
        <w:rPr>
          <w:rFonts w:cs="B Nazanin" w:hint="cs"/>
          <w:sz w:val="24"/>
          <w:szCs w:val="24"/>
          <w:rtl/>
        </w:rPr>
        <w:t>..................................................................................................</w:t>
      </w:r>
      <w:r w:rsidR="00061F7D">
        <w:rPr>
          <w:rFonts w:cs="B Nazanin" w:hint="cs"/>
          <w:sz w:val="24"/>
          <w:szCs w:val="24"/>
          <w:rtl/>
        </w:rPr>
        <w:t>.............................</w:t>
      </w:r>
      <w:r w:rsidR="001E3F8E">
        <w:rPr>
          <w:rFonts w:cs="B Nazanin" w:hint="cs"/>
          <w:sz w:val="24"/>
          <w:szCs w:val="24"/>
          <w:rtl/>
        </w:rPr>
        <w:t>......</w:t>
      </w:r>
      <w:r w:rsidR="00061F7D">
        <w:rPr>
          <w:rFonts w:cs="B Nazanin" w:hint="cs"/>
          <w:sz w:val="24"/>
          <w:szCs w:val="24"/>
          <w:rtl/>
        </w:rPr>
        <w:t>2</w:t>
      </w:r>
      <w:r w:rsidR="007709E1">
        <w:rPr>
          <w:rFonts w:cs="B Nazanin" w:hint="cs"/>
          <w:sz w:val="24"/>
          <w:szCs w:val="24"/>
          <w:rtl/>
        </w:rPr>
        <w:t>5</w:t>
      </w:r>
    </w:p>
    <w:p w14:paraId="0D4CBB8E" w14:textId="77777777" w:rsidR="00C06AFC" w:rsidRPr="001E3F8E" w:rsidRDefault="0000390E" w:rsidP="007709E1">
      <w:pPr>
        <w:rPr>
          <w:rFonts w:cs="B Nazanin"/>
          <w:sz w:val="24"/>
          <w:szCs w:val="24"/>
          <w:rtl/>
        </w:rPr>
      </w:pPr>
      <w:r>
        <w:rPr>
          <w:rFonts w:cs="B Nazanin"/>
          <w:sz w:val="24"/>
          <w:szCs w:val="24"/>
          <w:rtl/>
        </w:rPr>
        <w:t xml:space="preserve">شکل 3-6 </w:t>
      </w:r>
      <w:r>
        <w:rPr>
          <w:rFonts w:cs="B Nazanin" w:hint="cs"/>
          <w:sz w:val="24"/>
          <w:szCs w:val="24"/>
          <w:rtl/>
        </w:rPr>
        <w:t>.</w:t>
      </w:r>
      <w:r w:rsidR="001E3F8E" w:rsidRPr="001E3F8E">
        <w:rPr>
          <w:rFonts w:cs="B Nazanin"/>
          <w:sz w:val="24"/>
          <w:szCs w:val="24"/>
          <w:rtl/>
        </w:rPr>
        <w:t xml:space="preserve"> شب</w:t>
      </w:r>
      <w:r w:rsidR="001E3F8E" w:rsidRPr="001E3F8E">
        <w:rPr>
          <w:rFonts w:cs="B Nazanin" w:hint="cs"/>
          <w:sz w:val="24"/>
          <w:szCs w:val="24"/>
          <w:rtl/>
        </w:rPr>
        <w:t>ی</w:t>
      </w:r>
      <w:r w:rsidR="001E3F8E" w:rsidRPr="001E3F8E">
        <w:rPr>
          <w:rFonts w:cs="B Nazanin" w:hint="eastAsia"/>
          <w:sz w:val="24"/>
          <w:szCs w:val="24"/>
          <w:rtl/>
        </w:rPr>
        <w:t>ه</w:t>
      </w:r>
      <w:r w:rsidR="001E3F8E" w:rsidRPr="001E3F8E">
        <w:rPr>
          <w:rFonts w:cs="B Nazanin"/>
          <w:sz w:val="24"/>
          <w:szCs w:val="24"/>
          <w:rtl/>
        </w:rPr>
        <w:t xml:space="preserve"> ساز</w:t>
      </w:r>
      <w:r w:rsidR="001E3F8E" w:rsidRPr="001E3F8E">
        <w:rPr>
          <w:rFonts w:cs="B Nazanin" w:hint="cs"/>
          <w:sz w:val="24"/>
          <w:szCs w:val="24"/>
          <w:rtl/>
        </w:rPr>
        <w:t>ی</w:t>
      </w:r>
      <w:r w:rsidR="001E3F8E" w:rsidRPr="001E3F8E">
        <w:rPr>
          <w:rFonts w:cs="B Nazanin"/>
          <w:sz w:val="24"/>
          <w:szCs w:val="24"/>
          <w:rtl/>
        </w:rPr>
        <w:t xml:space="preserve"> </w:t>
      </w:r>
      <w:r w:rsidR="001E3F8E">
        <w:rPr>
          <w:rFonts w:cs="B Nazanin"/>
          <w:sz w:val="24"/>
          <w:szCs w:val="24"/>
        </w:rPr>
        <w:t xml:space="preserve"> </w:t>
      </w:r>
      <w:r w:rsidR="001E3F8E" w:rsidRPr="001E3F8E">
        <w:rPr>
          <w:rFonts w:cs="B Nazanin"/>
          <w:sz w:val="24"/>
          <w:szCs w:val="24"/>
        </w:rPr>
        <w:t>tDCS</w:t>
      </w:r>
      <w:r w:rsidR="001E3F8E">
        <w:rPr>
          <w:rFonts w:cs="B Nazanin" w:hint="cs"/>
          <w:sz w:val="24"/>
          <w:szCs w:val="24"/>
          <w:rtl/>
        </w:rPr>
        <w:t>.............................................................................................................</w:t>
      </w:r>
      <w:r w:rsidR="00061F7D">
        <w:rPr>
          <w:rFonts w:cs="B Nazanin" w:hint="cs"/>
          <w:sz w:val="24"/>
          <w:szCs w:val="24"/>
          <w:rtl/>
        </w:rPr>
        <w:t>.............................</w:t>
      </w:r>
      <w:r w:rsidR="001E3F8E">
        <w:rPr>
          <w:rFonts w:cs="B Nazanin" w:hint="cs"/>
          <w:sz w:val="24"/>
          <w:szCs w:val="24"/>
          <w:rtl/>
        </w:rPr>
        <w:t>..........................</w:t>
      </w:r>
      <w:r w:rsidR="00061F7D">
        <w:rPr>
          <w:rFonts w:cs="B Nazanin" w:hint="cs"/>
          <w:sz w:val="24"/>
          <w:szCs w:val="24"/>
          <w:rtl/>
        </w:rPr>
        <w:t>2</w:t>
      </w:r>
      <w:r w:rsidR="007709E1">
        <w:rPr>
          <w:rFonts w:cs="B Nazanin" w:hint="cs"/>
          <w:sz w:val="24"/>
          <w:szCs w:val="24"/>
          <w:rtl/>
        </w:rPr>
        <w:t>7</w:t>
      </w:r>
    </w:p>
    <w:p w14:paraId="53C3ECAF" w14:textId="77777777" w:rsidR="00C06AFC" w:rsidRPr="001E3F8E" w:rsidRDefault="0000390E" w:rsidP="007709E1">
      <w:pPr>
        <w:rPr>
          <w:rFonts w:cs="B Nazanin"/>
          <w:sz w:val="24"/>
          <w:szCs w:val="24"/>
          <w:rtl/>
        </w:rPr>
      </w:pPr>
      <w:r>
        <w:rPr>
          <w:rFonts w:cs="B Nazanin"/>
          <w:sz w:val="24"/>
          <w:szCs w:val="24"/>
          <w:rtl/>
        </w:rPr>
        <w:t>شکل 3-7</w:t>
      </w:r>
      <w:r>
        <w:rPr>
          <w:rFonts w:cs="B Nazanin" w:hint="cs"/>
          <w:sz w:val="24"/>
          <w:szCs w:val="24"/>
          <w:rtl/>
        </w:rPr>
        <w:t>.</w:t>
      </w:r>
      <w:r w:rsidR="001E3F8E" w:rsidRPr="001E3F8E">
        <w:rPr>
          <w:rFonts w:cs="B Nazanin"/>
          <w:sz w:val="24"/>
          <w:szCs w:val="24"/>
          <w:rtl/>
        </w:rPr>
        <w:t xml:space="preserve"> د</w:t>
      </w:r>
      <w:r w:rsidR="001E3F8E" w:rsidRPr="001E3F8E">
        <w:rPr>
          <w:rFonts w:cs="B Nazanin" w:hint="cs"/>
          <w:sz w:val="24"/>
          <w:szCs w:val="24"/>
          <w:rtl/>
        </w:rPr>
        <w:t>ی</w:t>
      </w:r>
      <w:r w:rsidR="001E3F8E" w:rsidRPr="001E3F8E">
        <w:rPr>
          <w:rFonts w:cs="B Nazanin" w:hint="eastAsia"/>
          <w:sz w:val="24"/>
          <w:szCs w:val="24"/>
          <w:rtl/>
        </w:rPr>
        <w:t>نام</w:t>
      </w:r>
      <w:r w:rsidR="001E3F8E" w:rsidRPr="001E3F8E">
        <w:rPr>
          <w:rFonts w:cs="B Nazanin" w:hint="cs"/>
          <w:sz w:val="24"/>
          <w:szCs w:val="24"/>
          <w:rtl/>
        </w:rPr>
        <w:t>ی</w:t>
      </w:r>
      <w:r w:rsidR="001E3F8E" w:rsidRPr="001E3F8E">
        <w:rPr>
          <w:rFonts w:cs="B Nazanin" w:hint="eastAsia"/>
          <w:sz w:val="24"/>
          <w:szCs w:val="24"/>
          <w:rtl/>
        </w:rPr>
        <w:t>ک</w:t>
      </w:r>
      <w:r w:rsidR="001E3F8E" w:rsidRPr="001E3F8E">
        <w:rPr>
          <w:rFonts w:cs="B Nazanin"/>
          <w:sz w:val="24"/>
          <w:szCs w:val="24"/>
          <w:rtl/>
        </w:rPr>
        <w:t xml:space="preserve"> شبکه و نمونه ها</w:t>
      </w:r>
      <w:r w:rsidR="001E3F8E" w:rsidRPr="001E3F8E">
        <w:rPr>
          <w:rFonts w:cs="B Nazanin" w:hint="cs"/>
          <w:sz w:val="24"/>
          <w:szCs w:val="24"/>
          <w:rtl/>
        </w:rPr>
        <w:t>یی</w:t>
      </w:r>
      <w:r w:rsidR="001E3F8E" w:rsidRPr="001E3F8E">
        <w:rPr>
          <w:rFonts w:cs="B Nazanin"/>
          <w:sz w:val="24"/>
          <w:szCs w:val="24"/>
          <w:rtl/>
        </w:rPr>
        <w:t xml:space="preserve"> از فعال</w:t>
      </w:r>
      <w:r w:rsidR="001E3F8E" w:rsidRPr="001E3F8E">
        <w:rPr>
          <w:rFonts w:cs="B Nazanin" w:hint="cs"/>
          <w:sz w:val="24"/>
          <w:szCs w:val="24"/>
          <w:rtl/>
        </w:rPr>
        <w:t>ی</w:t>
      </w:r>
      <w:r w:rsidR="001E3F8E" w:rsidRPr="001E3F8E">
        <w:rPr>
          <w:rFonts w:cs="B Nazanin" w:hint="eastAsia"/>
          <w:sz w:val="24"/>
          <w:szCs w:val="24"/>
          <w:rtl/>
        </w:rPr>
        <w:t>ت</w:t>
      </w:r>
      <w:r w:rsidR="001E3F8E" w:rsidRPr="001E3F8E">
        <w:rPr>
          <w:rFonts w:cs="B Nazanin"/>
          <w:sz w:val="24"/>
          <w:szCs w:val="24"/>
          <w:rtl/>
        </w:rPr>
        <w:t xml:space="preserve"> شبکه مربوط به فرآ</w:t>
      </w:r>
      <w:r w:rsidR="001E3F8E" w:rsidRPr="001E3F8E">
        <w:rPr>
          <w:rFonts w:cs="B Nazanin" w:hint="cs"/>
          <w:sz w:val="24"/>
          <w:szCs w:val="24"/>
          <w:rtl/>
        </w:rPr>
        <w:t>ی</w:t>
      </w:r>
      <w:r w:rsidR="001E3F8E" w:rsidRPr="001E3F8E">
        <w:rPr>
          <w:rFonts w:cs="B Nazanin" w:hint="eastAsia"/>
          <w:sz w:val="24"/>
          <w:szCs w:val="24"/>
          <w:rtl/>
        </w:rPr>
        <w:t>ندها</w:t>
      </w:r>
      <w:r w:rsidR="001E3F8E" w:rsidRPr="001E3F8E">
        <w:rPr>
          <w:rFonts w:cs="B Nazanin" w:hint="cs"/>
          <w:sz w:val="24"/>
          <w:szCs w:val="24"/>
          <w:rtl/>
        </w:rPr>
        <w:t>ی</w:t>
      </w:r>
      <w:r w:rsidR="001E3F8E" w:rsidRPr="001E3F8E">
        <w:rPr>
          <w:rFonts w:cs="B Nazanin"/>
          <w:sz w:val="24"/>
          <w:szCs w:val="24"/>
          <w:rtl/>
        </w:rPr>
        <w:t xml:space="preserve"> ف</w:t>
      </w:r>
      <w:r w:rsidR="001E3F8E" w:rsidRPr="001E3F8E">
        <w:rPr>
          <w:rFonts w:cs="B Nazanin" w:hint="cs"/>
          <w:sz w:val="24"/>
          <w:szCs w:val="24"/>
          <w:rtl/>
        </w:rPr>
        <w:t>ی</w:t>
      </w:r>
      <w:r w:rsidR="001E3F8E" w:rsidRPr="001E3F8E">
        <w:rPr>
          <w:rFonts w:cs="B Nazanin" w:hint="eastAsia"/>
          <w:sz w:val="24"/>
          <w:szCs w:val="24"/>
          <w:rtl/>
        </w:rPr>
        <w:t>ز</w:t>
      </w:r>
      <w:r w:rsidR="001E3F8E" w:rsidRPr="001E3F8E">
        <w:rPr>
          <w:rFonts w:cs="B Nazanin" w:hint="cs"/>
          <w:sz w:val="24"/>
          <w:szCs w:val="24"/>
          <w:rtl/>
        </w:rPr>
        <w:t>ی</w:t>
      </w:r>
      <w:r w:rsidR="001E3F8E" w:rsidRPr="001E3F8E">
        <w:rPr>
          <w:rFonts w:cs="B Nazanin" w:hint="eastAsia"/>
          <w:sz w:val="24"/>
          <w:szCs w:val="24"/>
          <w:rtl/>
        </w:rPr>
        <w:t>ولوژ</w:t>
      </w:r>
      <w:r w:rsidR="001E3F8E" w:rsidRPr="001E3F8E">
        <w:rPr>
          <w:rFonts w:cs="B Nazanin" w:hint="cs"/>
          <w:sz w:val="24"/>
          <w:szCs w:val="24"/>
          <w:rtl/>
        </w:rPr>
        <w:t>ی</w:t>
      </w:r>
      <w:r w:rsidR="001E3F8E" w:rsidRPr="001E3F8E">
        <w:rPr>
          <w:rFonts w:cs="B Nazanin" w:hint="eastAsia"/>
          <w:sz w:val="24"/>
          <w:szCs w:val="24"/>
          <w:rtl/>
        </w:rPr>
        <w:t>ک</w:t>
      </w:r>
      <w:r w:rsidR="001E3F8E" w:rsidRPr="001E3F8E">
        <w:rPr>
          <w:rFonts w:cs="B Nazanin" w:hint="cs"/>
          <w:sz w:val="24"/>
          <w:szCs w:val="24"/>
          <w:rtl/>
        </w:rPr>
        <w:t>ی</w:t>
      </w:r>
      <w:r w:rsidR="001E3F8E" w:rsidRPr="001E3F8E">
        <w:rPr>
          <w:rFonts w:cs="B Nazanin"/>
          <w:sz w:val="24"/>
          <w:szCs w:val="24"/>
          <w:rtl/>
        </w:rPr>
        <w:t xml:space="preserve"> شب</w:t>
      </w:r>
      <w:r w:rsidR="001E3F8E" w:rsidRPr="001E3F8E">
        <w:rPr>
          <w:rFonts w:cs="B Nazanin" w:hint="cs"/>
          <w:sz w:val="24"/>
          <w:szCs w:val="24"/>
          <w:rtl/>
        </w:rPr>
        <w:t>ی</w:t>
      </w:r>
      <w:r w:rsidR="001E3F8E" w:rsidRPr="001E3F8E">
        <w:rPr>
          <w:rFonts w:cs="B Nazanin" w:hint="eastAsia"/>
          <w:sz w:val="24"/>
          <w:szCs w:val="24"/>
          <w:rtl/>
        </w:rPr>
        <w:t>ه</w:t>
      </w:r>
      <w:r w:rsidR="001E3F8E" w:rsidRPr="001E3F8E">
        <w:rPr>
          <w:rFonts w:cs="B Nazanin"/>
          <w:sz w:val="24"/>
          <w:szCs w:val="24"/>
          <w:rtl/>
        </w:rPr>
        <w:t xml:space="preserve"> ساز</w:t>
      </w:r>
      <w:r w:rsidR="001E3F8E" w:rsidRPr="001E3F8E">
        <w:rPr>
          <w:rFonts w:cs="B Nazanin" w:hint="cs"/>
          <w:sz w:val="24"/>
          <w:szCs w:val="24"/>
          <w:rtl/>
        </w:rPr>
        <w:t>ی</w:t>
      </w:r>
      <w:r w:rsidR="001E3F8E" w:rsidRPr="001E3F8E">
        <w:rPr>
          <w:rFonts w:cs="B Nazanin"/>
          <w:sz w:val="24"/>
          <w:szCs w:val="24"/>
          <w:rtl/>
        </w:rPr>
        <w:t xml:space="preserve"> شده</w:t>
      </w:r>
      <w:r w:rsidR="00061F7D">
        <w:rPr>
          <w:rFonts w:cs="B Nazanin" w:hint="cs"/>
          <w:sz w:val="24"/>
          <w:szCs w:val="24"/>
          <w:rtl/>
        </w:rPr>
        <w:t>...............</w:t>
      </w:r>
      <w:r w:rsidR="001E3F8E">
        <w:rPr>
          <w:rFonts w:cs="B Nazanin" w:hint="cs"/>
          <w:sz w:val="24"/>
          <w:szCs w:val="24"/>
          <w:rtl/>
        </w:rPr>
        <w:t>.........</w:t>
      </w:r>
      <w:r w:rsidR="00061F7D">
        <w:rPr>
          <w:rFonts w:cs="B Nazanin" w:hint="cs"/>
          <w:sz w:val="24"/>
          <w:szCs w:val="24"/>
          <w:rtl/>
        </w:rPr>
        <w:t>2</w:t>
      </w:r>
      <w:r w:rsidR="007709E1">
        <w:rPr>
          <w:rFonts w:cs="B Nazanin" w:hint="cs"/>
          <w:sz w:val="24"/>
          <w:szCs w:val="24"/>
          <w:rtl/>
        </w:rPr>
        <w:t>9</w:t>
      </w:r>
    </w:p>
    <w:p w14:paraId="1E5BD4F6" w14:textId="77777777" w:rsidR="00C06AFC" w:rsidRPr="001E3F8E" w:rsidRDefault="0000390E" w:rsidP="007709E1">
      <w:pPr>
        <w:rPr>
          <w:rFonts w:cs="B Nazanin"/>
          <w:sz w:val="24"/>
          <w:szCs w:val="24"/>
          <w:rtl/>
        </w:rPr>
      </w:pPr>
      <w:r>
        <w:rPr>
          <w:rFonts w:cs="B Nazanin"/>
          <w:sz w:val="24"/>
          <w:szCs w:val="24"/>
          <w:rtl/>
        </w:rPr>
        <w:t xml:space="preserve">شکل 3-8 </w:t>
      </w:r>
      <w:r>
        <w:rPr>
          <w:rFonts w:cs="B Nazanin" w:hint="cs"/>
          <w:sz w:val="24"/>
          <w:szCs w:val="24"/>
          <w:rtl/>
        </w:rPr>
        <w:t>.</w:t>
      </w:r>
      <w:r w:rsidR="001E3F8E" w:rsidRPr="001E3F8E">
        <w:rPr>
          <w:rFonts w:cs="B Nazanin"/>
          <w:sz w:val="24"/>
          <w:szCs w:val="24"/>
          <w:rtl/>
        </w:rPr>
        <w:t xml:space="preserve"> افزودن </w:t>
      </w:r>
      <w:r w:rsidR="001E3F8E" w:rsidRPr="001E3F8E">
        <w:rPr>
          <w:rFonts w:cs="B Nazanin"/>
          <w:sz w:val="24"/>
          <w:szCs w:val="24"/>
        </w:rPr>
        <w:t>tDCS</w:t>
      </w:r>
      <w:r w:rsidR="001E3F8E" w:rsidRPr="001E3F8E">
        <w:rPr>
          <w:rFonts w:cs="B Nazanin"/>
          <w:sz w:val="24"/>
          <w:szCs w:val="24"/>
          <w:rtl/>
        </w:rPr>
        <w:t xml:space="preserve">  </w:t>
      </w:r>
      <w:r w:rsidR="001E3F8E">
        <w:rPr>
          <w:rFonts w:cs="B Nazanin" w:hint="cs"/>
          <w:sz w:val="24"/>
          <w:szCs w:val="24"/>
          <w:rtl/>
        </w:rPr>
        <w:t>............................................................................................................................................................................</w:t>
      </w:r>
      <w:r w:rsidR="007709E1">
        <w:rPr>
          <w:rFonts w:cs="B Nazanin" w:hint="cs"/>
          <w:sz w:val="24"/>
          <w:szCs w:val="24"/>
          <w:rtl/>
        </w:rPr>
        <w:t>30</w:t>
      </w:r>
    </w:p>
    <w:p w14:paraId="44059D9C" w14:textId="77777777" w:rsidR="00C06AFC" w:rsidRPr="001E3F8E" w:rsidRDefault="0000390E" w:rsidP="007709E1">
      <w:pPr>
        <w:rPr>
          <w:rFonts w:cs="B Nazanin"/>
          <w:sz w:val="24"/>
          <w:szCs w:val="24"/>
          <w:rtl/>
        </w:rPr>
      </w:pPr>
      <w:r>
        <w:rPr>
          <w:rFonts w:cs="B Nazanin"/>
          <w:sz w:val="24"/>
          <w:szCs w:val="24"/>
          <w:rtl/>
        </w:rPr>
        <w:t>شکل 3-9</w:t>
      </w:r>
      <w:r>
        <w:rPr>
          <w:rFonts w:cs="B Nazanin" w:hint="cs"/>
          <w:sz w:val="24"/>
          <w:szCs w:val="24"/>
          <w:rtl/>
        </w:rPr>
        <w:t xml:space="preserve"> .</w:t>
      </w:r>
      <w:r w:rsidR="001E3F8E" w:rsidRPr="001E3F8E">
        <w:rPr>
          <w:rFonts w:cs="B Nazanin"/>
          <w:sz w:val="24"/>
          <w:szCs w:val="24"/>
          <w:rtl/>
        </w:rPr>
        <w:t xml:space="preserve"> اثرات </w:t>
      </w:r>
      <w:r w:rsidR="001E3F8E" w:rsidRPr="001E3F8E">
        <w:rPr>
          <w:rFonts w:cs="B Nazanin"/>
          <w:sz w:val="24"/>
          <w:szCs w:val="24"/>
        </w:rPr>
        <w:t>tDCS</w:t>
      </w:r>
      <w:r w:rsidR="001E3F8E">
        <w:rPr>
          <w:rFonts w:cs="B Nazanin" w:hint="cs"/>
          <w:sz w:val="24"/>
          <w:szCs w:val="24"/>
          <w:rtl/>
        </w:rPr>
        <w:t xml:space="preserve"> ......................</w:t>
      </w:r>
      <w:r>
        <w:rPr>
          <w:rFonts w:cs="B Nazanin" w:hint="cs"/>
          <w:sz w:val="24"/>
          <w:szCs w:val="24"/>
          <w:rtl/>
        </w:rPr>
        <w:t>...............................</w:t>
      </w:r>
      <w:r w:rsidR="001E3F8E">
        <w:rPr>
          <w:rFonts w:cs="B Nazanin" w:hint="cs"/>
          <w:sz w:val="24"/>
          <w:szCs w:val="24"/>
          <w:rtl/>
        </w:rPr>
        <w:t>...........................................................................................................................</w:t>
      </w:r>
      <w:r w:rsidR="00061F7D">
        <w:rPr>
          <w:rFonts w:cs="B Nazanin" w:hint="cs"/>
          <w:sz w:val="24"/>
          <w:szCs w:val="24"/>
          <w:rtl/>
        </w:rPr>
        <w:t>3</w:t>
      </w:r>
      <w:r w:rsidR="007709E1">
        <w:rPr>
          <w:rFonts w:cs="B Nazanin" w:hint="cs"/>
          <w:sz w:val="24"/>
          <w:szCs w:val="24"/>
          <w:rtl/>
        </w:rPr>
        <w:t>1</w:t>
      </w:r>
    </w:p>
    <w:p w14:paraId="267C4503" w14:textId="77777777" w:rsidR="00C06AFC" w:rsidRPr="001E3F8E" w:rsidRDefault="00BA5010" w:rsidP="00A10DF3">
      <w:pPr>
        <w:rPr>
          <w:rFonts w:cs="B Nazanin"/>
          <w:sz w:val="24"/>
          <w:szCs w:val="24"/>
          <w:rtl/>
        </w:rPr>
      </w:pPr>
      <w:r>
        <w:rPr>
          <w:rFonts w:cs="B Nazanin"/>
          <w:sz w:val="24"/>
          <w:szCs w:val="24"/>
          <w:rtl/>
        </w:rPr>
        <w:t xml:space="preserve">شکل 3-10 </w:t>
      </w:r>
      <w:r>
        <w:rPr>
          <w:rFonts w:cs="B Nazanin" w:hint="cs"/>
          <w:sz w:val="24"/>
          <w:szCs w:val="24"/>
          <w:rtl/>
        </w:rPr>
        <w:t>.</w:t>
      </w:r>
      <w:r w:rsidR="001E3F8E" w:rsidRPr="001E3F8E">
        <w:rPr>
          <w:rFonts w:cs="B Nazanin"/>
          <w:sz w:val="24"/>
          <w:szCs w:val="24"/>
          <w:rtl/>
        </w:rPr>
        <w:t xml:space="preserve"> مدل محاسبات</w:t>
      </w:r>
      <w:r w:rsidR="001E3F8E" w:rsidRPr="001E3F8E">
        <w:rPr>
          <w:rFonts w:cs="B Nazanin" w:hint="cs"/>
          <w:sz w:val="24"/>
          <w:szCs w:val="24"/>
          <w:rtl/>
        </w:rPr>
        <w:t>ی</w:t>
      </w:r>
      <w:r w:rsidR="001E3F8E" w:rsidRPr="001E3F8E">
        <w:rPr>
          <w:rFonts w:cs="B Nazanin"/>
          <w:sz w:val="24"/>
          <w:szCs w:val="24"/>
          <w:rtl/>
        </w:rPr>
        <w:t xml:space="preserve"> تشنج ل</w:t>
      </w:r>
      <w:r w:rsidR="001E3F8E" w:rsidRPr="001E3F8E">
        <w:rPr>
          <w:rFonts w:cs="B Nazanin" w:hint="cs"/>
          <w:sz w:val="24"/>
          <w:szCs w:val="24"/>
          <w:rtl/>
        </w:rPr>
        <w:t>ی</w:t>
      </w:r>
      <w:r w:rsidR="001E3F8E" w:rsidRPr="001E3F8E">
        <w:rPr>
          <w:rFonts w:cs="B Nazanin" w:hint="eastAsia"/>
          <w:sz w:val="24"/>
          <w:szCs w:val="24"/>
          <w:rtl/>
        </w:rPr>
        <w:t>و</w:t>
      </w:r>
      <w:r w:rsidR="001E3F8E" w:rsidRPr="001E3F8E">
        <w:rPr>
          <w:rFonts w:cs="B Nazanin"/>
          <w:sz w:val="24"/>
          <w:szCs w:val="24"/>
          <w:rtl/>
        </w:rPr>
        <w:t xml:space="preserve"> و ونگ</w:t>
      </w:r>
      <w:r w:rsidR="001E3F8E">
        <w:rPr>
          <w:rFonts w:cs="B Nazanin" w:hint="cs"/>
          <w:sz w:val="24"/>
          <w:szCs w:val="24"/>
          <w:rtl/>
        </w:rPr>
        <w:t xml:space="preserve"> ........................................................................................................................................</w:t>
      </w:r>
      <w:r w:rsidR="00A10DF3">
        <w:rPr>
          <w:rFonts w:cs="B Nazanin" w:hint="cs"/>
          <w:sz w:val="24"/>
          <w:szCs w:val="24"/>
          <w:rtl/>
        </w:rPr>
        <w:t>32</w:t>
      </w:r>
    </w:p>
    <w:p w14:paraId="087047AE" w14:textId="77777777" w:rsidR="00C06AFC" w:rsidRPr="001E3F8E" w:rsidRDefault="00BA5010" w:rsidP="00BA5010">
      <w:pPr>
        <w:rPr>
          <w:rFonts w:cs="B Nazanin"/>
          <w:sz w:val="24"/>
          <w:szCs w:val="24"/>
          <w:rtl/>
        </w:rPr>
      </w:pPr>
      <w:r>
        <w:rPr>
          <w:rFonts w:cs="B Nazanin" w:hint="cs"/>
          <w:sz w:val="24"/>
          <w:szCs w:val="24"/>
          <w:rtl/>
        </w:rPr>
        <w:t>شکل 3-11 .</w:t>
      </w:r>
      <w:r w:rsidR="001E3F8E" w:rsidRPr="001E3F8E">
        <w:rPr>
          <w:rFonts w:cs="B Nazanin" w:hint="cs"/>
          <w:sz w:val="24"/>
          <w:szCs w:val="24"/>
          <w:rtl/>
        </w:rPr>
        <w:t xml:space="preserve"> خروجی های سری زمانی مدل به ازای تغییر پارامتر های </w:t>
      </w:r>
      <m:oMath>
        <m:sSub>
          <m:sSubPr>
            <m:ctrlPr>
              <w:rPr>
                <w:rFonts w:ascii="Cambria Math" w:hAnsi="Cambria Math" w:cs="B Nazanin"/>
                <w:sz w:val="24"/>
                <w:szCs w:val="24"/>
              </w:rPr>
            </m:ctrlPr>
          </m:sSubPr>
          <m:e>
            <m:r>
              <w:rPr>
                <w:rFonts w:ascii="Cambria Math" w:hAnsi="Cambria Math" w:cs="B Nazanin"/>
                <w:sz w:val="24"/>
                <w:szCs w:val="24"/>
              </w:rPr>
              <m:t>c</m:t>
            </m:r>
          </m:e>
          <m:sub>
            <m:r>
              <w:rPr>
                <w:rFonts w:ascii="Cambria Math" w:hAnsi="Cambria Math" w:cs="B Nazanin"/>
                <w:sz w:val="24"/>
                <w:szCs w:val="24"/>
              </w:rPr>
              <m:t>4</m:t>
            </m:r>
          </m:sub>
        </m:sSub>
      </m:oMath>
      <w:r w:rsidR="001E3F8E" w:rsidRPr="001E3F8E">
        <w:rPr>
          <w:rFonts w:cs="B Nazanin" w:hint="cs"/>
          <w:i/>
          <w:sz w:val="24"/>
          <w:szCs w:val="24"/>
          <w:rtl/>
        </w:rPr>
        <w:t xml:space="preserve"> و </w:t>
      </w:r>
      <m:oMath>
        <m:sSub>
          <m:sSubPr>
            <m:ctrlPr>
              <w:rPr>
                <w:rFonts w:ascii="Cambria Math" w:hAnsi="Cambria Math" w:cs="B Nazanin"/>
                <w:sz w:val="24"/>
                <w:szCs w:val="24"/>
              </w:rPr>
            </m:ctrlPr>
          </m:sSubPr>
          <m:e>
            <m:r>
              <w:rPr>
                <w:rFonts w:ascii="Cambria Math" w:hAnsi="Cambria Math" w:cs="B Nazanin"/>
                <w:sz w:val="24"/>
                <w:szCs w:val="24"/>
              </w:rPr>
              <m:t>c</m:t>
            </m:r>
          </m:e>
          <m:sub>
            <m:r>
              <w:rPr>
                <w:rFonts w:ascii="Cambria Math" w:hAnsi="Cambria Math" w:cs="B Nazanin"/>
                <w:sz w:val="24"/>
                <w:szCs w:val="24"/>
              </w:rPr>
              <m:t>5</m:t>
            </m:r>
          </m:sub>
        </m:sSub>
      </m:oMath>
      <w:r w:rsidR="001E3F8E">
        <w:rPr>
          <w:rFonts w:cs="B Nazanin" w:hint="cs"/>
          <w:sz w:val="24"/>
          <w:szCs w:val="24"/>
          <w:rtl/>
        </w:rPr>
        <w:t>............................................................................</w:t>
      </w:r>
      <w:r>
        <w:rPr>
          <w:rFonts w:cs="B Nazanin" w:hint="cs"/>
          <w:sz w:val="24"/>
          <w:szCs w:val="24"/>
          <w:rtl/>
        </w:rPr>
        <w:t>33</w:t>
      </w:r>
    </w:p>
    <w:p w14:paraId="567A8B8B" w14:textId="77777777" w:rsidR="00C06AFC" w:rsidRPr="001E3F8E" w:rsidRDefault="00BA5010" w:rsidP="00BA5010">
      <w:pPr>
        <w:rPr>
          <w:rFonts w:cs="B Nazanin"/>
          <w:sz w:val="24"/>
          <w:szCs w:val="24"/>
          <w:rtl/>
        </w:rPr>
      </w:pPr>
      <w:r>
        <w:rPr>
          <w:rFonts w:cs="B Nazanin"/>
          <w:sz w:val="24"/>
          <w:szCs w:val="24"/>
          <w:rtl/>
        </w:rPr>
        <w:t xml:space="preserve">شکل 3-12 </w:t>
      </w:r>
      <w:r>
        <w:rPr>
          <w:rFonts w:cs="B Nazanin" w:hint="cs"/>
          <w:sz w:val="24"/>
          <w:szCs w:val="24"/>
          <w:rtl/>
        </w:rPr>
        <w:t>.</w:t>
      </w:r>
      <w:r w:rsidR="001E3F8E" w:rsidRPr="001E3F8E">
        <w:rPr>
          <w:rFonts w:cs="B Nazanin"/>
          <w:sz w:val="24"/>
          <w:szCs w:val="24"/>
          <w:rtl/>
        </w:rPr>
        <w:t xml:space="preserve"> مدل اصلاح شده ل</w:t>
      </w:r>
      <w:r w:rsidR="001E3F8E" w:rsidRPr="001E3F8E">
        <w:rPr>
          <w:rFonts w:cs="B Nazanin" w:hint="cs"/>
          <w:sz w:val="24"/>
          <w:szCs w:val="24"/>
          <w:rtl/>
        </w:rPr>
        <w:t>ی</w:t>
      </w:r>
      <w:r w:rsidR="001E3F8E" w:rsidRPr="001E3F8E">
        <w:rPr>
          <w:rFonts w:cs="B Nazanin" w:hint="eastAsia"/>
          <w:sz w:val="24"/>
          <w:szCs w:val="24"/>
          <w:rtl/>
        </w:rPr>
        <w:t>و</w:t>
      </w:r>
      <w:r w:rsidR="001E3F8E" w:rsidRPr="001E3F8E">
        <w:rPr>
          <w:rFonts w:cs="B Nazanin"/>
          <w:sz w:val="24"/>
          <w:szCs w:val="24"/>
          <w:rtl/>
        </w:rPr>
        <w:t xml:space="preserve"> و ونگ</w:t>
      </w:r>
      <w:r w:rsidR="001E3F8E">
        <w:rPr>
          <w:rFonts w:cs="B Nazanin" w:hint="cs"/>
          <w:sz w:val="24"/>
          <w:szCs w:val="24"/>
          <w:rtl/>
        </w:rPr>
        <w:t>...................................................................................................................................................</w:t>
      </w:r>
      <w:r>
        <w:rPr>
          <w:rFonts w:cs="B Nazanin" w:hint="cs"/>
          <w:sz w:val="24"/>
          <w:szCs w:val="24"/>
          <w:rtl/>
        </w:rPr>
        <w:t>34</w:t>
      </w:r>
    </w:p>
    <w:p w14:paraId="36482937" w14:textId="77777777" w:rsidR="00A00171" w:rsidRPr="001E3F8E" w:rsidRDefault="00BA5010" w:rsidP="00BA5010">
      <w:pPr>
        <w:rPr>
          <w:rFonts w:cs="B Nazanin"/>
          <w:sz w:val="24"/>
          <w:szCs w:val="24"/>
          <w:rtl/>
        </w:rPr>
      </w:pPr>
      <w:r>
        <w:rPr>
          <w:rFonts w:cs="B Nazanin"/>
          <w:sz w:val="24"/>
          <w:szCs w:val="24"/>
          <w:rtl/>
        </w:rPr>
        <w:t xml:space="preserve">شکل 3-13 </w:t>
      </w:r>
      <w:r>
        <w:rPr>
          <w:rFonts w:cs="B Nazanin" w:hint="cs"/>
          <w:sz w:val="24"/>
          <w:szCs w:val="24"/>
          <w:rtl/>
        </w:rPr>
        <w:t>.</w:t>
      </w:r>
      <w:r w:rsidR="001E3F8E" w:rsidRPr="001E3F8E">
        <w:rPr>
          <w:rFonts w:cs="B Nazanin"/>
          <w:sz w:val="24"/>
          <w:szCs w:val="24"/>
          <w:rtl/>
        </w:rPr>
        <w:t xml:space="preserve"> مدل اصلاح شده ل</w:t>
      </w:r>
      <w:r w:rsidR="001E3F8E" w:rsidRPr="001E3F8E">
        <w:rPr>
          <w:rFonts w:cs="B Nazanin" w:hint="cs"/>
          <w:sz w:val="24"/>
          <w:szCs w:val="24"/>
          <w:rtl/>
        </w:rPr>
        <w:t>ی</w:t>
      </w:r>
      <w:r w:rsidR="001E3F8E" w:rsidRPr="001E3F8E">
        <w:rPr>
          <w:rFonts w:cs="B Nazanin" w:hint="eastAsia"/>
          <w:sz w:val="24"/>
          <w:szCs w:val="24"/>
          <w:rtl/>
        </w:rPr>
        <w:t>و</w:t>
      </w:r>
      <w:r w:rsidR="001E3F8E" w:rsidRPr="001E3F8E">
        <w:rPr>
          <w:rFonts w:cs="B Nazanin"/>
          <w:sz w:val="24"/>
          <w:szCs w:val="24"/>
          <w:rtl/>
        </w:rPr>
        <w:t xml:space="preserve"> و ونگ با در نظر گرفتن نو</w:t>
      </w:r>
      <w:r w:rsidR="001E3F8E" w:rsidRPr="001E3F8E">
        <w:rPr>
          <w:rFonts w:cs="B Nazanin" w:hint="cs"/>
          <w:sz w:val="24"/>
          <w:szCs w:val="24"/>
          <w:rtl/>
        </w:rPr>
        <w:t>ی</w:t>
      </w:r>
      <w:r w:rsidR="001E3F8E" w:rsidRPr="001E3F8E">
        <w:rPr>
          <w:rFonts w:cs="B Nazanin" w:hint="eastAsia"/>
          <w:sz w:val="24"/>
          <w:szCs w:val="24"/>
          <w:rtl/>
        </w:rPr>
        <w:t>ز</w:t>
      </w:r>
      <w:r w:rsidR="001E3F8E" w:rsidRPr="001E3F8E">
        <w:rPr>
          <w:rFonts w:cs="B Nazanin"/>
          <w:sz w:val="24"/>
          <w:szCs w:val="24"/>
          <w:rtl/>
        </w:rPr>
        <w:t xml:space="preserve"> ورود</w:t>
      </w:r>
      <w:r w:rsidR="001E3F8E" w:rsidRPr="001E3F8E">
        <w:rPr>
          <w:rFonts w:cs="B Nazanin" w:hint="cs"/>
          <w:sz w:val="24"/>
          <w:szCs w:val="24"/>
          <w:rtl/>
        </w:rPr>
        <w:t>ی</w:t>
      </w:r>
      <w:r w:rsidR="001E3F8E" w:rsidRPr="001E3F8E">
        <w:rPr>
          <w:rFonts w:cs="B Nazanin"/>
          <w:sz w:val="24"/>
          <w:szCs w:val="24"/>
          <w:rtl/>
        </w:rPr>
        <w:t xml:space="preserve"> به جمع</w:t>
      </w:r>
      <w:r w:rsidR="001E3F8E" w:rsidRPr="001E3F8E">
        <w:rPr>
          <w:rFonts w:cs="B Nazanin" w:hint="cs"/>
          <w:sz w:val="24"/>
          <w:szCs w:val="24"/>
          <w:rtl/>
        </w:rPr>
        <w:t>ی</w:t>
      </w:r>
      <w:r w:rsidR="001E3F8E" w:rsidRPr="001E3F8E">
        <w:rPr>
          <w:rFonts w:cs="B Nazanin" w:hint="eastAsia"/>
          <w:sz w:val="24"/>
          <w:szCs w:val="24"/>
          <w:rtl/>
        </w:rPr>
        <w:t>ت</w:t>
      </w:r>
      <w:r w:rsidR="001E3F8E" w:rsidRPr="001E3F8E">
        <w:rPr>
          <w:rFonts w:cs="B Nazanin"/>
          <w:sz w:val="24"/>
          <w:szCs w:val="24"/>
          <w:rtl/>
        </w:rPr>
        <w:t xml:space="preserve"> هرم</w:t>
      </w:r>
      <w:r w:rsidR="001E3F8E" w:rsidRPr="001E3F8E">
        <w:rPr>
          <w:rFonts w:cs="B Nazanin" w:hint="cs"/>
          <w:sz w:val="24"/>
          <w:szCs w:val="24"/>
          <w:rtl/>
        </w:rPr>
        <w:t>ی</w:t>
      </w:r>
      <w:r w:rsidR="001E3F8E" w:rsidRPr="001E3F8E">
        <w:rPr>
          <w:rFonts w:cs="B Nazanin"/>
          <w:sz w:val="24"/>
          <w:szCs w:val="24"/>
          <w:rtl/>
        </w:rPr>
        <w:t xml:space="preserve"> و هسته رله </w:t>
      </w:r>
      <w:r w:rsidR="001E3F8E" w:rsidRPr="001E3F8E">
        <w:rPr>
          <w:rFonts w:cs="B Nazanin" w:hint="cs"/>
          <w:sz w:val="24"/>
          <w:szCs w:val="24"/>
          <w:rtl/>
        </w:rPr>
        <w:t>ی</w:t>
      </w:r>
      <w:r w:rsidR="001E3F8E" w:rsidRPr="001E3F8E">
        <w:rPr>
          <w:rFonts w:cs="B Nazanin"/>
          <w:sz w:val="24"/>
          <w:szCs w:val="24"/>
          <w:rtl/>
        </w:rPr>
        <w:t xml:space="preserve"> تالام</w:t>
      </w:r>
      <w:r w:rsidR="001E3F8E" w:rsidRPr="001E3F8E">
        <w:rPr>
          <w:rFonts w:cs="B Nazanin" w:hint="cs"/>
          <w:sz w:val="24"/>
          <w:szCs w:val="24"/>
          <w:rtl/>
        </w:rPr>
        <w:t>ی</w:t>
      </w:r>
      <w:r w:rsidR="001E3F8E" w:rsidRPr="001E3F8E">
        <w:rPr>
          <w:rFonts w:cs="B Nazanin" w:hint="eastAsia"/>
          <w:sz w:val="24"/>
          <w:szCs w:val="24"/>
          <w:rtl/>
        </w:rPr>
        <w:t>ک</w:t>
      </w:r>
      <w:r w:rsidR="001E3F8E">
        <w:rPr>
          <w:rFonts w:cs="B Nazanin" w:hint="cs"/>
          <w:sz w:val="24"/>
          <w:szCs w:val="24"/>
          <w:rtl/>
        </w:rPr>
        <w:t>.................</w:t>
      </w:r>
      <w:r>
        <w:rPr>
          <w:rFonts w:cs="B Nazanin" w:hint="cs"/>
          <w:sz w:val="24"/>
          <w:szCs w:val="24"/>
          <w:rtl/>
        </w:rPr>
        <w:t>35</w:t>
      </w:r>
    </w:p>
    <w:p w14:paraId="0961F508" w14:textId="77777777" w:rsidR="001E3F8E" w:rsidRPr="001E3F8E" w:rsidRDefault="00BA5010" w:rsidP="005779A6">
      <w:pPr>
        <w:rPr>
          <w:rFonts w:cs="B Nazanin"/>
          <w:sz w:val="24"/>
          <w:szCs w:val="24"/>
          <w:rtl/>
        </w:rPr>
      </w:pPr>
      <w:r>
        <w:rPr>
          <w:rFonts w:cs="B Nazanin" w:hint="cs"/>
          <w:sz w:val="24"/>
          <w:szCs w:val="24"/>
          <w:rtl/>
        </w:rPr>
        <w:t>شکل 3-14 .</w:t>
      </w:r>
      <w:r w:rsidR="001E3F8E" w:rsidRPr="001E3F8E">
        <w:rPr>
          <w:rFonts w:cs="B Nazanin"/>
          <w:sz w:val="24"/>
          <w:szCs w:val="24"/>
          <w:rtl/>
        </w:rPr>
        <w:t xml:space="preserve"> مقا</w:t>
      </w:r>
      <w:r w:rsidR="001E3F8E" w:rsidRPr="001E3F8E">
        <w:rPr>
          <w:rFonts w:cs="B Nazanin" w:hint="cs"/>
          <w:sz w:val="24"/>
          <w:szCs w:val="24"/>
          <w:rtl/>
        </w:rPr>
        <w:t>ی</w:t>
      </w:r>
      <w:r w:rsidR="001E3F8E" w:rsidRPr="001E3F8E">
        <w:rPr>
          <w:rFonts w:cs="B Nazanin" w:hint="eastAsia"/>
          <w:sz w:val="24"/>
          <w:szCs w:val="24"/>
          <w:rtl/>
        </w:rPr>
        <w:t>سه</w:t>
      </w:r>
      <w:r w:rsidR="001E3F8E" w:rsidRPr="001E3F8E">
        <w:rPr>
          <w:rFonts w:cs="B Nazanin"/>
          <w:sz w:val="24"/>
          <w:szCs w:val="24"/>
          <w:rtl/>
        </w:rPr>
        <w:t xml:space="preserve"> سيگنال واقع</w:t>
      </w:r>
      <w:r w:rsidR="001E3F8E" w:rsidRPr="001E3F8E">
        <w:rPr>
          <w:rFonts w:cs="B Nazanin" w:hint="cs"/>
          <w:sz w:val="24"/>
          <w:szCs w:val="24"/>
          <w:rtl/>
        </w:rPr>
        <w:t>ی</w:t>
      </w:r>
      <w:r w:rsidR="001E3F8E" w:rsidRPr="001E3F8E">
        <w:rPr>
          <w:rFonts w:cs="B Nazanin"/>
          <w:sz w:val="24"/>
          <w:szCs w:val="24"/>
          <w:rtl/>
        </w:rPr>
        <w:t xml:space="preserve"> و سيگنال شبيه ساز</w:t>
      </w:r>
      <w:r w:rsidR="001E3F8E" w:rsidRPr="001E3F8E">
        <w:rPr>
          <w:rFonts w:cs="B Nazanin" w:hint="cs"/>
          <w:sz w:val="24"/>
          <w:szCs w:val="24"/>
          <w:rtl/>
        </w:rPr>
        <w:t>ی</w:t>
      </w:r>
      <w:r w:rsidR="001E3F8E" w:rsidRPr="001E3F8E">
        <w:rPr>
          <w:rFonts w:cs="B Nazanin"/>
          <w:sz w:val="24"/>
          <w:szCs w:val="24"/>
          <w:rtl/>
        </w:rPr>
        <w:t xml:space="preserve"> شده به ازا</w:t>
      </w:r>
      <w:r w:rsidR="001E3F8E" w:rsidRPr="001E3F8E">
        <w:rPr>
          <w:rFonts w:cs="B Nazanin" w:hint="cs"/>
          <w:sz w:val="24"/>
          <w:szCs w:val="24"/>
          <w:rtl/>
        </w:rPr>
        <w:t>ی</w:t>
      </w:r>
      <w:r w:rsidR="001E3F8E" w:rsidRPr="001E3F8E">
        <w:rPr>
          <w:rFonts w:cs="B Nazanin"/>
          <w:sz w:val="24"/>
          <w:szCs w:val="24"/>
          <w:rtl/>
        </w:rPr>
        <w:t xml:space="preserve"> تغيير دو پارامتر</w:t>
      </w:r>
      <w:r w:rsidR="001E3F8E" w:rsidRPr="001E3F8E">
        <w:rPr>
          <w:rFonts w:cs="B Nazanin" w:hint="cs"/>
          <w:sz w:val="24"/>
          <w:szCs w:val="24"/>
          <w:rtl/>
        </w:rPr>
        <w:t xml:space="preserve"> </w:t>
      </w:r>
      <m:oMath>
        <m:sSub>
          <m:sSubPr>
            <m:ctrlPr>
              <w:rPr>
                <w:rFonts w:ascii="Cambria Math" w:hAnsi="Cambria Math" w:cs="B Nazanin"/>
                <w:sz w:val="24"/>
                <w:szCs w:val="24"/>
              </w:rPr>
            </m:ctrlPr>
          </m:sSubPr>
          <m:e>
            <m:r>
              <w:rPr>
                <w:rFonts w:ascii="Cambria Math" w:hAnsi="Cambria Math" w:cs="B Nazanin"/>
                <w:sz w:val="24"/>
                <w:szCs w:val="24"/>
              </w:rPr>
              <m:t>c</m:t>
            </m:r>
          </m:e>
          <m:sub>
            <m:r>
              <w:rPr>
                <w:rFonts w:ascii="Cambria Math" w:hAnsi="Cambria Math" w:cs="B Nazanin"/>
                <w:sz w:val="24"/>
                <w:szCs w:val="24"/>
              </w:rPr>
              <m:t>15</m:t>
            </m:r>
          </m:sub>
        </m:sSub>
      </m:oMath>
      <w:r w:rsidR="001E3F8E" w:rsidRPr="001E3F8E">
        <w:rPr>
          <w:rFonts w:cs="B Nazanin" w:hint="cs"/>
          <w:sz w:val="24"/>
          <w:szCs w:val="24"/>
          <w:rtl/>
        </w:rPr>
        <w:t xml:space="preserve"> و </w:t>
      </w:r>
      <m:oMath>
        <m:sSub>
          <m:sSubPr>
            <m:ctrlPr>
              <w:rPr>
                <w:rFonts w:ascii="Cambria Math" w:hAnsi="Cambria Math" w:cs="B Nazanin"/>
                <w:sz w:val="24"/>
                <w:szCs w:val="24"/>
              </w:rPr>
            </m:ctrlPr>
          </m:sSubPr>
          <m:e>
            <m:r>
              <w:rPr>
                <w:rFonts w:ascii="Cambria Math" w:hAnsi="Cambria Math" w:cs="B Nazanin"/>
                <w:sz w:val="24"/>
                <w:szCs w:val="24"/>
              </w:rPr>
              <m:t>c</m:t>
            </m:r>
          </m:e>
          <m:sub>
            <m:r>
              <w:rPr>
                <w:rFonts w:ascii="Cambria Math" w:hAnsi="Cambria Math" w:cs="B Nazanin"/>
                <w:sz w:val="24"/>
                <w:szCs w:val="24"/>
              </w:rPr>
              <m:t>13</m:t>
            </m:r>
          </m:sub>
        </m:sSub>
      </m:oMath>
      <w:r w:rsidR="00B1511A">
        <w:rPr>
          <w:rFonts w:cs="B Nazanin" w:hint="cs"/>
          <w:sz w:val="24"/>
          <w:szCs w:val="24"/>
          <w:rtl/>
        </w:rPr>
        <w:t>.............................</w:t>
      </w:r>
      <w:r>
        <w:rPr>
          <w:rFonts w:cs="B Nazanin" w:hint="cs"/>
          <w:sz w:val="24"/>
          <w:szCs w:val="24"/>
          <w:rtl/>
        </w:rPr>
        <w:t>..</w:t>
      </w:r>
      <w:r w:rsidR="00B1511A">
        <w:rPr>
          <w:rFonts w:cs="B Nazanin" w:hint="cs"/>
          <w:sz w:val="24"/>
          <w:szCs w:val="24"/>
          <w:rtl/>
        </w:rPr>
        <w:t>........</w:t>
      </w:r>
      <w:r w:rsidR="005779A6">
        <w:rPr>
          <w:rFonts w:cs="B Nazanin" w:hint="cs"/>
          <w:sz w:val="24"/>
          <w:szCs w:val="24"/>
          <w:rtl/>
        </w:rPr>
        <w:t>36</w:t>
      </w:r>
    </w:p>
    <w:p w14:paraId="0E01E36A" w14:textId="77777777" w:rsidR="00E34E20" w:rsidRDefault="00B1511A" w:rsidP="005779A6">
      <w:pPr>
        <w:rPr>
          <w:rFonts w:cs="B Nazanin"/>
          <w:sz w:val="24"/>
          <w:szCs w:val="24"/>
          <w:rtl/>
        </w:rPr>
      </w:pPr>
      <w:r w:rsidRPr="00B1511A">
        <w:rPr>
          <w:rFonts w:cs="B Nazanin"/>
          <w:sz w:val="24"/>
          <w:szCs w:val="24"/>
          <w:rtl/>
        </w:rPr>
        <w:t>شکل 3-15 : با</w:t>
      </w:r>
      <w:r w:rsidRPr="00B1511A">
        <w:rPr>
          <w:rFonts w:cs="B Nazanin" w:hint="cs"/>
          <w:sz w:val="24"/>
          <w:szCs w:val="24"/>
          <w:rtl/>
        </w:rPr>
        <w:t>ی</w:t>
      </w:r>
      <w:r w:rsidRPr="00B1511A">
        <w:rPr>
          <w:rFonts w:cs="B Nazanin" w:hint="eastAsia"/>
          <w:sz w:val="24"/>
          <w:szCs w:val="24"/>
          <w:rtl/>
        </w:rPr>
        <w:t>فرک</w:t>
      </w:r>
      <w:r w:rsidRPr="00B1511A">
        <w:rPr>
          <w:rFonts w:cs="B Nazanin" w:hint="cs"/>
          <w:sz w:val="24"/>
          <w:szCs w:val="24"/>
          <w:rtl/>
        </w:rPr>
        <w:t>ی</w:t>
      </w:r>
      <w:r w:rsidRPr="00B1511A">
        <w:rPr>
          <w:rFonts w:cs="B Nazanin" w:hint="eastAsia"/>
          <w:sz w:val="24"/>
          <w:szCs w:val="24"/>
          <w:rtl/>
        </w:rPr>
        <w:t>شن</w:t>
      </w:r>
      <w:r w:rsidRPr="00B1511A">
        <w:rPr>
          <w:rFonts w:cs="B Nazanin"/>
          <w:sz w:val="24"/>
          <w:szCs w:val="24"/>
          <w:rtl/>
        </w:rPr>
        <w:t xml:space="preserve"> خروج</w:t>
      </w:r>
      <w:r w:rsidRPr="00B1511A">
        <w:rPr>
          <w:rFonts w:cs="B Nazanin" w:hint="cs"/>
          <w:sz w:val="24"/>
          <w:szCs w:val="24"/>
          <w:rtl/>
        </w:rPr>
        <w:t>ی</w:t>
      </w:r>
      <w:r w:rsidRPr="00B1511A">
        <w:rPr>
          <w:rFonts w:cs="B Nazanin"/>
          <w:sz w:val="24"/>
          <w:szCs w:val="24"/>
          <w:rtl/>
        </w:rPr>
        <w:t xml:space="preserve"> مدل به ازا</w:t>
      </w:r>
      <w:r w:rsidRPr="00B1511A">
        <w:rPr>
          <w:rFonts w:cs="B Nazanin" w:hint="cs"/>
          <w:sz w:val="24"/>
          <w:szCs w:val="24"/>
          <w:rtl/>
        </w:rPr>
        <w:t>ی</w:t>
      </w:r>
      <w:r w:rsidRPr="00B1511A">
        <w:rPr>
          <w:rFonts w:cs="B Nazanin"/>
          <w:sz w:val="24"/>
          <w:szCs w:val="24"/>
          <w:rtl/>
        </w:rPr>
        <w:t xml:space="preserve"> تغ</w:t>
      </w:r>
      <w:r w:rsidRPr="00B1511A">
        <w:rPr>
          <w:rFonts w:cs="B Nazanin" w:hint="cs"/>
          <w:sz w:val="24"/>
          <w:szCs w:val="24"/>
          <w:rtl/>
        </w:rPr>
        <w:t>یی</w:t>
      </w:r>
      <w:r w:rsidRPr="00B1511A">
        <w:rPr>
          <w:rFonts w:cs="B Nazanin" w:hint="eastAsia"/>
          <w:sz w:val="24"/>
          <w:szCs w:val="24"/>
          <w:rtl/>
        </w:rPr>
        <w:t>ر</w:t>
      </w:r>
      <w:r w:rsidRPr="00B1511A">
        <w:rPr>
          <w:rFonts w:cs="B Nazanin"/>
          <w:sz w:val="24"/>
          <w:szCs w:val="24"/>
          <w:rtl/>
        </w:rPr>
        <w:t xml:space="preserve"> پارامتر </w:t>
      </w:r>
      <w:r w:rsidRPr="00B1511A">
        <w:rPr>
          <w:rFonts w:cs="B Nazanin"/>
          <w:sz w:val="24"/>
          <w:szCs w:val="24"/>
        </w:rPr>
        <w:t>c_13</w:t>
      </w:r>
      <w:r w:rsidRPr="00B1511A">
        <w:rPr>
          <w:rFonts w:cs="B Nazanin"/>
          <w:sz w:val="24"/>
          <w:szCs w:val="24"/>
          <w:rtl/>
        </w:rPr>
        <w:t xml:space="preserve"> به کمک نرم افزار </w:t>
      </w:r>
      <w:r w:rsidRPr="00B1511A">
        <w:rPr>
          <w:rFonts w:cs="B Nazanin"/>
          <w:sz w:val="24"/>
          <w:szCs w:val="24"/>
        </w:rPr>
        <w:t>MATLAB</w:t>
      </w:r>
      <w:r>
        <w:rPr>
          <w:rFonts w:cs="B Nazanin" w:hint="cs"/>
          <w:sz w:val="24"/>
          <w:szCs w:val="24"/>
          <w:rtl/>
        </w:rPr>
        <w:t xml:space="preserve"> ...........................................</w:t>
      </w:r>
      <w:r w:rsidR="005779A6">
        <w:rPr>
          <w:rFonts w:cs="B Nazanin" w:hint="cs"/>
          <w:sz w:val="24"/>
          <w:szCs w:val="24"/>
          <w:rtl/>
        </w:rPr>
        <w:t>37</w:t>
      </w:r>
    </w:p>
    <w:p w14:paraId="797E1320" w14:textId="77777777" w:rsidR="001E3F8E" w:rsidRDefault="00BA5010" w:rsidP="005779A6">
      <w:pPr>
        <w:rPr>
          <w:rFonts w:cs="B Nazanin"/>
          <w:sz w:val="24"/>
          <w:szCs w:val="24"/>
          <w:rtl/>
        </w:rPr>
      </w:pPr>
      <w:r>
        <w:rPr>
          <w:rFonts w:cs="B Nazanin"/>
          <w:sz w:val="24"/>
          <w:szCs w:val="24"/>
          <w:rtl/>
        </w:rPr>
        <w:t>شکل 3-16</w:t>
      </w:r>
      <w:r>
        <w:rPr>
          <w:rFonts w:cs="B Nazanin" w:hint="cs"/>
          <w:sz w:val="24"/>
          <w:szCs w:val="24"/>
          <w:rtl/>
        </w:rPr>
        <w:t xml:space="preserve"> .</w:t>
      </w:r>
      <w:r w:rsidR="00B1511A" w:rsidRPr="00B1511A">
        <w:rPr>
          <w:rFonts w:cs="B Nazanin"/>
          <w:sz w:val="24"/>
          <w:szCs w:val="24"/>
          <w:rtl/>
        </w:rPr>
        <w:t xml:space="preserve"> با</w:t>
      </w:r>
      <w:r w:rsidR="00B1511A" w:rsidRPr="00B1511A">
        <w:rPr>
          <w:rFonts w:cs="B Nazanin" w:hint="cs"/>
          <w:sz w:val="24"/>
          <w:szCs w:val="24"/>
          <w:rtl/>
        </w:rPr>
        <w:t>ی</w:t>
      </w:r>
      <w:r w:rsidR="00B1511A" w:rsidRPr="00B1511A">
        <w:rPr>
          <w:rFonts w:cs="B Nazanin" w:hint="eastAsia"/>
          <w:sz w:val="24"/>
          <w:szCs w:val="24"/>
          <w:rtl/>
        </w:rPr>
        <w:t>فرک</w:t>
      </w:r>
      <w:r w:rsidR="00B1511A" w:rsidRPr="00B1511A">
        <w:rPr>
          <w:rFonts w:cs="B Nazanin" w:hint="cs"/>
          <w:sz w:val="24"/>
          <w:szCs w:val="24"/>
          <w:rtl/>
        </w:rPr>
        <w:t>ی</w:t>
      </w:r>
      <w:r w:rsidR="00B1511A" w:rsidRPr="00B1511A">
        <w:rPr>
          <w:rFonts w:cs="B Nazanin" w:hint="eastAsia"/>
          <w:sz w:val="24"/>
          <w:szCs w:val="24"/>
          <w:rtl/>
        </w:rPr>
        <w:t>شن</w:t>
      </w:r>
      <w:r w:rsidR="00B1511A" w:rsidRPr="00B1511A">
        <w:rPr>
          <w:rFonts w:cs="B Nazanin"/>
          <w:sz w:val="24"/>
          <w:szCs w:val="24"/>
          <w:rtl/>
        </w:rPr>
        <w:t xml:space="preserve"> خروج</w:t>
      </w:r>
      <w:r w:rsidR="00B1511A" w:rsidRPr="00B1511A">
        <w:rPr>
          <w:rFonts w:cs="B Nazanin" w:hint="cs"/>
          <w:sz w:val="24"/>
          <w:szCs w:val="24"/>
          <w:rtl/>
        </w:rPr>
        <w:t>ی</w:t>
      </w:r>
      <w:r w:rsidR="00B1511A" w:rsidRPr="00B1511A">
        <w:rPr>
          <w:rFonts w:cs="B Nazanin"/>
          <w:sz w:val="24"/>
          <w:szCs w:val="24"/>
          <w:rtl/>
        </w:rPr>
        <w:t xml:space="preserve"> مدل به ازا</w:t>
      </w:r>
      <w:r w:rsidR="00B1511A" w:rsidRPr="00B1511A">
        <w:rPr>
          <w:rFonts w:cs="B Nazanin" w:hint="cs"/>
          <w:sz w:val="24"/>
          <w:szCs w:val="24"/>
          <w:rtl/>
        </w:rPr>
        <w:t>ی</w:t>
      </w:r>
      <w:r w:rsidR="00B1511A" w:rsidRPr="00B1511A">
        <w:rPr>
          <w:rFonts w:cs="B Nazanin"/>
          <w:sz w:val="24"/>
          <w:szCs w:val="24"/>
          <w:rtl/>
        </w:rPr>
        <w:t xml:space="preserve"> تغ</w:t>
      </w:r>
      <w:r w:rsidR="00B1511A" w:rsidRPr="00B1511A">
        <w:rPr>
          <w:rFonts w:cs="B Nazanin" w:hint="cs"/>
          <w:sz w:val="24"/>
          <w:szCs w:val="24"/>
          <w:rtl/>
        </w:rPr>
        <w:t>یی</w:t>
      </w:r>
      <w:r w:rsidR="00B1511A" w:rsidRPr="00B1511A">
        <w:rPr>
          <w:rFonts w:cs="B Nazanin" w:hint="eastAsia"/>
          <w:sz w:val="24"/>
          <w:szCs w:val="24"/>
          <w:rtl/>
        </w:rPr>
        <w:t>ر</w:t>
      </w:r>
      <w:r w:rsidR="00B1511A" w:rsidRPr="00B1511A">
        <w:rPr>
          <w:rFonts w:cs="B Nazanin"/>
          <w:sz w:val="24"/>
          <w:szCs w:val="24"/>
          <w:rtl/>
        </w:rPr>
        <w:t xml:space="preserve"> پارامتر </w:t>
      </w:r>
      <w:r w:rsidR="00B1511A" w:rsidRPr="00B1511A">
        <w:rPr>
          <w:rFonts w:cs="B Nazanin"/>
          <w:sz w:val="24"/>
          <w:szCs w:val="24"/>
        </w:rPr>
        <w:t>c_15</w:t>
      </w:r>
      <w:r w:rsidR="00B1511A" w:rsidRPr="00B1511A">
        <w:rPr>
          <w:rFonts w:cs="B Nazanin"/>
          <w:sz w:val="24"/>
          <w:szCs w:val="24"/>
          <w:rtl/>
        </w:rPr>
        <w:t xml:space="preserve"> به کمک نرم افزار </w:t>
      </w:r>
      <w:r w:rsidR="00B1511A" w:rsidRPr="00B1511A">
        <w:rPr>
          <w:rFonts w:cs="B Nazanin"/>
          <w:sz w:val="24"/>
          <w:szCs w:val="24"/>
        </w:rPr>
        <w:t>MATLAB</w:t>
      </w:r>
      <w:r>
        <w:rPr>
          <w:rFonts w:cs="B Nazanin" w:hint="cs"/>
          <w:sz w:val="24"/>
          <w:szCs w:val="24"/>
          <w:rtl/>
        </w:rPr>
        <w:t xml:space="preserve"> .......................</w:t>
      </w:r>
      <w:r w:rsidR="00B1511A">
        <w:rPr>
          <w:rFonts w:cs="B Nazanin" w:hint="cs"/>
          <w:sz w:val="24"/>
          <w:szCs w:val="24"/>
          <w:rtl/>
        </w:rPr>
        <w:t>....................</w:t>
      </w:r>
      <w:r w:rsidR="005779A6">
        <w:rPr>
          <w:rFonts w:cs="B Nazanin" w:hint="cs"/>
          <w:sz w:val="24"/>
          <w:szCs w:val="24"/>
          <w:rtl/>
        </w:rPr>
        <w:t>37</w:t>
      </w:r>
    </w:p>
    <w:p w14:paraId="74B0A69C" w14:textId="77777777" w:rsidR="001E3F8E" w:rsidRDefault="00BA5010" w:rsidP="00685C6A">
      <w:pPr>
        <w:rPr>
          <w:rFonts w:cs="B Nazanin"/>
          <w:sz w:val="24"/>
          <w:szCs w:val="24"/>
          <w:rtl/>
        </w:rPr>
      </w:pPr>
      <w:r>
        <w:rPr>
          <w:rFonts w:cs="B Nazanin"/>
          <w:sz w:val="24"/>
          <w:szCs w:val="24"/>
          <w:rtl/>
        </w:rPr>
        <w:t>شکل 3-17</w:t>
      </w:r>
      <w:r>
        <w:rPr>
          <w:rFonts w:cs="B Nazanin" w:hint="cs"/>
          <w:sz w:val="24"/>
          <w:szCs w:val="24"/>
          <w:rtl/>
        </w:rPr>
        <w:t xml:space="preserve"> .</w:t>
      </w:r>
      <w:r w:rsidR="00B1511A" w:rsidRPr="00B1511A">
        <w:rPr>
          <w:rFonts w:cs="B Nazanin"/>
          <w:sz w:val="24"/>
          <w:szCs w:val="24"/>
          <w:rtl/>
        </w:rPr>
        <w:t xml:space="preserve"> (</w:t>
      </w:r>
      <w:r w:rsidR="00B1511A" w:rsidRPr="00B1511A">
        <w:rPr>
          <w:rFonts w:cs="B Nazanin"/>
          <w:sz w:val="24"/>
          <w:szCs w:val="24"/>
        </w:rPr>
        <w:t>a</w:t>
      </w:r>
      <w:r w:rsidR="00B1511A" w:rsidRPr="00B1511A">
        <w:rPr>
          <w:rFonts w:cs="B Nazanin"/>
          <w:sz w:val="24"/>
          <w:szCs w:val="24"/>
          <w:rtl/>
        </w:rPr>
        <w:t>) ساختار مدل و اتصالات س</w:t>
      </w:r>
      <w:r w:rsidR="00B1511A" w:rsidRPr="00B1511A">
        <w:rPr>
          <w:rFonts w:cs="B Nazanin" w:hint="cs"/>
          <w:sz w:val="24"/>
          <w:szCs w:val="24"/>
          <w:rtl/>
        </w:rPr>
        <w:t>ی</w:t>
      </w:r>
      <w:r w:rsidR="00B1511A" w:rsidRPr="00B1511A">
        <w:rPr>
          <w:rFonts w:cs="B Nazanin" w:hint="eastAsia"/>
          <w:sz w:val="24"/>
          <w:szCs w:val="24"/>
          <w:rtl/>
        </w:rPr>
        <w:t>ناپس</w:t>
      </w:r>
      <w:r w:rsidR="00B1511A" w:rsidRPr="00B1511A">
        <w:rPr>
          <w:rFonts w:cs="B Nazanin" w:hint="cs"/>
          <w:sz w:val="24"/>
          <w:szCs w:val="24"/>
          <w:rtl/>
        </w:rPr>
        <w:t>ی</w:t>
      </w:r>
      <w:r w:rsidR="00B1511A" w:rsidRPr="00B1511A">
        <w:rPr>
          <w:rFonts w:cs="B Nazanin"/>
          <w:sz w:val="24"/>
          <w:szCs w:val="24"/>
          <w:rtl/>
        </w:rPr>
        <w:t xml:space="preserve"> ب</w:t>
      </w:r>
      <w:r w:rsidR="00B1511A" w:rsidRPr="00B1511A">
        <w:rPr>
          <w:rFonts w:cs="B Nazanin" w:hint="cs"/>
          <w:sz w:val="24"/>
          <w:szCs w:val="24"/>
          <w:rtl/>
        </w:rPr>
        <w:t>ی</w:t>
      </w:r>
      <w:r w:rsidR="00B1511A" w:rsidRPr="00B1511A">
        <w:rPr>
          <w:rFonts w:cs="B Nazanin" w:hint="eastAsia"/>
          <w:sz w:val="24"/>
          <w:szCs w:val="24"/>
          <w:rtl/>
        </w:rPr>
        <w:t>ن</w:t>
      </w:r>
      <w:r w:rsidR="00B1511A" w:rsidRPr="00B1511A">
        <w:rPr>
          <w:rFonts w:cs="B Nazanin"/>
          <w:sz w:val="24"/>
          <w:szCs w:val="24"/>
          <w:rtl/>
        </w:rPr>
        <w:t xml:space="preserve"> ز</w:t>
      </w:r>
      <w:r w:rsidR="00B1511A" w:rsidRPr="00B1511A">
        <w:rPr>
          <w:rFonts w:cs="B Nazanin" w:hint="cs"/>
          <w:sz w:val="24"/>
          <w:szCs w:val="24"/>
          <w:rtl/>
        </w:rPr>
        <w:t>ی</w:t>
      </w:r>
      <w:r w:rsidR="00B1511A" w:rsidRPr="00B1511A">
        <w:rPr>
          <w:rFonts w:cs="B Nazanin" w:hint="eastAsia"/>
          <w:sz w:val="24"/>
          <w:szCs w:val="24"/>
          <w:rtl/>
        </w:rPr>
        <w:t>رجمع</w:t>
      </w:r>
      <w:r w:rsidR="00B1511A" w:rsidRPr="00B1511A">
        <w:rPr>
          <w:rFonts w:cs="B Nazanin" w:hint="cs"/>
          <w:sz w:val="24"/>
          <w:szCs w:val="24"/>
          <w:rtl/>
        </w:rPr>
        <w:t>ی</w:t>
      </w:r>
      <w:r w:rsidR="00B1511A" w:rsidRPr="00B1511A">
        <w:rPr>
          <w:rFonts w:cs="B Nazanin" w:hint="eastAsia"/>
          <w:sz w:val="24"/>
          <w:szCs w:val="24"/>
          <w:rtl/>
        </w:rPr>
        <w:t>ت</w:t>
      </w:r>
      <w:r w:rsidR="00B1511A" w:rsidRPr="00B1511A">
        <w:rPr>
          <w:rFonts w:cs="B Nazanin"/>
          <w:sz w:val="24"/>
          <w:szCs w:val="24"/>
          <w:rtl/>
        </w:rPr>
        <w:t xml:space="preserve"> ها (</w:t>
      </w:r>
      <w:r w:rsidR="00B1511A" w:rsidRPr="00B1511A">
        <w:rPr>
          <w:rFonts w:cs="B Nazanin"/>
          <w:sz w:val="24"/>
          <w:szCs w:val="24"/>
        </w:rPr>
        <w:t>b</w:t>
      </w:r>
      <w:r w:rsidR="00B1511A" w:rsidRPr="00B1511A">
        <w:rPr>
          <w:rFonts w:cs="B Nazanin"/>
          <w:sz w:val="24"/>
          <w:szCs w:val="24"/>
          <w:rtl/>
        </w:rPr>
        <w:t>) اجزا</w:t>
      </w:r>
      <w:r w:rsidR="00B1511A" w:rsidRPr="00B1511A">
        <w:rPr>
          <w:rFonts w:cs="B Nazanin" w:hint="cs"/>
          <w:sz w:val="24"/>
          <w:szCs w:val="24"/>
          <w:rtl/>
        </w:rPr>
        <w:t>ی</w:t>
      </w:r>
      <w:r w:rsidR="00B1511A" w:rsidRPr="00B1511A">
        <w:rPr>
          <w:rFonts w:cs="B Nazanin"/>
          <w:sz w:val="24"/>
          <w:szCs w:val="24"/>
          <w:rtl/>
        </w:rPr>
        <w:t xml:space="preserve"> داخل</w:t>
      </w:r>
      <w:r w:rsidR="00B1511A" w:rsidRPr="00B1511A">
        <w:rPr>
          <w:rFonts w:cs="B Nazanin" w:hint="cs"/>
          <w:sz w:val="24"/>
          <w:szCs w:val="24"/>
          <w:rtl/>
        </w:rPr>
        <w:t>ی</w:t>
      </w:r>
      <w:r w:rsidR="00B1511A" w:rsidRPr="00B1511A">
        <w:rPr>
          <w:rFonts w:cs="B Nazanin"/>
          <w:sz w:val="24"/>
          <w:szCs w:val="24"/>
          <w:rtl/>
        </w:rPr>
        <w:t xml:space="preserve"> ز</w:t>
      </w:r>
      <w:r w:rsidR="00B1511A" w:rsidRPr="00B1511A">
        <w:rPr>
          <w:rFonts w:cs="B Nazanin" w:hint="cs"/>
          <w:sz w:val="24"/>
          <w:szCs w:val="24"/>
          <w:rtl/>
        </w:rPr>
        <w:t>ی</w:t>
      </w:r>
      <w:r w:rsidR="00B1511A" w:rsidRPr="00B1511A">
        <w:rPr>
          <w:rFonts w:cs="B Nazanin" w:hint="eastAsia"/>
          <w:sz w:val="24"/>
          <w:szCs w:val="24"/>
          <w:rtl/>
        </w:rPr>
        <w:t>رجمع</w:t>
      </w:r>
      <w:r w:rsidR="00B1511A" w:rsidRPr="00B1511A">
        <w:rPr>
          <w:rFonts w:cs="B Nazanin" w:hint="cs"/>
          <w:sz w:val="24"/>
          <w:szCs w:val="24"/>
          <w:rtl/>
        </w:rPr>
        <w:t>ی</w:t>
      </w:r>
      <w:r w:rsidR="00B1511A" w:rsidRPr="00B1511A">
        <w:rPr>
          <w:rFonts w:cs="B Nazanin" w:hint="eastAsia"/>
          <w:sz w:val="24"/>
          <w:szCs w:val="24"/>
          <w:rtl/>
        </w:rPr>
        <w:t>ت</w:t>
      </w:r>
      <w:r w:rsidR="00B1511A" w:rsidRPr="00B1511A">
        <w:rPr>
          <w:rFonts w:cs="B Nazanin"/>
          <w:sz w:val="24"/>
          <w:szCs w:val="24"/>
          <w:rtl/>
        </w:rPr>
        <w:t xml:space="preserve"> </w:t>
      </w:r>
      <w:r w:rsidR="00B1511A" w:rsidRPr="00B1511A">
        <w:rPr>
          <w:rFonts w:cs="B Nazanin"/>
          <w:sz w:val="24"/>
          <w:szCs w:val="24"/>
        </w:rPr>
        <w:t>P</w:t>
      </w:r>
      <w:r>
        <w:rPr>
          <w:rFonts w:cs="B Nazanin" w:hint="cs"/>
          <w:sz w:val="24"/>
          <w:szCs w:val="24"/>
          <w:rtl/>
        </w:rPr>
        <w:t xml:space="preserve"> ...................</w:t>
      </w:r>
      <w:r w:rsidR="00B1511A">
        <w:rPr>
          <w:rFonts w:cs="B Nazanin" w:hint="cs"/>
          <w:sz w:val="24"/>
          <w:szCs w:val="24"/>
          <w:rtl/>
        </w:rPr>
        <w:t>.............</w:t>
      </w:r>
      <w:r w:rsidR="00685C6A">
        <w:rPr>
          <w:rFonts w:cs="B Nazanin" w:hint="cs"/>
          <w:sz w:val="24"/>
          <w:szCs w:val="24"/>
          <w:rtl/>
        </w:rPr>
        <w:t>38</w:t>
      </w:r>
    </w:p>
    <w:p w14:paraId="37F4B5C5" w14:textId="77777777" w:rsidR="001E3F8E" w:rsidRDefault="005779A6" w:rsidP="00685C6A">
      <w:pPr>
        <w:rPr>
          <w:rFonts w:cs="B Nazanin"/>
          <w:sz w:val="24"/>
          <w:szCs w:val="24"/>
        </w:rPr>
      </w:pPr>
      <w:r>
        <w:rPr>
          <w:rFonts w:cs="B Nazanin"/>
          <w:sz w:val="24"/>
          <w:szCs w:val="24"/>
          <w:rtl/>
        </w:rPr>
        <w:t xml:space="preserve">شکل 3-18 </w:t>
      </w:r>
      <w:r>
        <w:rPr>
          <w:rFonts w:cs="B Nazanin" w:hint="cs"/>
          <w:sz w:val="24"/>
          <w:szCs w:val="24"/>
          <w:rtl/>
        </w:rPr>
        <w:t>.</w:t>
      </w:r>
      <w:r w:rsidR="00B1511A" w:rsidRPr="00B1511A">
        <w:rPr>
          <w:rFonts w:cs="B Nazanin"/>
          <w:sz w:val="24"/>
          <w:szCs w:val="24"/>
          <w:rtl/>
        </w:rPr>
        <w:t xml:space="preserve"> مدل ز</w:t>
      </w:r>
      <w:r w:rsidR="00B1511A" w:rsidRPr="00B1511A">
        <w:rPr>
          <w:rFonts w:cs="B Nazanin" w:hint="cs"/>
          <w:sz w:val="24"/>
          <w:szCs w:val="24"/>
          <w:rtl/>
        </w:rPr>
        <w:t>ی</w:t>
      </w:r>
      <w:r w:rsidR="00B1511A" w:rsidRPr="00B1511A">
        <w:rPr>
          <w:rFonts w:cs="B Nazanin" w:hint="eastAsia"/>
          <w:sz w:val="24"/>
          <w:szCs w:val="24"/>
          <w:rtl/>
        </w:rPr>
        <w:t>رجمع</w:t>
      </w:r>
      <w:r w:rsidR="00B1511A" w:rsidRPr="00B1511A">
        <w:rPr>
          <w:rFonts w:cs="B Nazanin" w:hint="cs"/>
          <w:sz w:val="24"/>
          <w:szCs w:val="24"/>
          <w:rtl/>
        </w:rPr>
        <w:t>ی</w:t>
      </w:r>
      <w:r w:rsidR="00B1511A" w:rsidRPr="00B1511A">
        <w:rPr>
          <w:rFonts w:cs="B Nazanin" w:hint="eastAsia"/>
          <w:sz w:val="24"/>
          <w:szCs w:val="24"/>
          <w:rtl/>
        </w:rPr>
        <w:t>ت</w:t>
      </w:r>
      <w:r w:rsidR="00B1511A" w:rsidRPr="00B1511A">
        <w:rPr>
          <w:rFonts w:cs="B Nazanin"/>
          <w:sz w:val="24"/>
          <w:szCs w:val="24"/>
          <w:rtl/>
        </w:rPr>
        <w:t xml:space="preserve"> </w:t>
      </w:r>
      <w:r w:rsidR="00B1511A" w:rsidRPr="00B1511A">
        <w:rPr>
          <w:rFonts w:cs="B Nazanin"/>
          <w:sz w:val="24"/>
          <w:szCs w:val="24"/>
        </w:rPr>
        <w:t>P</w:t>
      </w:r>
      <w:r w:rsidR="00B1511A" w:rsidRPr="00B1511A">
        <w:rPr>
          <w:rFonts w:cs="B Nazanin"/>
          <w:sz w:val="24"/>
          <w:szCs w:val="24"/>
          <w:rtl/>
        </w:rPr>
        <w:t xml:space="preserve"> و و م</w:t>
      </w:r>
      <w:r w:rsidR="00B1511A" w:rsidRPr="00B1511A">
        <w:rPr>
          <w:rFonts w:cs="B Nazanin" w:hint="cs"/>
          <w:sz w:val="24"/>
          <w:szCs w:val="24"/>
          <w:rtl/>
        </w:rPr>
        <w:t>ی</w:t>
      </w:r>
      <w:r w:rsidR="00B1511A" w:rsidRPr="00B1511A">
        <w:rPr>
          <w:rFonts w:cs="B Nazanin" w:hint="eastAsia"/>
          <w:sz w:val="24"/>
          <w:szCs w:val="24"/>
          <w:rtl/>
        </w:rPr>
        <w:t>دان</w:t>
      </w:r>
      <w:r w:rsidR="00B1511A" w:rsidRPr="00B1511A">
        <w:rPr>
          <w:rFonts w:cs="B Nazanin"/>
          <w:sz w:val="24"/>
          <w:szCs w:val="24"/>
          <w:rtl/>
        </w:rPr>
        <w:t xml:space="preserve"> الکتر</w:t>
      </w:r>
      <w:r w:rsidR="00B1511A" w:rsidRPr="00B1511A">
        <w:rPr>
          <w:rFonts w:cs="B Nazanin" w:hint="cs"/>
          <w:sz w:val="24"/>
          <w:szCs w:val="24"/>
          <w:rtl/>
        </w:rPr>
        <w:t>ی</w:t>
      </w:r>
      <w:r w:rsidR="00B1511A" w:rsidRPr="00B1511A">
        <w:rPr>
          <w:rFonts w:cs="B Nazanin" w:hint="eastAsia"/>
          <w:sz w:val="24"/>
          <w:szCs w:val="24"/>
          <w:rtl/>
        </w:rPr>
        <w:t>ک</w:t>
      </w:r>
      <w:r w:rsidR="00B1511A" w:rsidRPr="00B1511A">
        <w:rPr>
          <w:rFonts w:cs="B Nazanin" w:hint="cs"/>
          <w:sz w:val="24"/>
          <w:szCs w:val="24"/>
          <w:rtl/>
        </w:rPr>
        <w:t>ی</w:t>
      </w:r>
      <w:r w:rsidR="00B1511A" w:rsidRPr="00B1511A">
        <w:rPr>
          <w:rFonts w:cs="B Nazanin"/>
          <w:sz w:val="24"/>
          <w:szCs w:val="24"/>
          <w:rtl/>
        </w:rPr>
        <w:t xml:space="preserve"> حاصل از </w:t>
      </w:r>
      <w:r w:rsidR="00B1511A" w:rsidRPr="00B1511A">
        <w:rPr>
          <w:rFonts w:cs="B Nazanin"/>
          <w:sz w:val="24"/>
          <w:szCs w:val="24"/>
        </w:rPr>
        <w:t>tDCS</w:t>
      </w:r>
      <w:r w:rsidR="00B1511A">
        <w:rPr>
          <w:rFonts w:cs="B Nazanin" w:hint="cs"/>
          <w:sz w:val="24"/>
          <w:szCs w:val="24"/>
          <w:rtl/>
        </w:rPr>
        <w:t xml:space="preserve"> .............................................................................................</w:t>
      </w:r>
      <w:r w:rsidR="00685C6A">
        <w:rPr>
          <w:rFonts w:cs="B Nazanin" w:hint="cs"/>
          <w:sz w:val="24"/>
          <w:szCs w:val="24"/>
          <w:rtl/>
        </w:rPr>
        <w:t>39</w:t>
      </w:r>
    </w:p>
    <w:p w14:paraId="41EE0D39" w14:textId="77777777" w:rsidR="00B1511A" w:rsidRPr="00B1511A" w:rsidRDefault="005779A6" w:rsidP="003A5246">
      <w:pPr>
        <w:rPr>
          <w:rFonts w:cs="B Nazanin"/>
          <w:sz w:val="24"/>
          <w:szCs w:val="24"/>
          <w:rtl/>
        </w:rPr>
      </w:pPr>
      <w:r>
        <w:rPr>
          <w:rFonts w:cs="B Nazanin" w:hint="cs"/>
          <w:sz w:val="24"/>
          <w:szCs w:val="24"/>
          <w:rtl/>
        </w:rPr>
        <w:t>شکل 4-1 .</w:t>
      </w:r>
      <w:r w:rsidR="00B1511A" w:rsidRPr="00B1511A">
        <w:rPr>
          <w:rFonts w:cs="B Nazanin" w:hint="cs"/>
          <w:sz w:val="24"/>
          <w:szCs w:val="24"/>
          <w:rtl/>
        </w:rPr>
        <w:t xml:space="preserve"> خروجی مدل در حالت نرمال بدون تشنج به ازای </w:t>
      </w:r>
      <m:oMath>
        <m:sSub>
          <m:sSubPr>
            <m:ctrlPr>
              <w:rPr>
                <w:rFonts w:ascii="Cambria Math" w:hAnsi="Cambria Math" w:cs="B Nazanin"/>
                <w:sz w:val="24"/>
                <w:szCs w:val="24"/>
              </w:rPr>
            </m:ctrlPr>
          </m:sSubPr>
          <m:e>
            <m:r>
              <w:rPr>
                <w:rFonts w:ascii="Cambria Math" w:hAnsi="Cambria Math" w:cs="B Nazanin"/>
                <w:sz w:val="24"/>
                <w:szCs w:val="24"/>
              </w:rPr>
              <m:t>c</m:t>
            </m:r>
          </m:e>
          <m:sub>
            <m:r>
              <w:rPr>
                <w:rFonts w:ascii="Cambria Math" w:hAnsi="Cambria Math" w:cs="B Nazanin"/>
                <w:sz w:val="24"/>
                <w:szCs w:val="24"/>
              </w:rPr>
              <m:t>15</m:t>
            </m:r>
          </m:sub>
        </m:sSub>
        <m:r>
          <w:rPr>
            <w:rFonts w:ascii="Cambria Math" w:hAnsi="Cambria Math" w:cs="B Nazanin"/>
            <w:sz w:val="24"/>
            <w:szCs w:val="24"/>
          </w:rPr>
          <m:t>=0.3</m:t>
        </m:r>
      </m:oMath>
      <w:r w:rsidR="00B1511A" w:rsidRPr="00B1511A">
        <w:rPr>
          <w:rFonts w:cs="B Nazanin" w:hint="cs"/>
          <w:sz w:val="24"/>
          <w:szCs w:val="24"/>
          <w:rtl/>
        </w:rPr>
        <w:t xml:space="preserve"> و </w:t>
      </w:r>
      <m:oMath>
        <m:sSub>
          <m:sSubPr>
            <m:ctrlPr>
              <w:rPr>
                <w:rFonts w:ascii="Cambria Math" w:hAnsi="Cambria Math" w:cs="B Nazanin"/>
                <w:sz w:val="24"/>
                <w:szCs w:val="24"/>
              </w:rPr>
            </m:ctrlPr>
          </m:sSubPr>
          <m:e>
            <m:r>
              <w:rPr>
                <w:rFonts w:ascii="Cambria Math" w:hAnsi="Cambria Math" w:cs="B Nazanin"/>
                <w:sz w:val="24"/>
                <w:szCs w:val="24"/>
              </w:rPr>
              <m:t>c</m:t>
            </m:r>
          </m:e>
          <m:sub>
            <m:r>
              <w:rPr>
                <w:rFonts w:ascii="Cambria Math" w:hAnsi="Cambria Math" w:cs="B Nazanin"/>
                <w:sz w:val="24"/>
                <w:szCs w:val="24"/>
              </w:rPr>
              <m:t>13</m:t>
            </m:r>
          </m:sub>
        </m:sSub>
        <m:r>
          <w:rPr>
            <w:rFonts w:ascii="Cambria Math" w:hAnsi="Cambria Math" w:cs="B Nazanin"/>
            <w:sz w:val="24"/>
            <w:szCs w:val="24"/>
          </w:rPr>
          <m:t>=0.8</m:t>
        </m:r>
      </m:oMath>
      <w:r w:rsidR="00B1511A">
        <w:rPr>
          <w:rFonts w:cs="B Nazanin" w:hint="cs"/>
          <w:sz w:val="24"/>
          <w:szCs w:val="24"/>
          <w:rtl/>
        </w:rPr>
        <w:t xml:space="preserve"> .......................................................</w:t>
      </w:r>
      <w:r w:rsidR="003A5246">
        <w:rPr>
          <w:rFonts w:cs="B Nazanin" w:hint="cs"/>
          <w:sz w:val="24"/>
          <w:szCs w:val="24"/>
          <w:rtl/>
        </w:rPr>
        <w:t>41</w:t>
      </w:r>
    </w:p>
    <w:p w14:paraId="647E288F" w14:textId="77777777" w:rsidR="00B1511A" w:rsidRPr="00B1511A" w:rsidRDefault="005779A6" w:rsidP="003A5246">
      <w:pPr>
        <w:rPr>
          <w:rFonts w:cs="B Nazanin"/>
          <w:i/>
          <w:sz w:val="24"/>
          <w:szCs w:val="24"/>
          <w:rtl/>
        </w:rPr>
      </w:pPr>
      <w:r>
        <w:rPr>
          <w:rFonts w:cs="B Nazanin" w:hint="cs"/>
          <w:sz w:val="24"/>
          <w:szCs w:val="24"/>
          <w:rtl/>
        </w:rPr>
        <w:t>شکل 4-2 .</w:t>
      </w:r>
      <w:r w:rsidR="00B1511A" w:rsidRPr="00B1511A">
        <w:rPr>
          <w:rFonts w:cs="B Nazanin" w:hint="cs"/>
          <w:sz w:val="24"/>
          <w:szCs w:val="24"/>
          <w:rtl/>
        </w:rPr>
        <w:t xml:space="preserve"> خروجی مدل در حالت پیش تشنج به ازای </w:t>
      </w:r>
      <m:oMath>
        <m:sSub>
          <m:sSubPr>
            <m:ctrlPr>
              <w:rPr>
                <w:rFonts w:ascii="Cambria Math" w:hAnsi="Cambria Math" w:cs="B Nazanin"/>
                <w:sz w:val="24"/>
                <w:szCs w:val="24"/>
              </w:rPr>
            </m:ctrlPr>
          </m:sSubPr>
          <m:e>
            <m:r>
              <w:rPr>
                <w:rFonts w:ascii="Cambria Math" w:hAnsi="Cambria Math" w:cs="B Nazanin"/>
                <w:sz w:val="24"/>
                <w:szCs w:val="24"/>
              </w:rPr>
              <m:t>c</m:t>
            </m:r>
          </m:e>
          <m:sub>
            <m:r>
              <w:rPr>
                <w:rFonts w:ascii="Cambria Math" w:hAnsi="Cambria Math" w:cs="B Nazanin"/>
                <w:sz w:val="24"/>
                <w:szCs w:val="24"/>
              </w:rPr>
              <m:t>15</m:t>
            </m:r>
          </m:sub>
        </m:sSub>
        <m:r>
          <w:rPr>
            <w:rFonts w:ascii="Cambria Math" w:hAnsi="Cambria Math" w:cs="B Nazanin"/>
            <w:sz w:val="24"/>
            <w:szCs w:val="24"/>
          </w:rPr>
          <m:t>=0.35</m:t>
        </m:r>
      </m:oMath>
      <w:r w:rsidR="00B1511A" w:rsidRPr="00B1511A">
        <w:rPr>
          <w:rFonts w:cs="B Nazanin" w:hint="cs"/>
          <w:sz w:val="24"/>
          <w:szCs w:val="24"/>
          <w:rtl/>
        </w:rPr>
        <w:t xml:space="preserve"> و </w:t>
      </w:r>
      <m:oMath>
        <m:sSub>
          <m:sSubPr>
            <m:ctrlPr>
              <w:rPr>
                <w:rFonts w:ascii="Cambria Math" w:hAnsi="Cambria Math" w:cs="B Nazanin"/>
                <w:sz w:val="24"/>
                <w:szCs w:val="24"/>
              </w:rPr>
            </m:ctrlPr>
          </m:sSubPr>
          <m:e>
            <m:r>
              <w:rPr>
                <w:rFonts w:ascii="Cambria Math" w:hAnsi="Cambria Math" w:cs="B Nazanin"/>
                <w:sz w:val="24"/>
                <w:szCs w:val="24"/>
              </w:rPr>
              <m:t>c</m:t>
            </m:r>
          </m:e>
          <m:sub>
            <m:r>
              <w:rPr>
                <w:rFonts w:ascii="Cambria Math" w:hAnsi="Cambria Math" w:cs="B Nazanin"/>
                <w:sz w:val="24"/>
                <w:szCs w:val="24"/>
              </w:rPr>
              <m:t>13</m:t>
            </m:r>
          </m:sub>
        </m:sSub>
        <m:r>
          <w:rPr>
            <w:rFonts w:ascii="Cambria Math" w:hAnsi="Cambria Math" w:cs="B Nazanin"/>
            <w:sz w:val="24"/>
            <w:szCs w:val="24"/>
          </w:rPr>
          <m:t>=0.74</m:t>
        </m:r>
      </m:oMath>
      <w:r w:rsidR="00B1511A">
        <w:rPr>
          <w:rFonts w:cs="B Nazanin" w:hint="cs"/>
          <w:i/>
          <w:sz w:val="24"/>
          <w:szCs w:val="24"/>
          <w:rtl/>
        </w:rPr>
        <w:t xml:space="preserve"> ............................................................</w:t>
      </w:r>
      <w:r w:rsidR="003A5246">
        <w:rPr>
          <w:rFonts w:cs="B Nazanin" w:hint="cs"/>
          <w:i/>
          <w:sz w:val="24"/>
          <w:szCs w:val="24"/>
          <w:rtl/>
        </w:rPr>
        <w:t>41</w:t>
      </w:r>
    </w:p>
    <w:p w14:paraId="56E6E285" w14:textId="77777777" w:rsidR="00B1511A" w:rsidRPr="00B1511A" w:rsidRDefault="005779A6" w:rsidP="003A5246">
      <w:pPr>
        <w:rPr>
          <w:rFonts w:cs="B Nazanin"/>
          <w:i/>
          <w:sz w:val="24"/>
          <w:szCs w:val="24"/>
          <w:rtl/>
        </w:rPr>
      </w:pPr>
      <w:r>
        <w:rPr>
          <w:rFonts w:cs="B Nazanin" w:hint="cs"/>
          <w:sz w:val="24"/>
          <w:szCs w:val="24"/>
          <w:rtl/>
        </w:rPr>
        <w:t>شکل 4-3 .</w:t>
      </w:r>
      <w:r w:rsidR="00B1511A" w:rsidRPr="00B1511A">
        <w:rPr>
          <w:rFonts w:cs="B Nazanin" w:hint="cs"/>
          <w:sz w:val="24"/>
          <w:szCs w:val="24"/>
          <w:rtl/>
        </w:rPr>
        <w:t xml:space="preserve"> خروجی مدل در حالت تشنج کلونیک به ازای </w:t>
      </w:r>
      <m:oMath>
        <m:sSub>
          <m:sSubPr>
            <m:ctrlPr>
              <w:rPr>
                <w:rFonts w:ascii="Cambria Math" w:hAnsi="Cambria Math" w:cs="B Nazanin"/>
                <w:sz w:val="24"/>
                <w:szCs w:val="24"/>
              </w:rPr>
            </m:ctrlPr>
          </m:sSubPr>
          <m:e>
            <m:r>
              <w:rPr>
                <w:rFonts w:ascii="Cambria Math" w:hAnsi="Cambria Math" w:cs="B Nazanin"/>
                <w:sz w:val="24"/>
                <w:szCs w:val="24"/>
              </w:rPr>
              <m:t>c</m:t>
            </m:r>
          </m:e>
          <m:sub>
            <m:r>
              <w:rPr>
                <w:rFonts w:ascii="Cambria Math" w:hAnsi="Cambria Math" w:cs="B Nazanin"/>
                <w:sz w:val="24"/>
                <w:szCs w:val="24"/>
              </w:rPr>
              <m:t>15</m:t>
            </m:r>
          </m:sub>
        </m:sSub>
        <m:r>
          <w:rPr>
            <w:rFonts w:ascii="Cambria Math" w:hAnsi="Cambria Math" w:cs="B Nazanin"/>
            <w:sz w:val="24"/>
            <w:szCs w:val="24"/>
          </w:rPr>
          <m:t>=0.38</m:t>
        </m:r>
      </m:oMath>
      <w:r w:rsidR="00B1511A" w:rsidRPr="00B1511A">
        <w:rPr>
          <w:rFonts w:cs="B Nazanin" w:hint="cs"/>
          <w:sz w:val="24"/>
          <w:szCs w:val="24"/>
          <w:rtl/>
        </w:rPr>
        <w:t xml:space="preserve"> و </w:t>
      </w:r>
      <m:oMath>
        <m:sSub>
          <m:sSubPr>
            <m:ctrlPr>
              <w:rPr>
                <w:rFonts w:ascii="Cambria Math" w:hAnsi="Cambria Math" w:cs="B Nazanin"/>
                <w:sz w:val="24"/>
                <w:szCs w:val="24"/>
              </w:rPr>
            </m:ctrlPr>
          </m:sSubPr>
          <m:e>
            <m:r>
              <w:rPr>
                <w:rFonts w:ascii="Cambria Math" w:hAnsi="Cambria Math" w:cs="B Nazanin"/>
                <w:sz w:val="24"/>
                <w:szCs w:val="24"/>
              </w:rPr>
              <m:t>c</m:t>
            </m:r>
          </m:e>
          <m:sub>
            <m:r>
              <w:rPr>
                <w:rFonts w:ascii="Cambria Math" w:hAnsi="Cambria Math" w:cs="B Nazanin"/>
                <w:sz w:val="24"/>
                <w:szCs w:val="24"/>
              </w:rPr>
              <m:t>13</m:t>
            </m:r>
          </m:sub>
        </m:sSub>
        <m:r>
          <w:rPr>
            <w:rFonts w:ascii="Cambria Math" w:hAnsi="Cambria Math" w:cs="B Nazanin"/>
            <w:sz w:val="24"/>
            <w:szCs w:val="24"/>
          </w:rPr>
          <m:t>=0.71</m:t>
        </m:r>
      </m:oMath>
      <w:r w:rsidR="00B1511A">
        <w:rPr>
          <w:rFonts w:cs="B Nazanin" w:hint="cs"/>
          <w:i/>
          <w:sz w:val="24"/>
          <w:szCs w:val="24"/>
          <w:rtl/>
        </w:rPr>
        <w:t xml:space="preserve"> .......................................................</w:t>
      </w:r>
      <w:r w:rsidR="003A5246">
        <w:rPr>
          <w:rFonts w:cs="B Nazanin" w:hint="cs"/>
          <w:i/>
          <w:sz w:val="24"/>
          <w:szCs w:val="24"/>
          <w:rtl/>
        </w:rPr>
        <w:t>42</w:t>
      </w:r>
    </w:p>
    <w:p w14:paraId="728CE9B8" w14:textId="77777777" w:rsidR="00B1511A" w:rsidRPr="00B1511A" w:rsidRDefault="005779A6" w:rsidP="003A5246">
      <w:pPr>
        <w:rPr>
          <w:rFonts w:cs="B Nazanin"/>
          <w:i/>
          <w:sz w:val="24"/>
          <w:szCs w:val="24"/>
          <w:rtl/>
        </w:rPr>
      </w:pPr>
      <w:r>
        <w:rPr>
          <w:rFonts w:cs="B Nazanin" w:hint="cs"/>
          <w:sz w:val="24"/>
          <w:szCs w:val="24"/>
          <w:rtl/>
        </w:rPr>
        <w:t>شکل 4-4 .</w:t>
      </w:r>
      <w:r w:rsidR="00B1511A" w:rsidRPr="00B1511A">
        <w:rPr>
          <w:rFonts w:cs="B Nazanin" w:hint="cs"/>
          <w:sz w:val="24"/>
          <w:szCs w:val="24"/>
          <w:rtl/>
        </w:rPr>
        <w:t xml:space="preserve"> خروجی مدل در حالت تشنج غیابی به ازای </w:t>
      </w:r>
      <m:oMath>
        <m:sSub>
          <m:sSubPr>
            <m:ctrlPr>
              <w:rPr>
                <w:rFonts w:ascii="Cambria Math" w:hAnsi="Cambria Math" w:cs="B Nazanin"/>
                <w:sz w:val="24"/>
                <w:szCs w:val="24"/>
              </w:rPr>
            </m:ctrlPr>
          </m:sSubPr>
          <m:e>
            <m:r>
              <w:rPr>
                <w:rFonts w:ascii="Cambria Math" w:hAnsi="Cambria Math" w:cs="B Nazanin"/>
                <w:sz w:val="24"/>
                <w:szCs w:val="24"/>
              </w:rPr>
              <m:t>c</m:t>
            </m:r>
          </m:e>
          <m:sub>
            <m:r>
              <w:rPr>
                <w:rFonts w:ascii="Cambria Math" w:hAnsi="Cambria Math" w:cs="B Nazanin"/>
                <w:sz w:val="24"/>
                <w:szCs w:val="24"/>
              </w:rPr>
              <m:t>15</m:t>
            </m:r>
          </m:sub>
        </m:sSub>
        <m:r>
          <w:rPr>
            <w:rFonts w:ascii="Cambria Math" w:hAnsi="Cambria Math" w:cs="B Nazanin"/>
            <w:sz w:val="24"/>
            <w:szCs w:val="24"/>
          </w:rPr>
          <m:t>=0.45</m:t>
        </m:r>
      </m:oMath>
      <w:r w:rsidR="00B1511A" w:rsidRPr="00B1511A">
        <w:rPr>
          <w:rFonts w:cs="B Nazanin" w:hint="cs"/>
          <w:sz w:val="24"/>
          <w:szCs w:val="24"/>
          <w:rtl/>
        </w:rPr>
        <w:t xml:space="preserve"> و </w:t>
      </w:r>
      <m:oMath>
        <m:sSub>
          <m:sSubPr>
            <m:ctrlPr>
              <w:rPr>
                <w:rFonts w:ascii="Cambria Math" w:hAnsi="Cambria Math" w:cs="B Nazanin"/>
                <w:sz w:val="24"/>
                <w:szCs w:val="24"/>
              </w:rPr>
            </m:ctrlPr>
          </m:sSubPr>
          <m:e>
            <m:r>
              <w:rPr>
                <w:rFonts w:ascii="Cambria Math" w:hAnsi="Cambria Math" w:cs="B Nazanin"/>
                <w:sz w:val="24"/>
                <w:szCs w:val="24"/>
              </w:rPr>
              <m:t>c</m:t>
            </m:r>
          </m:e>
          <m:sub>
            <m:r>
              <w:rPr>
                <w:rFonts w:ascii="Cambria Math" w:hAnsi="Cambria Math" w:cs="B Nazanin"/>
                <w:sz w:val="24"/>
                <w:szCs w:val="24"/>
              </w:rPr>
              <m:t>13</m:t>
            </m:r>
          </m:sub>
        </m:sSub>
        <m:r>
          <w:rPr>
            <w:rFonts w:ascii="Cambria Math" w:hAnsi="Cambria Math" w:cs="B Nazanin"/>
            <w:sz w:val="24"/>
            <w:szCs w:val="24"/>
          </w:rPr>
          <m:t>=0.6</m:t>
        </m:r>
      </m:oMath>
      <w:r w:rsidR="00B1511A">
        <w:rPr>
          <w:rFonts w:cs="B Nazanin" w:hint="cs"/>
          <w:i/>
          <w:sz w:val="24"/>
          <w:szCs w:val="24"/>
          <w:rtl/>
        </w:rPr>
        <w:t xml:space="preserve"> ..............................................................</w:t>
      </w:r>
      <w:r w:rsidR="003A5246">
        <w:rPr>
          <w:rFonts w:cs="B Nazanin" w:hint="cs"/>
          <w:i/>
          <w:sz w:val="24"/>
          <w:szCs w:val="24"/>
          <w:rtl/>
        </w:rPr>
        <w:t>42</w:t>
      </w:r>
    </w:p>
    <w:p w14:paraId="22EF3D25" w14:textId="77777777" w:rsidR="00B1511A" w:rsidRPr="00B1511A" w:rsidRDefault="005779A6" w:rsidP="003A5246">
      <w:pPr>
        <w:rPr>
          <w:rFonts w:cs="B Nazanin"/>
          <w:i/>
          <w:sz w:val="24"/>
          <w:szCs w:val="24"/>
          <w:rtl/>
        </w:rPr>
      </w:pPr>
      <w:r>
        <w:rPr>
          <w:rFonts w:cs="B Nazanin" w:hint="cs"/>
          <w:sz w:val="24"/>
          <w:szCs w:val="24"/>
          <w:rtl/>
        </w:rPr>
        <w:t>شکل 4-5 .</w:t>
      </w:r>
      <w:r w:rsidR="00B1511A" w:rsidRPr="00B1511A">
        <w:rPr>
          <w:rFonts w:cs="B Nazanin" w:hint="cs"/>
          <w:sz w:val="24"/>
          <w:szCs w:val="24"/>
          <w:rtl/>
        </w:rPr>
        <w:t xml:space="preserve"> خروجی مدل در حالت تشنج تونیک به ازای </w:t>
      </w:r>
      <m:oMath>
        <m:sSub>
          <m:sSubPr>
            <m:ctrlPr>
              <w:rPr>
                <w:rFonts w:ascii="Cambria Math" w:hAnsi="Cambria Math" w:cs="B Nazanin"/>
                <w:sz w:val="24"/>
                <w:szCs w:val="24"/>
              </w:rPr>
            </m:ctrlPr>
          </m:sSubPr>
          <m:e>
            <m:r>
              <w:rPr>
                <w:rFonts w:ascii="Cambria Math" w:hAnsi="Cambria Math" w:cs="B Nazanin"/>
                <w:sz w:val="24"/>
                <w:szCs w:val="24"/>
              </w:rPr>
              <m:t>c</m:t>
            </m:r>
          </m:e>
          <m:sub>
            <m:r>
              <w:rPr>
                <w:rFonts w:ascii="Cambria Math" w:hAnsi="Cambria Math" w:cs="B Nazanin"/>
                <w:sz w:val="24"/>
                <w:szCs w:val="24"/>
              </w:rPr>
              <m:t>15</m:t>
            </m:r>
          </m:sub>
        </m:sSub>
        <m:r>
          <w:rPr>
            <w:rFonts w:ascii="Cambria Math" w:hAnsi="Cambria Math" w:cs="B Nazanin"/>
            <w:sz w:val="24"/>
            <w:szCs w:val="24"/>
          </w:rPr>
          <m:t>=0.7</m:t>
        </m:r>
      </m:oMath>
      <w:r w:rsidR="00B1511A" w:rsidRPr="00B1511A">
        <w:rPr>
          <w:rFonts w:cs="B Nazanin" w:hint="cs"/>
          <w:sz w:val="24"/>
          <w:szCs w:val="24"/>
          <w:rtl/>
        </w:rPr>
        <w:t xml:space="preserve"> و </w:t>
      </w:r>
      <m:oMath>
        <m:sSub>
          <m:sSubPr>
            <m:ctrlPr>
              <w:rPr>
                <w:rFonts w:ascii="Cambria Math" w:hAnsi="Cambria Math" w:cs="B Nazanin"/>
                <w:sz w:val="24"/>
                <w:szCs w:val="24"/>
              </w:rPr>
            </m:ctrlPr>
          </m:sSubPr>
          <m:e>
            <m:r>
              <w:rPr>
                <w:rFonts w:ascii="Cambria Math" w:hAnsi="Cambria Math" w:cs="B Nazanin"/>
                <w:sz w:val="24"/>
                <w:szCs w:val="24"/>
              </w:rPr>
              <m:t>c</m:t>
            </m:r>
          </m:e>
          <m:sub>
            <m:r>
              <w:rPr>
                <w:rFonts w:ascii="Cambria Math" w:hAnsi="Cambria Math" w:cs="B Nazanin"/>
                <w:sz w:val="24"/>
                <w:szCs w:val="24"/>
              </w:rPr>
              <m:t>13</m:t>
            </m:r>
          </m:sub>
        </m:sSub>
        <m:r>
          <w:rPr>
            <w:rFonts w:ascii="Cambria Math" w:hAnsi="Cambria Math" w:cs="B Nazanin"/>
            <w:sz w:val="24"/>
            <w:szCs w:val="24"/>
          </w:rPr>
          <m:t>=0.3</m:t>
        </m:r>
      </m:oMath>
      <w:r w:rsidR="00B1511A">
        <w:rPr>
          <w:rFonts w:cs="B Nazanin" w:hint="cs"/>
          <w:i/>
          <w:sz w:val="24"/>
          <w:szCs w:val="24"/>
          <w:rtl/>
        </w:rPr>
        <w:t xml:space="preserve"> ................................................................</w:t>
      </w:r>
      <w:r w:rsidR="003A5246">
        <w:rPr>
          <w:rFonts w:cs="B Nazanin" w:hint="cs"/>
          <w:i/>
          <w:sz w:val="24"/>
          <w:szCs w:val="24"/>
          <w:rtl/>
        </w:rPr>
        <w:t>42</w:t>
      </w:r>
    </w:p>
    <w:p w14:paraId="4F096D50" w14:textId="77777777" w:rsidR="00B1511A" w:rsidRPr="00B1511A" w:rsidRDefault="005779A6" w:rsidP="003A5246">
      <w:pPr>
        <w:rPr>
          <w:rFonts w:cs="B Nazanin"/>
          <w:i/>
          <w:sz w:val="24"/>
          <w:szCs w:val="24"/>
          <w:rtl/>
        </w:rPr>
      </w:pPr>
      <w:r>
        <w:rPr>
          <w:rFonts w:cs="B Nazanin" w:hint="cs"/>
          <w:sz w:val="24"/>
          <w:szCs w:val="24"/>
          <w:rtl/>
        </w:rPr>
        <w:lastRenderedPageBreak/>
        <w:t>شکل 4-6 .</w:t>
      </w:r>
      <w:r w:rsidR="00B1511A" w:rsidRPr="00B1511A">
        <w:rPr>
          <w:rFonts w:cs="B Nazanin" w:hint="cs"/>
          <w:sz w:val="24"/>
          <w:szCs w:val="24"/>
          <w:rtl/>
        </w:rPr>
        <w:t xml:space="preserve"> خروجی مدل هنگام اعمال </w:t>
      </w:r>
      <w:r w:rsidR="00B1511A" w:rsidRPr="00B1511A">
        <w:rPr>
          <w:rFonts w:cs="B Nazanin"/>
          <w:sz w:val="24"/>
          <w:szCs w:val="24"/>
        </w:rPr>
        <w:t>tDCS</w:t>
      </w:r>
      <w:r w:rsidR="00B1511A" w:rsidRPr="00B1511A">
        <w:rPr>
          <w:rFonts w:cs="B Nazanin" w:hint="cs"/>
          <w:sz w:val="24"/>
          <w:szCs w:val="24"/>
          <w:rtl/>
        </w:rPr>
        <w:t xml:space="preserve"> کاتودال در حالت پیش تشنج </w:t>
      </w:r>
      <w:r w:rsidR="00B1511A">
        <w:rPr>
          <w:rFonts w:cs="B Nazanin" w:hint="cs"/>
          <w:i/>
          <w:sz w:val="24"/>
          <w:szCs w:val="24"/>
          <w:rtl/>
        </w:rPr>
        <w:t>..................................................................................</w:t>
      </w:r>
      <w:r w:rsidR="003A5246">
        <w:rPr>
          <w:rFonts w:cs="B Nazanin" w:hint="cs"/>
          <w:i/>
          <w:sz w:val="24"/>
          <w:szCs w:val="24"/>
          <w:rtl/>
        </w:rPr>
        <w:t>44</w:t>
      </w:r>
    </w:p>
    <w:p w14:paraId="37B36ABB" w14:textId="77777777" w:rsidR="00B1511A" w:rsidRPr="00B1511A" w:rsidRDefault="005779A6" w:rsidP="003A5246">
      <w:pPr>
        <w:rPr>
          <w:rFonts w:cs="B Nazanin"/>
          <w:i/>
          <w:sz w:val="24"/>
          <w:szCs w:val="24"/>
          <w:rtl/>
        </w:rPr>
      </w:pPr>
      <w:r>
        <w:rPr>
          <w:rFonts w:cs="B Nazanin" w:hint="cs"/>
          <w:sz w:val="24"/>
          <w:szCs w:val="24"/>
          <w:rtl/>
        </w:rPr>
        <w:t>شکل 4-7 .</w:t>
      </w:r>
      <w:r w:rsidR="00B1511A" w:rsidRPr="00B1511A">
        <w:rPr>
          <w:rFonts w:cs="B Nazanin" w:hint="cs"/>
          <w:sz w:val="24"/>
          <w:szCs w:val="24"/>
          <w:rtl/>
        </w:rPr>
        <w:t xml:space="preserve"> خروجی مدل هنگام اعمال </w:t>
      </w:r>
      <w:r w:rsidR="00B1511A" w:rsidRPr="00B1511A">
        <w:rPr>
          <w:rFonts w:cs="B Nazanin"/>
          <w:sz w:val="24"/>
          <w:szCs w:val="24"/>
        </w:rPr>
        <w:t>tDCS</w:t>
      </w:r>
      <w:r w:rsidR="00B1511A" w:rsidRPr="00B1511A">
        <w:rPr>
          <w:rFonts w:cs="B Nazanin" w:hint="cs"/>
          <w:sz w:val="24"/>
          <w:szCs w:val="24"/>
          <w:rtl/>
        </w:rPr>
        <w:t xml:space="preserve"> آنودال در حالت پیش تشنج </w:t>
      </w:r>
      <w:r w:rsidR="00B1511A">
        <w:rPr>
          <w:rFonts w:cs="B Nazanin" w:hint="cs"/>
          <w:i/>
          <w:sz w:val="24"/>
          <w:szCs w:val="24"/>
          <w:rtl/>
        </w:rPr>
        <w:t>.....................................................................................</w:t>
      </w:r>
      <w:r w:rsidR="003A5246">
        <w:rPr>
          <w:rFonts w:cs="B Nazanin" w:hint="cs"/>
          <w:i/>
          <w:sz w:val="24"/>
          <w:szCs w:val="24"/>
          <w:rtl/>
        </w:rPr>
        <w:t>44</w:t>
      </w:r>
    </w:p>
    <w:p w14:paraId="79126B83" w14:textId="77777777" w:rsidR="00B1511A" w:rsidRPr="00B1511A" w:rsidRDefault="005779A6" w:rsidP="003A5246">
      <w:pPr>
        <w:rPr>
          <w:rFonts w:cs="B Nazanin"/>
          <w:i/>
          <w:sz w:val="24"/>
          <w:szCs w:val="24"/>
          <w:rtl/>
        </w:rPr>
      </w:pPr>
      <w:r>
        <w:rPr>
          <w:rFonts w:cs="B Nazanin" w:hint="cs"/>
          <w:sz w:val="24"/>
          <w:szCs w:val="24"/>
          <w:rtl/>
        </w:rPr>
        <w:t>شکل 4-8 .</w:t>
      </w:r>
      <w:r w:rsidR="00B1511A" w:rsidRPr="00B1511A">
        <w:rPr>
          <w:rFonts w:cs="B Nazanin" w:hint="cs"/>
          <w:sz w:val="24"/>
          <w:szCs w:val="24"/>
          <w:rtl/>
        </w:rPr>
        <w:t xml:space="preserve"> خروجی مدل هنگام اعمال </w:t>
      </w:r>
      <w:r w:rsidR="00B1511A" w:rsidRPr="00B1511A">
        <w:rPr>
          <w:rFonts w:cs="B Nazanin"/>
          <w:sz w:val="24"/>
          <w:szCs w:val="24"/>
        </w:rPr>
        <w:t>tDCS</w:t>
      </w:r>
      <w:r w:rsidR="00B1511A" w:rsidRPr="00B1511A">
        <w:rPr>
          <w:rFonts w:cs="B Nazanin" w:hint="cs"/>
          <w:sz w:val="24"/>
          <w:szCs w:val="24"/>
          <w:rtl/>
        </w:rPr>
        <w:t xml:space="preserve"> کاتودال در حالت تشنج </w:t>
      </w:r>
      <w:r w:rsidR="00B1511A" w:rsidRPr="00B1511A">
        <w:rPr>
          <w:rFonts w:cs="B Nazanin" w:hint="cs"/>
          <w:i/>
          <w:sz w:val="24"/>
          <w:szCs w:val="24"/>
          <w:rtl/>
        </w:rPr>
        <w:t>کلونیک</w:t>
      </w:r>
      <w:r w:rsidR="00B1511A">
        <w:rPr>
          <w:rFonts w:cs="B Nazanin" w:hint="cs"/>
          <w:i/>
          <w:sz w:val="24"/>
          <w:szCs w:val="24"/>
          <w:rtl/>
        </w:rPr>
        <w:t xml:space="preserve"> .............................................................................</w:t>
      </w:r>
      <w:r w:rsidR="003A5246">
        <w:rPr>
          <w:rFonts w:cs="B Nazanin" w:hint="cs"/>
          <w:i/>
          <w:sz w:val="24"/>
          <w:szCs w:val="24"/>
          <w:rtl/>
        </w:rPr>
        <w:t>45</w:t>
      </w:r>
    </w:p>
    <w:p w14:paraId="52B369CA" w14:textId="77777777" w:rsidR="00B1511A" w:rsidRPr="00B1511A" w:rsidRDefault="005779A6" w:rsidP="003A5246">
      <w:pPr>
        <w:rPr>
          <w:rFonts w:cs="B Nazanin"/>
          <w:i/>
          <w:sz w:val="24"/>
          <w:szCs w:val="24"/>
          <w:rtl/>
        </w:rPr>
      </w:pPr>
      <w:r>
        <w:rPr>
          <w:rFonts w:cs="B Nazanin" w:hint="cs"/>
          <w:sz w:val="24"/>
          <w:szCs w:val="24"/>
          <w:rtl/>
        </w:rPr>
        <w:t>شکل 4-9 .</w:t>
      </w:r>
      <w:r w:rsidR="00B1511A" w:rsidRPr="00B1511A">
        <w:rPr>
          <w:rFonts w:cs="B Nazanin" w:hint="cs"/>
          <w:sz w:val="24"/>
          <w:szCs w:val="24"/>
          <w:rtl/>
        </w:rPr>
        <w:t xml:space="preserve"> خروجی مدل هنگام اعمال </w:t>
      </w:r>
      <w:r w:rsidR="00B1511A" w:rsidRPr="00B1511A">
        <w:rPr>
          <w:rFonts w:cs="B Nazanin"/>
          <w:sz w:val="24"/>
          <w:szCs w:val="24"/>
        </w:rPr>
        <w:t>tDCS</w:t>
      </w:r>
      <w:r w:rsidR="003A5246">
        <w:rPr>
          <w:rFonts w:cs="B Nazanin" w:hint="cs"/>
          <w:sz w:val="24"/>
          <w:szCs w:val="24"/>
          <w:rtl/>
        </w:rPr>
        <w:t xml:space="preserve"> آن</w:t>
      </w:r>
      <w:r w:rsidR="00B1511A" w:rsidRPr="00B1511A">
        <w:rPr>
          <w:rFonts w:cs="B Nazanin" w:hint="cs"/>
          <w:sz w:val="24"/>
          <w:szCs w:val="24"/>
          <w:rtl/>
        </w:rPr>
        <w:t xml:space="preserve">ودال در حالت تشنج </w:t>
      </w:r>
      <w:r w:rsidR="00B1511A" w:rsidRPr="00B1511A">
        <w:rPr>
          <w:rFonts w:cs="B Nazanin" w:hint="cs"/>
          <w:i/>
          <w:sz w:val="24"/>
          <w:szCs w:val="24"/>
          <w:rtl/>
        </w:rPr>
        <w:t>کلونیک</w:t>
      </w:r>
      <w:r w:rsidR="00B1511A">
        <w:rPr>
          <w:rFonts w:cs="B Nazanin" w:hint="cs"/>
          <w:i/>
          <w:sz w:val="24"/>
          <w:szCs w:val="24"/>
          <w:rtl/>
        </w:rPr>
        <w:t>.................................................................................</w:t>
      </w:r>
      <w:r w:rsidR="003A5246">
        <w:rPr>
          <w:rFonts w:cs="B Nazanin" w:hint="cs"/>
          <w:i/>
          <w:sz w:val="24"/>
          <w:szCs w:val="24"/>
          <w:rtl/>
        </w:rPr>
        <w:t>45</w:t>
      </w:r>
    </w:p>
    <w:p w14:paraId="47EE451F" w14:textId="77777777" w:rsidR="00B1511A" w:rsidRPr="00B1511A" w:rsidRDefault="005779A6" w:rsidP="003A5246">
      <w:pPr>
        <w:rPr>
          <w:rFonts w:cs="B Nazanin"/>
          <w:i/>
          <w:sz w:val="24"/>
          <w:szCs w:val="24"/>
          <w:rtl/>
        </w:rPr>
      </w:pPr>
      <w:r>
        <w:rPr>
          <w:rFonts w:cs="B Nazanin" w:hint="cs"/>
          <w:sz w:val="24"/>
          <w:szCs w:val="24"/>
          <w:rtl/>
        </w:rPr>
        <w:t>شکل 4-10 .</w:t>
      </w:r>
      <w:r w:rsidR="00B1511A" w:rsidRPr="00B1511A">
        <w:rPr>
          <w:rFonts w:cs="B Nazanin" w:hint="cs"/>
          <w:sz w:val="24"/>
          <w:szCs w:val="24"/>
          <w:rtl/>
        </w:rPr>
        <w:t xml:space="preserve"> خروجی مدل هنگام اعمال </w:t>
      </w:r>
      <w:r w:rsidR="00B1511A" w:rsidRPr="00B1511A">
        <w:rPr>
          <w:rFonts w:cs="B Nazanin"/>
          <w:sz w:val="24"/>
          <w:szCs w:val="24"/>
        </w:rPr>
        <w:t>tDCS</w:t>
      </w:r>
      <w:r w:rsidR="00B1511A" w:rsidRPr="00B1511A">
        <w:rPr>
          <w:rFonts w:cs="B Nazanin" w:hint="cs"/>
          <w:sz w:val="24"/>
          <w:szCs w:val="24"/>
          <w:rtl/>
        </w:rPr>
        <w:t xml:space="preserve"> کاتودال در حالت تشنج </w:t>
      </w:r>
      <w:r w:rsidR="00B1511A" w:rsidRPr="00B1511A">
        <w:rPr>
          <w:rFonts w:cs="B Nazanin" w:hint="cs"/>
          <w:i/>
          <w:sz w:val="24"/>
          <w:szCs w:val="24"/>
          <w:rtl/>
        </w:rPr>
        <w:t>غیابی</w:t>
      </w:r>
      <w:r w:rsidR="00B1511A">
        <w:rPr>
          <w:rFonts w:cs="B Nazanin" w:hint="cs"/>
          <w:i/>
          <w:sz w:val="24"/>
          <w:szCs w:val="24"/>
          <w:rtl/>
        </w:rPr>
        <w:t>................................................................................</w:t>
      </w:r>
      <w:r w:rsidR="003A5246">
        <w:rPr>
          <w:rFonts w:cs="B Nazanin" w:hint="cs"/>
          <w:i/>
          <w:sz w:val="24"/>
          <w:szCs w:val="24"/>
          <w:rtl/>
        </w:rPr>
        <w:t>46</w:t>
      </w:r>
    </w:p>
    <w:p w14:paraId="1ADE8ED4" w14:textId="77777777" w:rsidR="00B1511A" w:rsidRPr="00B1511A" w:rsidRDefault="005779A6" w:rsidP="003A5246">
      <w:pPr>
        <w:rPr>
          <w:rFonts w:cs="B Nazanin"/>
          <w:i/>
          <w:sz w:val="24"/>
          <w:szCs w:val="24"/>
          <w:rtl/>
        </w:rPr>
      </w:pPr>
      <w:r>
        <w:rPr>
          <w:rFonts w:cs="B Nazanin" w:hint="cs"/>
          <w:sz w:val="24"/>
          <w:szCs w:val="24"/>
          <w:rtl/>
        </w:rPr>
        <w:t>شکل 4-11 .</w:t>
      </w:r>
      <w:r w:rsidR="00B1511A" w:rsidRPr="00B1511A">
        <w:rPr>
          <w:rFonts w:cs="B Nazanin" w:hint="cs"/>
          <w:sz w:val="24"/>
          <w:szCs w:val="24"/>
          <w:rtl/>
        </w:rPr>
        <w:t xml:space="preserve"> خروجی مدل هنگام اعمال </w:t>
      </w:r>
      <w:r w:rsidR="00B1511A" w:rsidRPr="00B1511A">
        <w:rPr>
          <w:rFonts w:cs="B Nazanin"/>
          <w:sz w:val="24"/>
          <w:szCs w:val="24"/>
        </w:rPr>
        <w:t>tDCS</w:t>
      </w:r>
      <w:r w:rsidR="003A5246">
        <w:rPr>
          <w:rFonts w:cs="B Nazanin" w:hint="cs"/>
          <w:sz w:val="24"/>
          <w:szCs w:val="24"/>
          <w:rtl/>
        </w:rPr>
        <w:t xml:space="preserve"> آن</w:t>
      </w:r>
      <w:r w:rsidR="00B1511A" w:rsidRPr="00B1511A">
        <w:rPr>
          <w:rFonts w:cs="B Nazanin" w:hint="cs"/>
          <w:sz w:val="24"/>
          <w:szCs w:val="24"/>
          <w:rtl/>
        </w:rPr>
        <w:t xml:space="preserve">ودال در حالت تشنج </w:t>
      </w:r>
      <w:r w:rsidR="00B1511A" w:rsidRPr="00B1511A">
        <w:rPr>
          <w:rFonts w:cs="B Nazanin" w:hint="cs"/>
          <w:i/>
          <w:sz w:val="24"/>
          <w:szCs w:val="24"/>
          <w:rtl/>
        </w:rPr>
        <w:t>غیابی</w:t>
      </w:r>
      <w:r w:rsidR="00B1511A">
        <w:rPr>
          <w:rFonts w:cs="B Nazanin" w:hint="cs"/>
          <w:i/>
          <w:sz w:val="24"/>
          <w:szCs w:val="24"/>
          <w:rtl/>
        </w:rPr>
        <w:t xml:space="preserve"> ................................................................................</w:t>
      </w:r>
      <w:r w:rsidR="003A5246">
        <w:rPr>
          <w:rFonts w:cs="B Nazanin" w:hint="cs"/>
          <w:i/>
          <w:sz w:val="24"/>
          <w:szCs w:val="24"/>
          <w:rtl/>
        </w:rPr>
        <w:t>46</w:t>
      </w:r>
    </w:p>
    <w:p w14:paraId="671A2950" w14:textId="77777777" w:rsidR="00B1511A" w:rsidRPr="00B1511A" w:rsidRDefault="005779A6" w:rsidP="003A5246">
      <w:pPr>
        <w:rPr>
          <w:rFonts w:cs="B Nazanin"/>
          <w:i/>
          <w:sz w:val="24"/>
          <w:szCs w:val="24"/>
          <w:rtl/>
        </w:rPr>
      </w:pPr>
      <w:r>
        <w:rPr>
          <w:rFonts w:cs="B Nazanin" w:hint="cs"/>
          <w:sz w:val="24"/>
          <w:szCs w:val="24"/>
          <w:rtl/>
        </w:rPr>
        <w:t>شکل 4-12 .</w:t>
      </w:r>
      <w:r w:rsidR="00B1511A" w:rsidRPr="00B1511A">
        <w:rPr>
          <w:rFonts w:cs="B Nazanin" w:hint="cs"/>
          <w:sz w:val="24"/>
          <w:szCs w:val="24"/>
          <w:rtl/>
        </w:rPr>
        <w:t xml:space="preserve"> خروجی مدل هنگام اعمال </w:t>
      </w:r>
      <w:r w:rsidR="00B1511A" w:rsidRPr="00B1511A">
        <w:rPr>
          <w:rFonts w:cs="B Nazanin"/>
          <w:sz w:val="24"/>
          <w:szCs w:val="24"/>
        </w:rPr>
        <w:t>tDCS</w:t>
      </w:r>
      <w:r w:rsidR="00B1511A" w:rsidRPr="00B1511A">
        <w:rPr>
          <w:rFonts w:cs="B Nazanin" w:hint="cs"/>
          <w:sz w:val="24"/>
          <w:szCs w:val="24"/>
          <w:rtl/>
        </w:rPr>
        <w:t xml:space="preserve"> کاتودال در حالت تشنج </w:t>
      </w:r>
      <w:r w:rsidR="00B1511A" w:rsidRPr="00B1511A">
        <w:rPr>
          <w:rFonts w:cs="B Nazanin" w:hint="cs"/>
          <w:i/>
          <w:sz w:val="24"/>
          <w:szCs w:val="24"/>
          <w:rtl/>
        </w:rPr>
        <w:t>تونیک</w:t>
      </w:r>
      <w:r w:rsidR="00B1511A">
        <w:rPr>
          <w:rFonts w:cs="B Nazanin" w:hint="cs"/>
          <w:i/>
          <w:sz w:val="24"/>
          <w:szCs w:val="24"/>
          <w:rtl/>
        </w:rPr>
        <w:t>..............................................................................</w:t>
      </w:r>
      <w:r w:rsidR="003A5246">
        <w:rPr>
          <w:rFonts w:cs="B Nazanin" w:hint="cs"/>
          <w:i/>
          <w:sz w:val="24"/>
          <w:szCs w:val="24"/>
          <w:rtl/>
        </w:rPr>
        <w:t>47</w:t>
      </w:r>
    </w:p>
    <w:p w14:paraId="71AFDB25" w14:textId="77777777" w:rsidR="00B1511A" w:rsidRPr="00B1511A" w:rsidRDefault="005779A6" w:rsidP="003A5246">
      <w:pPr>
        <w:rPr>
          <w:rFonts w:cs="B Nazanin"/>
          <w:i/>
          <w:sz w:val="24"/>
          <w:szCs w:val="24"/>
          <w:rtl/>
        </w:rPr>
      </w:pPr>
      <w:r>
        <w:rPr>
          <w:rFonts w:cs="B Nazanin" w:hint="cs"/>
          <w:sz w:val="24"/>
          <w:szCs w:val="24"/>
          <w:rtl/>
        </w:rPr>
        <w:t>شکل 4-13 .</w:t>
      </w:r>
      <w:r w:rsidR="00B1511A" w:rsidRPr="00B1511A">
        <w:rPr>
          <w:rFonts w:cs="B Nazanin" w:hint="cs"/>
          <w:sz w:val="24"/>
          <w:szCs w:val="24"/>
          <w:rtl/>
        </w:rPr>
        <w:t xml:space="preserve"> خروجی مدل هنگام اعمال </w:t>
      </w:r>
      <w:r w:rsidR="00B1511A" w:rsidRPr="00B1511A">
        <w:rPr>
          <w:rFonts w:cs="B Nazanin"/>
          <w:sz w:val="24"/>
          <w:szCs w:val="24"/>
        </w:rPr>
        <w:t>tDCS</w:t>
      </w:r>
      <w:r w:rsidR="003A5246">
        <w:rPr>
          <w:rFonts w:cs="B Nazanin" w:hint="cs"/>
          <w:sz w:val="24"/>
          <w:szCs w:val="24"/>
          <w:rtl/>
        </w:rPr>
        <w:t xml:space="preserve"> آن</w:t>
      </w:r>
      <w:r w:rsidR="00B1511A" w:rsidRPr="00B1511A">
        <w:rPr>
          <w:rFonts w:cs="B Nazanin" w:hint="cs"/>
          <w:sz w:val="24"/>
          <w:szCs w:val="24"/>
          <w:rtl/>
        </w:rPr>
        <w:t xml:space="preserve">ودال در حالت تشنج </w:t>
      </w:r>
      <w:r w:rsidR="00B1511A" w:rsidRPr="00B1511A">
        <w:rPr>
          <w:rFonts w:cs="B Nazanin" w:hint="cs"/>
          <w:i/>
          <w:sz w:val="24"/>
          <w:szCs w:val="24"/>
          <w:rtl/>
        </w:rPr>
        <w:t>تونیک</w:t>
      </w:r>
      <w:r w:rsidR="00B1511A">
        <w:rPr>
          <w:rFonts w:cs="B Nazanin" w:hint="cs"/>
          <w:i/>
          <w:sz w:val="24"/>
          <w:szCs w:val="24"/>
          <w:rtl/>
        </w:rPr>
        <w:t xml:space="preserve"> ...............................................................................</w:t>
      </w:r>
      <w:r w:rsidR="003A5246">
        <w:rPr>
          <w:rFonts w:cs="B Nazanin" w:hint="cs"/>
          <w:i/>
          <w:sz w:val="24"/>
          <w:szCs w:val="24"/>
          <w:rtl/>
        </w:rPr>
        <w:t>47</w:t>
      </w:r>
    </w:p>
    <w:p w14:paraId="027708AA" w14:textId="77777777" w:rsidR="001E3F8E" w:rsidRDefault="001E3F8E" w:rsidP="00624E20">
      <w:pPr>
        <w:rPr>
          <w:rFonts w:cs="B Nazanin"/>
          <w:sz w:val="24"/>
          <w:szCs w:val="24"/>
          <w:rtl/>
        </w:rPr>
      </w:pPr>
    </w:p>
    <w:p w14:paraId="2B941CBA" w14:textId="77777777" w:rsidR="00B1511A" w:rsidRDefault="00B1511A" w:rsidP="00624E20">
      <w:pPr>
        <w:rPr>
          <w:rFonts w:cs="B Nazanin"/>
          <w:sz w:val="24"/>
          <w:szCs w:val="24"/>
          <w:rtl/>
        </w:rPr>
      </w:pPr>
    </w:p>
    <w:p w14:paraId="6C1EE389" w14:textId="77777777" w:rsidR="00B1511A" w:rsidRDefault="00B1511A" w:rsidP="00624E20">
      <w:pPr>
        <w:rPr>
          <w:rFonts w:cs="B Nazanin"/>
          <w:sz w:val="24"/>
          <w:szCs w:val="24"/>
          <w:rtl/>
        </w:rPr>
      </w:pPr>
    </w:p>
    <w:p w14:paraId="780BF90D" w14:textId="77777777" w:rsidR="00B1511A" w:rsidRDefault="00B1511A" w:rsidP="00624E20">
      <w:pPr>
        <w:rPr>
          <w:rFonts w:cs="B Nazanin"/>
          <w:sz w:val="24"/>
          <w:szCs w:val="24"/>
          <w:rtl/>
        </w:rPr>
      </w:pPr>
    </w:p>
    <w:p w14:paraId="7E5E5258" w14:textId="4802D573" w:rsidR="00AF6A8C" w:rsidRDefault="00AF6A8C">
      <w:pPr>
        <w:bidi w:val="0"/>
        <w:rPr>
          <w:ins w:id="59" w:author="Fariba" w:date="2021-02-02T01:17:00Z"/>
          <w:rFonts w:cs="B Nazanin"/>
          <w:sz w:val="24"/>
          <w:szCs w:val="24"/>
          <w:rtl/>
        </w:rPr>
      </w:pPr>
      <w:ins w:id="60" w:author="Fariba" w:date="2021-02-02T01:17:00Z">
        <w:r>
          <w:rPr>
            <w:rFonts w:cs="B Nazanin"/>
            <w:sz w:val="24"/>
            <w:szCs w:val="24"/>
            <w:rtl/>
          </w:rPr>
          <w:br w:type="page"/>
        </w:r>
      </w:ins>
    </w:p>
    <w:p w14:paraId="2FC37100" w14:textId="77777777" w:rsidR="00B1511A" w:rsidDel="00AF6A8C" w:rsidRDefault="00B1511A" w:rsidP="00624E20">
      <w:pPr>
        <w:rPr>
          <w:del w:id="61" w:author="Fariba" w:date="2021-02-02T01:17:00Z"/>
          <w:rFonts w:cs="B Nazanin"/>
          <w:sz w:val="24"/>
          <w:szCs w:val="24"/>
          <w:rtl/>
        </w:rPr>
      </w:pPr>
    </w:p>
    <w:p w14:paraId="0389E618" w14:textId="77777777" w:rsidR="00B1511A" w:rsidDel="00AF6A8C" w:rsidRDefault="00B1511A" w:rsidP="00624E20">
      <w:pPr>
        <w:rPr>
          <w:del w:id="62" w:author="Fariba" w:date="2021-02-02T01:17:00Z"/>
          <w:rFonts w:cs="B Nazanin"/>
          <w:sz w:val="24"/>
          <w:szCs w:val="24"/>
          <w:rtl/>
        </w:rPr>
      </w:pPr>
    </w:p>
    <w:p w14:paraId="5C4CDE64" w14:textId="77777777" w:rsidR="00B1511A" w:rsidDel="00AF6A8C" w:rsidRDefault="00B1511A" w:rsidP="00624E20">
      <w:pPr>
        <w:rPr>
          <w:del w:id="63" w:author="Fariba" w:date="2021-02-02T01:17:00Z"/>
          <w:rFonts w:cs="B Nazanin"/>
          <w:sz w:val="24"/>
          <w:szCs w:val="24"/>
          <w:rtl/>
        </w:rPr>
      </w:pPr>
    </w:p>
    <w:p w14:paraId="0BFC7A99" w14:textId="77777777" w:rsidR="00B1511A" w:rsidDel="00AF6A8C" w:rsidRDefault="00B1511A" w:rsidP="00624E20">
      <w:pPr>
        <w:rPr>
          <w:del w:id="64" w:author="Fariba" w:date="2021-02-02T01:17:00Z"/>
          <w:rFonts w:cs="B Nazanin"/>
          <w:sz w:val="24"/>
          <w:szCs w:val="24"/>
          <w:rtl/>
        </w:rPr>
      </w:pPr>
    </w:p>
    <w:p w14:paraId="6FF7F202" w14:textId="77777777" w:rsidR="00B1511A" w:rsidDel="00AF6A8C" w:rsidRDefault="00B1511A" w:rsidP="00624E20">
      <w:pPr>
        <w:rPr>
          <w:del w:id="65" w:author="Fariba" w:date="2021-02-02T01:17:00Z"/>
          <w:rFonts w:cs="B Nazanin"/>
          <w:sz w:val="24"/>
          <w:szCs w:val="24"/>
          <w:rtl/>
        </w:rPr>
      </w:pPr>
    </w:p>
    <w:p w14:paraId="160C19EF" w14:textId="77777777" w:rsidR="00B1511A" w:rsidDel="00AF6A8C" w:rsidRDefault="00B1511A" w:rsidP="00624E20">
      <w:pPr>
        <w:rPr>
          <w:del w:id="66" w:author="Fariba" w:date="2021-02-02T01:17:00Z"/>
          <w:rFonts w:cs="B Nazanin"/>
          <w:sz w:val="24"/>
          <w:szCs w:val="24"/>
          <w:rtl/>
        </w:rPr>
      </w:pPr>
    </w:p>
    <w:p w14:paraId="694BAC2E" w14:textId="77777777" w:rsidR="00B1511A" w:rsidDel="00AF6A8C" w:rsidRDefault="00B1511A" w:rsidP="00624E20">
      <w:pPr>
        <w:rPr>
          <w:del w:id="67" w:author="Fariba" w:date="2021-02-02T01:17:00Z"/>
          <w:rFonts w:cs="B Nazanin"/>
          <w:sz w:val="24"/>
          <w:szCs w:val="24"/>
          <w:rtl/>
        </w:rPr>
      </w:pPr>
    </w:p>
    <w:p w14:paraId="1719500F" w14:textId="77777777" w:rsidR="00B1511A" w:rsidDel="00AF6A8C" w:rsidRDefault="00B1511A" w:rsidP="00624E20">
      <w:pPr>
        <w:rPr>
          <w:del w:id="68" w:author="Fariba" w:date="2021-02-02T01:17:00Z"/>
          <w:rFonts w:cs="B Nazanin"/>
          <w:sz w:val="24"/>
          <w:szCs w:val="24"/>
          <w:rtl/>
        </w:rPr>
      </w:pPr>
    </w:p>
    <w:p w14:paraId="4120FFC7" w14:textId="77777777" w:rsidR="001E3F8E" w:rsidDel="00AF6A8C" w:rsidRDefault="001E3F8E" w:rsidP="00624E20">
      <w:pPr>
        <w:rPr>
          <w:del w:id="69" w:author="Fariba" w:date="2021-02-02T01:17:00Z"/>
          <w:rFonts w:cs="B Nazanin"/>
          <w:sz w:val="24"/>
          <w:szCs w:val="24"/>
          <w:rtl/>
        </w:rPr>
      </w:pPr>
    </w:p>
    <w:p w14:paraId="2A015534" w14:textId="77777777" w:rsidR="001E3F8E" w:rsidDel="00AF6A8C" w:rsidRDefault="001E3F8E" w:rsidP="00624E20">
      <w:pPr>
        <w:rPr>
          <w:del w:id="70" w:author="Fariba" w:date="2021-02-02T01:17:00Z"/>
          <w:rFonts w:cs="B Nazanin"/>
          <w:sz w:val="24"/>
          <w:szCs w:val="24"/>
          <w:rtl/>
        </w:rPr>
      </w:pPr>
    </w:p>
    <w:p w14:paraId="102E728D" w14:textId="77777777" w:rsidR="001E3F8E" w:rsidDel="00AF6A8C" w:rsidRDefault="001E3F8E" w:rsidP="00624E20">
      <w:pPr>
        <w:rPr>
          <w:del w:id="71" w:author="Fariba" w:date="2021-02-02T01:17:00Z"/>
          <w:rFonts w:cs="B Nazanin"/>
          <w:sz w:val="24"/>
          <w:szCs w:val="24"/>
          <w:rtl/>
        </w:rPr>
      </w:pPr>
    </w:p>
    <w:p w14:paraId="60ED49B6" w14:textId="77777777" w:rsidR="00BA5010" w:rsidDel="00AF6A8C" w:rsidRDefault="00BA5010" w:rsidP="00624E20">
      <w:pPr>
        <w:rPr>
          <w:del w:id="72" w:author="Fariba" w:date="2021-02-02T01:17:00Z"/>
          <w:rFonts w:cs="B Nazanin"/>
          <w:sz w:val="24"/>
          <w:szCs w:val="24"/>
          <w:rtl/>
        </w:rPr>
      </w:pPr>
    </w:p>
    <w:p w14:paraId="0A31B7B1" w14:textId="77777777" w:rsidR="001E3F8E" w:rsidRPr="001E3F8E" w:rsidRDefault="001E3F8E" w:rsidP="00624E20">
      <w:pPr>
        <w:rPr>
          <w:rFonts w:cs="B Nazanin"/>
          <w:sz w:val="24"/>
          <w:szCs w:val="24"/>
          <w:rtl/>
        </w:rPr>
      </w:pPr>
    </w:p>
    <w:p w14:paraId="3060BC58" w14:textId="77777777" w:rsidR="00963493" w:rsidRPr="00207A9C" w:rsidRDefault="00963493" w:rsidP="00963493">
      <w:pPr>
        <w:rPr>
          <w:rFonts w:cs="B Nazanin"/>
          <w:sz w:val="48"/>
          <w:szCs w:val="48"/>
          <w:rtl/>
        </w:rPr>
      </w:pPr>
      <w:r w:rsidRPr="00207A9C">
        <w:rPr>
          <w:rFonts w:cs="B Nazanin"/>
          <w:sz w:val="48"/>
          <w:szCs w:val="48"/>
          <w:rtl/>
        </w:rPr>
        <w:t>فصل</w:t>
      </w:r>
      <w:r w:rsidRPr="00207A9C">
        <w:rPr>
          <w:rFonts w:cs="B Nazanin" w:hint="cs"/>
          <w:sz w:val="48"/>
          <w:szCs w:val="48"/>
          <w:rtl/>
        </w:rPr>
        <w:t>1</w:t>
      </w:r>
      <w:r w:rsidRPr="00207A9C">
        <w:rPr>
          <w:rFonts w:cs="B Nazanin"/>
          <w:sz w:val="48"/>
          <w:szCs w:val="48"/>
          <w:rtl/>
        </w:rPr>
        <w:t xml:space="preserve">: </w:t>
      </w:r>
    </w:p>
    <w:p w14:paraId="0A265AE8" w14:textId="77777777" w:rsidR="00963493" w:rsidRPr="00207A9C" w:rsidRDefault="00963493" w:rsidP="00963493">
      <w:pPr>
        <w:rPr>
          <w:rFonts w:cs="B Nazanin"/>
          <w:sz w:val="48"/>
          <w:szCs w:val="48"/>
          <w:rtl/>
        </w:rPr>
      </w:pPr>
      <w:r w:rsidRPr="00207A9C">
        <w:rPr>
          <w:rFonts w:cs="B Nazanin" w:hint="cs"/>
          <w:sz w:val="48"/>
          <w:szCs w:val="48"/>
          <w:rtl/>
        </w:rPr>
        <w:t>مقدمه و بیان مسئله</w:t>
      </w:r>
    </w:p>
    <w:p w14:paraId="7C7A2F13" w14:textId="77777777" w:rsidR="00963493" w:rsidRPr="00980D1F" w:rsidRDefault="00963493" w:rsidP="00021A80">
      <w:pPr>
        <w:rPr>
          <w:rFonts w:cs="B Nazanin"/>
          <w:sz w:val="32"/>
          <w:szCs w:val="32"/>
          <w:rtl/>
        </w:rPr>
      </w:pPr>
      <w:r w:rsidRPr="00980D1F">
        <w:rPr>
          <w:rFonts w:cs="B Nazanin" w:hint="cs"/>
          <w:sz w:val="32"/>
          <w:szCs w:val="32"/>
          <w:rtl/>
        </w:rPr>
        <w:t>1-1-</w:t>
      </w:r>
      <w:r w:rsidR="00021A80" w:rsidRPr="00980D1F">
        <w:rPr>
          <w:rFonts w:cs="B Nazanin" w:hint="cs"/>
          <w:sz w:val="32"/>
          <w:szCs w:val="32"/>
          <w:rtl/>
        </w:rPr>
        <w:t xml:space="preserve">شرح مسئله تحقیق </w:t>
      </w:r>
    </w:p>
    <w:p w14:paraId="766CDFF7" w14:textId="72D6893F" w:rsidR="00963493" w:rsidRDefault="00963493" w:rsidP="00A64F32">
      <w:pPr>
        <w:jc w:val="both"/>
        <w:rPr>
          <w:rFonts w:cs="B Nazanin"/>
          <w:sz w:val="28"/>
          <w:szCs w:val="28"/>
          <w:rtl/>
        </w:rPr>
      </w:pPr>
      <w:r w:rsidRPr="00963493">
        <w:rPr>
          <w:rFonts w:cs="B Nazanin"/>
          <w:sz w:val="28"/>
          <w:szCs w:val="28"/>
          <w:rtl/>
        </w:rPr>
        <w:t xml:space="preserve">صرع </w:t>
      </w:r>
      <w:r w:rsidRPr="00963493">
        <w:rPr>
          <w:rFonts w:cs="B Nazanin" w:hint="cs"/>
          <w:sz w:val="28"/>
          <w:szCs w:val="28"/>
          <w:rtl/>
        </w:rPr>
        <w:t>ی</w:t>
      </w:r>
      <w:r w:rsidRPr="00963493">
        <w:rPr>
          <w:rFonts w:cs="B Nazanin" w:hint="eastAsia"/>
          <w:sz w:val="28"/>
          <w:szCs w:val="28"/>
          <w:rtl/>
        </w:rPr>
        <w:t>ک</w:t>
      </w:r>
      <w:r w:rsidRPr="00963493">
        <w:rPr>
          <w:rFonts w:cs="B Nazanin" w:hint="cs"/>
          <w:sz w:val="28"/>
          <w:szCs w:val="28"/>
          <w:rtl/>
        </w:rPr>
        <w:t>ی</w:t>
      </w:r>
      <w:r w:rsidRPr="00963493">
        <w:rPr>
          <w:rFonts w:cs="B Nazanin"/>
          <w:sz w:val="28"/>
          <w:szCs w:val="28"/>
          <w:rtl/>
        </w:rPr>
        <w:t xml:space="preserve"> از مهم تر</w:t>
      </w:r>
      <w:r w:rsidRPr="00963493">
        <w:rPr>
          <w:rFonts w:cs="B Nazanin" w:hint="cs"/>
          <w:sz w:val="28"/>
          <w:szCs w:val="28"/>
          <w:rtl/>
        </w:rPr>
        <w:t>ی</w:t>
      </w:r>
      <w:r w:rsidRPr="00963493">
        <w:rPr>
          <w:rFonts w:cs="B Nazanin" w:hint="eastAsia"/>
          <w:sz w:val="28"/>
          <w:szCs w:val="28"/>
          <w:rtl/>
        </w:rPr>
        <w:t>ن</w:t>
      </w:r>
      <w:r w:rsidRPr="00963493">
        <w:rPr>
          <w:rFonts w:cs="B Nazanin"/>
          <w:sz w:val="28"/>
          <w:szCs w:val="28"/>
          <w:rtl/>
        </w:rPr>
        <w:t xml:space="preserve"> اختلالات س</w:t>
      </w:r>
      <w:r w:rsidRPr="00963493">
        <w:rPr>
          <w:rFonts w:cs="B Nazanin" w:hint="cs"/>
          <w:sz w:val="28"/>
          <w:szCs w:val="28"/>
          <w:rtl/>
        </w:rPr>
        <w:t>ی</w:t>
      </w:r>
      <w:r w:rsidRPr="00963493">
        <w:rPr>
          <w:rFonts w:cs="B Nazanin" w:hint="eastAsia"/>
          <w:sz w:val="28"/>
          <w:szCs w:val="28"/>
          <w:rtl/>
        </w:rPr>
        <w:t>ستم</w:t>
      </w:r>
      <w:r w:rsidRPr="00963493">
        <w:rPr>
          <w:rFonts w:cs="B Nazanin"/>
          <w:sz w:val="28"/>
          <w:szCs w:val="28"/>
          <w:rtl/>
        </w:rPr>
        <w:t xml:space="preserve"> عصب</w:t>
      </w:r>
      <w:r w:rsidRPr="00963493">
        <w:rPr>
          <w:rFonts w:cs="B Nazanin" w:hint="cs"/>
          <w:sz w:val="28"/>
          <w:szCs w:val="28"/>
          <w:rtl/>
        </w:rPr>
        <w:t>ی</w:t>
      </w:r>
      <w:r w:rsidRPr="00963493">
        <w:rPr>
          <w:rFonts w:cs="B Nazanin"/>
          <w:sz w:val="28"/>
          <w:szCs w:val="28"/>
          <w:rtl/>
        </w:rPr>
        <w:t xml:space="preserve"> مرکز</w:t>
      </w:r>
      <w:r w:rsidRPr="00963493">
        <w:rPr>
          <w:rFonts w:cs="B Nazanin" w:hint="cs"/>
          <w:sz w:val="28"/>
          <w:szCs w:val="28"/>
          <w:rtl/>
        </w:rPr>
        <w:t>ی</w:t>
      </w:r>
      <w:r w:rsidRPr="00963493">
        <w:rPr>
          <w:rFonts w:cs="B Nazanin"/>
          <w:sz w:val="28"/>
          <w:szCs w:val="28"/>
          <w:rtl/>
        </w:rPr>
        <w:t xml:space="preserve"> است که ب</w:t>
      </w:r>
      <w:r w:rsidRPr="00963493">
        <w:rPr>
          <w:rFonts w:cs="B Nazanin" w:hint="cs"/>
          <w:sz w:val="28"/>
          <w:szCs w:val="28"/>
          <w:rtl/>
        </w:rPr>
        <w:t>ی</w:t>
      </w:r>
      <w:r w:rsidRPr="00963493">
        <w:rPr>
          <w:rFonts w:cs="B Nazanin" w:hint="eastAsia"/>
          <w:sz w:val="28"/>
          <w:szCs w:val="28"/>
          <w:rtl/>
        </w:rPr>
        <w:t>ن</w:t>
      </w:r>
      <w:r w:rsidRPr="00963493">
        <w:rPr>
          <w:rFonts w:cs="B Nazanin"/>
          <w:sz w:val="28"/>
          <w:szCs w:val="28"/>
          <w:rtl/>
        </w:rPr>
        <w:t xml:space="preserve"> </w:t>
      </w:r>
      <w:r w:rsidR="002C7272">
        <w:rPr>
          <w:rFonts w:cs="B Nazanin" w:hint="cs"/>
          <w:sz w:val="28"/>
          <w:szCs w:val="28"/>
          <w:rtl/>
        </w:rPr>
        <w:t>1</w:t>
      </w:r>
      <w:r w:rsidRPr="00963493">
        <w:rPr>
          <w:rFonts w:cs="B Nazanin"/>
          <w:sz w:val="28"/>
          <w:szCs w:val="28"/>
          <w:rtl/>
        </w:rPr>
        <w:t>-</w:t>
      </w:r>
      <w:del w:id="73" w:author="Fariba" w:date="2021-02-02T17:50:00Z">
        <w:r w:rsidR="002C7272" w:rsidDel="000B4C8C">
          <w:rPr>
            <w:rFonts w:cs="B Nazanin" w:hint="cs"/>
            <w:sz w:val="28"/>
            <w:szCs w:val="28"/>
            <w:rtl/>
          </w:rPr>
          <w:delText>0.5</w:delText>
        </w:r>
      </w:del>
      <w:ins w:id="74" w:author="Fariba" w:date="2021-02-02T17:50:00Z">
        <w:r w:rsidR="000B4C8C">
          <w:rPr>
            <w:rFonts w:cs="B Nazanin" w:hint="cs"/>
            <w:sz w:val="28"/>
            <w:szCs w:val="28"/>
            <w:rtl/>
          </w:rPr>
          <w:t>5/0</w:t>
        </w:r>
      </w:ins>
      <w:r w:rsidRPr="00963493">
        <w:rPr>
          <w:rFonts w:cs="B Nazanin"/>
          <w:sz w:val="28"/>
          <w:szCs w:val="28"/>
          <w:rtl/>
        </w:rPr>
        <w:t xml:space="preserve"> درصد افراد بشر به آن مبتلا هستند و تخم</w:t>
      </w:r>
      <w:r w:rsidRPr="00963493">
        <w:rPr>
          <w:rFonts w:cs="B Nazanin" w:hint="cs"/>
          <w:sz w:val="28"/>
          <w:szCs w:val="28"/>
          <w:rtl/>
        </w:rPr>
        <w:t>ی</w:t>
      </w:r>
      <w:r w:rsidRPr="00963493">
        <w:rPr>
          <w:rFonts w:cs="B Nazanin" w:hint="eastAsia"/>
          <w:sz w:val="28"/>
          <w:szCs w:val="28"/>
          <w:rtl/>
        </w:rPr>
        <w:t>ن</w:t>
      </w:r>
      <w:r w:rsidRPr="00963493">
        <w:rPr>
          <w:rFonts w:cs="B Nazanin"/>
          <w:sz w:val="28"/>
          <w:szCs w:val="28"/>
          <w:rtl/>
        </w:rPr>
        <w:t xml:space="preserve"> زده م</w:t>
      </w:r>
      <w:r w:rsidRPr="00963493">
        <w:rPr>
          <w:rFonts w:cs="B Nazanin" w:hint="cs"/>
          <w:sz w:val="28"/>
          <w:szCs w:val="28"/>
          <w:rtl/>
        </w:rPr>
        <w:t>ی</w:t>
      </w:r>
      <w:r w:rsidRPr="00963493">
        <w:rPr>
          <w:rFonts w:cs="B Nazanin"/>
          <w:sz w:val="28"/>
          <w:szCs w:val="28"/>
          <w:rtl/>
        </w:rPr>
        <w:t xml:space="preserve"> شود ب</w:t>
      </w:r>
      <w:r w:rsidRPr="00963493">
        <w:rPr>
          <w:rFonts w:cs="B Nazanin" w:hint="cs"/>
          <w:sz w:val="28"/>
          <w:szCs w:val="28"/>
          <w:rtl/>
        </w:rPr>
        <w:t>ی</w:t>
      </w:r>
      <w:r w:rsidRPr="00963493">
        <w:rPr>
          <w:rFonts w:cs="B Nazanin" w:hint="eastAsia"/>
          <w:sz w:val="28"/>
          <w:szCs w:val="28"/>
          <w:rtl/>
        </w:rPr>
        <w:t>ش</w:t>
      </w:r>
      <w:r w:rsidRPr="00963493">
        <w:rPr>
          <w:rFonts w:cs="B Nazanin"/>
          <w:sz w:val="28"/>
          <w:szCs w:val="28"/>
          <w:rtl/>
        </w:rPr>
        <w:t xml:space="preserve"> از 50 م</w:t>
      </w:r>
      <w:r w:rsidRPr="00963493">
        <w:rPr>
          <w:rFonts w:cs="B Nazanin" w:hint="cs"/>
          <w:sz w:val="28"/>
          <w:szCs w:val="28"/>
          <w:rtl/>
        </w:rPr>
        <w:t>ی</w:t>
      </w:r>
      <w:r w:rsidRPr="00963493">
        <w:rPr>
          <w:rFonts w:cs="B Nazanin" w:hint="eastAsia"/>
          <w:sz w:val="28"/>
          <w:szCs w:val="28"/>
          <w:rtl/>
        </w:rPr>
        <w:t>ل</w:t>
      </w:r>
      <w:r w:rsidRPr="00963493">
        <w:rPr>
          <w:rFonts w:cs="B Nazanin" w:hint="cs"/>
          <w:sz w:val="28"/>
          <w:szCs w:val="28"/>
          <w:rtl/>
        </w:rPr>
        <w:t>ی</w:t>
      </w:r>
      <w:r w:rsidRPr="00963493">
        <w:rPr>
          <w:rFonts w:cs="B Nazanin" w:hint="eastAsia"/>
          <w:sz w:val="28"/>
          <w:szCs w:val="28"/>
          <w:rtl/>
        </w:rPr>
        <w:t>ون</w:t>
      </w:r>
      <w:r w:rsidRPr="00963493">
        <w:rPr>
          <w:rFonts w:cs="B Nazanin"/>
          <w:sz w:val="28"/>
          <w:szCs w:val="28"/>
          <w:rtl/>
        </w:rPr>
        <w:t xml:space="preserve"> نفر در جهان مبتلا به آن باشند. </w:t>
      </w:r>
      <w:r>
        <w:rPr>
          <w:rFonts w:cs="B Nazanin" w:hint="cs"/>
          <w:sz w:val="28"/>
          <w:szCs w:val="28"/>
          <w:rtl/>
        </w:rPr>
        <w:t xml:space="preserve">علت آن بهم خوردن تعادل فعالیت نورون های تحریکی و مهاری </w:t>
      </w:r>
      <w:ins w:id="75" w:author="Fariba" w:date="2021-02-02T17:51:00Z">
        <w:r w:rsidR="00A64F32">
          <w:rPr>
            <w:rFonts w:cs="B Nazanin" w:hint="cs"/>
            <w:sz w:val="28"/>
            <w:szCs w:val="28"/>
            <w:rtl/>
          </w:rPr>
          <w:t xml:space="preserve">در مدارهای نورونی مغز </w:t>
        </w:r>
      </w:ins>
      <w:del w:id="76" w:author="Fariba" w:date="2021-02-02T17:51:00Z">
        <w:r w:rsidDel="00A64F32">
          <w:rPr>
            <w:rFonts w:cs="B Nazanin" w:hint="cs"/>
            <w:sz w:val="28"/>
            <w:szCs w:val="28"/>
            <w:rtl/>
          </w:rPr>
          <w:delText>می باشد</w:delText>
        </w:r>
      </w:del>
      <w:ins w:id="77" w:author="Fariba" w:date="2021-02-02T17:51:00Z">
        <w:r w:rsidR="00A64F32">
          <w:rPr>
            <w:rFonts w:cs="B Nazanin" w:hint="cs"/>
            <w:sz w:val="28"/>
            <w:szCs w:val="28"/>
            <w:rtl/>
          </w:rPr>
          <w:t>است</w:t>
        </w:r>
      </w:ins>
      <w:r>
        <w:rPr>
          <w:rFonts w:cs="B Nazanin" w:hint="cs"/>
          <w:sz w:val="28"/>
          <w:szCs w:val="28"/>
          <w:rtl/>
        </w:rPr>
        <w:t>.</w:t>
      </w:r>
      <w:r w:rsidRPr="00963493">
        <w:rPr>
          <w:rtl/>
        </w:rPr>
        <w:t xml:space="preserve"> </w:t>
      </w:r>
      <w:r w:rsidRPr="00963493">
        <w:rPr>
          <w:rFonts w:cs="B Nazanin"/>
          <w:sz w:val="28"/>
          <w:szCs w:val="28"/>
          <w:rtl/>
        </w:rPr>
        <w:t>در ا</w:t>
      </w:r>
      <w:r w:rsidRPr="00963493">
        <w:rPr>
          <w:rFonts w:cs="B Nazanin" w:hint="cs"/>
          <w:sz w:val="28"/>
          <w:szCs w:val="28"/>
          <w:rtl/>
        </w:rPr>
        <w:t>ی</w:t>
      </w:r>
      <w:r w:rsidRPr="00963493">
        <w:rPr>
          <w:rFonts w:cs="B Nazanin" w:hint="eastAsia"/>
          <w:sz w:val="28"/>
          <w:szCs w:val="28"/>
          <w:rtl/>
        </w:rPr>
        <w:t>ن</w:t>
      </w:r>
      <w:r w:rsidRPr="00963493">
        <w:rPr>
          <w:rFonts w:cs="B Nazanin"/>
          <w:sz w:val="28"/>
          <w:szCs w:val="28"/>
          <w:rtl/>
        </w:rPr>
        <w:t xml:space="preserve"> ب</w:t>
      </w:r>
      <w:r w:rsidRPr="00963493">
        <w:rPr>
          <w:rFonts w:cs="B Nazanin" w:hint="cs"/>
          <w:sz w:val="28"/>
          <w:szCs w:val="28"/>
          <w:rtl/>
        </w:rPr>
        <w:t>ی</w:t>
      </w:r>
      <w:r w:rsidRPr="00963493">
        <w:rPr>
          <w:rFonts w:cs="B Nazanin" w:hint="eastAsia"/>
          <w:sz w:val="28"/>
          <w:szCs w:val="28"/>
          <w:rtl/>
        </w:rPr>
        <w:t>مار</w:t>
      </w:r>
      <w:r w:rsidRPr="00963493">
        <w:rPr>
          <w:rFonts w:cs="B Nazanin" w:hint="cs"/>
          <w:sz w:val="28"/>
          <w:szCs w:val="28"/>
          <w:rtl/>
        </w:rPr>
        <w:t>ی</w:t>
      </w:r>
      <w:r w:rsidRPr="00963493">
        <w:rPr>
          <w:rFonts w:cs="B Nazanin"/>
          <w:sz w:val="28"/>
          <w:szCs w:val="28"/>
          <w:rtl/>
        </w:rPr>
        <w:t xml:space="preserve"> فعال</w:t>
      </w:r>
      <w:r w:rsidRPr="00963493">
        <w:rPr>
          <w:rFonts w:cs="B Nazanin" w:hint="cs"/>
          <w:sz w:val="28"/>
          <w:szCs w:val="28"/>
          <w:rtl/>
        </w:rPr>
        <w:t>ی</w:t>
      </w:r>
      <w:r w:rsidRPr="00963493">
        <w:rPr>
          <w:rFonts w:cs="B Nazanin" w:hint="eastAsia"/>
          <w:sz w:val="28"/>
          <w:szCs w:val="28"/>
          <w:rtl/>
        </w:rPr>
        <w:t>ت</w:t>
      </w:r>
      <w:r w:rsidRPr="00963493">
        <w:rPr>
          <w:rFonts w:cs="B Nazanin"/>
          <w:sz w:val="28"/>
          <w:szCs w:val="28"/>
          <w:rtl/>
        </w:rPr>
        <w:t xml:space="preserve"> نورون ها</w:t>
      </w:r>
      <w:r w:rsidRPr="00963493">
        <w:rPr>
          <w:rFonts w:cs="B Nazanin" w:hint="cs"/>
          <w:sz w:val="28"/>
          <w:szCs w:val="28"/>
          <w:rtl/>
        </w:rPr>
        <w:t>ی</w:t>
      </w:r>
      <w:r w:rsidRPr="00963493">
        <w:rPr>
          <w:rFonts w:cs="B Nazanin"/>
          <w:sz w:val="28"/>
          <w:szCs w:val="28"/>
          <w:rtl/>
        </w:rPr>
        <w:t xml:space="preserve"> نواح</w:t>
      </w:r>
      <w:r w:rsidRPr="00963493">
        <w:rPr>
          <w:rFonts w:cs="B Nazanin" w:hint="cs"/>
          <w:sz w:val="28"/>
          <w:szCs w:val="28"/>
          <w:rtl/>
        </w:rPr>
        <w:t>ی</w:t>
      </w:r>
      <w:r w:rsidRPr="00963493">
        <w:rPr>
          <w:rFonts w:cs="B Nazanin"/>
          <w:sz w:val="28"/>
          <w:szCs w:val="28"/>
          <w:rtl/>
        </w:rPr>
        <w:t xml:space="preserve"> مختلف در</w:t>
      </w:r>
      <w:r>
        <w:rPr>
          <w:rFonts w:cs="B Nazanin" w:hint="cs"/>
          <w:sz w:val="28"/>
          <w:szCs w:val="28"/>
          <w:rtl/>
        </w:rPr>
        <w:t xml:space="preserve"> </w:t>
      </w:r>
      <w:r w:rsidRPr="00963493">
        <w:rPr>
          <w:rFonts w:cs="B Nazanin" w:hint="eastAsia"/>
          <w:sz w:val="28"/>
          <w:szCs w:val="28"/>
          <w:rtl/>
        </w:rPr>
        <w:t>زمانها</w:t>
      </w:r>
      <w:r w:rsidRPr="00963493">
        <w:rPr>
          <w:rFonts w:cs="B Nazanin" w:hint="cs"/>
          <w:sz w:val="28"/>
          <w:szCs w:val="28"/>
          <w:rtl/>
        </w:rPr>
        <w:t>یی</w:t>
      </w:r>
      <w:r w:rsidRPr="00963493">
        <w:rPr>
          <w:rFonts w:cs="B Nazanin"/>
          <w:sz w:val="28"/>
          <w:szCs w:val="28"/>
          <w:rtl/>
        </w:rPr>
        <w:t xml:space="preserve"> که نبا</w:t>
      </w:r>
      <w:r w:rsidRPr="00963493">
        <w:rPr>
          <w:rFonts w:cs="B Nazanin" w:hint="cs"/>
          <w:sz w:val="28"/>
          <w:szCs w:val="28"/>
          <w:rtl/>
        </w:rPr>
        <w:t>ی</w:t>
      </w:r>
      <w:r w:rsidRPr="00963493">
        <w:rPr>
          <w:rFonts w:cs="B Nazanin" w:hint="eastAsia"/>
          <w:sz w:val="28"/>
          <w:szCs w:val="28"/>
          <w:rtl/>
        </w:rPr>
        <w:t>د</w:t>
      </w:r>
      <w:r>
        <w:rPr>
          <w:rFonts w:cs="B Nazanin" w:hint="cs"/>
          <w:sz w:val="28"/>
          <w:szCs w:val="28"/>
          <w:rtl/>
        </w:rPr>
        <w:t>،</w:t>
      </w:r>
      <w:r w:rsidRPr="00963493">
        <w:rPr>
          <w:rFonts w:cs="B Nazanin"/>
          <w:sz w:val="28"/>
          <w:szCs w:val="28"/>
          <w:rtl/>
        </w:rPr>
        <w:t xml:space="preserve"> سنکرون م</w:t>
      </w:r>
      <w:r w:rsidRPr="00963493">
        <w:rPr>
          <w:rFonts w:cs="B Nazanin" w:hint="cs"/>
          <w:sz w:val="28"/>
          <w:szCs w:val="28"/>
          <w:rtl/>
        </w:rPr>
        <w:t>ی</w:t>
      </w:r>
      <w:r w:rsidRPr="00963493">
        <w:rPr>
          <w:rFonts w:cs="B Nazanin"/>
          <w:sz w:val="28"/>
          <w:szCs w:val="28"/>
          <w:rtl/>
        </w:rPr>
        <w:t xml:space="preserve"> شود که نت</w:t>
      </w:r>
      <w:r w:rsidRPr="00963493">
        <w:rPr>
          <w:rFonts w:cs="B Nazanin" w:hint="cs"/>
          <w:sz w:val="28"/>
          <w:szCs w:val="28"/>
          <w:rtl/>
        </w:rPr>
        <w:t>ی</w:t>
      </w:r>
      <w:r w:rsidRPr="00963493">
        <w:rPr>
          <w:rFonts w:cs="B Nazanin" w:hint="eastAsia"/>
          <w:sz w:val="28"/>
          <w:szCs w:val="28"/>
          <w:rtl/>
        </w:rPr>
        <w:t>جه</w:t>
      </w:r>
      <w:r w:rsidRPr="00963493">
        <w:rPr>
          <w:rFonts w:cs="B Nazanin"/>
          <w:sz w:val="28"/>
          <w:szCs w:val="28"/>
          <w:rtl/>
        </w:rPr>
        <w:t xml:space="preserve"> آن حمله صرع خواهد بود</w:t>
      </w:r>
      <w:r w:rsidR="002C7272">
        <w:rPr>
          <w:rFonts w:cs="B Nazanin" w:hint="cs"/>
          <w:sz w:val="28"/>
          <w:szCs w:val="28"/>
          <w:rtl/>
        </w:rPr>
        <w:t xml:space="preserve"> </w:t>
      </w:r>
      <w:r w:rsidR="00131A04">
        <w:rPr>
          <w:rFonts w:cs="B Nazanin"/>
          <w:sz w:val="28"/>
          <w:szCs w:val="28"/>
        </w:rPr>
        <w:t>[1]</w:t>
      </w:r>
      <w:r>
        <w:rPr>
          <w:rFonts w:cs="B Nazanin" w:hint="cs"/>
          <w:sz w:val="28"/>
          <w:szCs w:val="28"/>
          <w:rtl/>
        </w:rPr>
        <w:t>.</w:t>
      </w:r>
    </w:p>
    <w:p w14:paraId="49D8EE82" w14:textId="6A5C33C5" w:rsidR="00963493" w:rsidRDefault="00963493" w:rsidP="00A64F32">
      <w:pPr>
        <w:jc w:val="both"/>
        <w:rPr>
          <w:rFonts w:cs="B Nazanin"/>
          <w:sz w:val="28"/>
          <w:szCs w:val="28"/>
          <w:rtl/>
        </w:rPr>
      </w:pPr>
      <w:r w:rsidRPr="00963493">
        <w:rPr>
          <w:rFonts w:cs="B Nazanin"/>
          <w:sz w:val="28"/>
          <w:szCs w:val="28"/>
          <w:rtl/>
        </w:rPr>
        <w:t>استفاده از دارو ها</w:t>
      </w:r>
      <w:r w:rsidRPr="00963493">
        <w:rPr>
          <w:rFonts w:cs="B Nazanin" w:hint="cs"/>
          <w:sz w:val="28"/>
          <w:szCs w:val="28"/>
          <w:rtl/>
        </w:rPr>
        <w:t>ی</w:t>
      </w:r>
      <w:r w:rsidRPr="00963493">
        <w:rPr>
          <w:rFonts w:cs="B Nazanin"/>
          <w:sz w:val="28"/>
          <w:szCs w:val="28"/>
          <w:rtl/>
        </w:rPr>
        <w:t xml:space="preserve"> ضد صرع ، تا حدود ز</w:t>
      </w:r>
      <w:r w:rsidRPr="00963493">
        <w:rPr>
          <w:rFonts w:cs="B Nazanin" w:hint="cs"/>
          <w:sz w:val="28"/>
          <w:szCs w:val="28"/>
          <w:rtl/>
        </w:rPr>
        <w:t>ی</w:t>
      </w:r>
      <w:r w:rsidRPr="00963493">
        <w:rPr>
          <w:rFonts w:cs="B Nazanin" w:hint="eastAsia"/>
          <w:sz w:val="28"/>
          <w:szCs w:val="28"/>
          <w:rtl/>
        </w:rPr>
        <w:t>اد</w:t>
      </w:r>
      <w:r w:rsidRPr="00963493">
        <w:rPr>
          <w:rFonts w:cs="B Nazanin" w:hint="cs"/>
          <w:sz w:val="28"/>
          <w:szCs w:val="28"/>
          <w:rtl/>
        </w:rPr>
        <w:t>ی</w:t>
      </w:r>
      <w:r w:rsidRPr="00963493">
        <w:rPr>
          <w:rFonts w:cs="B Nazanin"/>
          <w:sz w:val="28"/>
          <w:szCs w:val="28"/>
          <w:rtl/>
        </w:rPr>
        <w:t xml:space="preserve"> در کنترل صرع در بازه زمان</w:t>
      </w:r>
      <w:r w:rsidRPr="00963493">
        <w:rPr>
          <w:rFonts w:cs="B Nazanin" w:hint="cs"/>
          <w:sz w:val="28"/>
          <w:szCs w:val="28"/>
          <w:rtl/>
        </w:rPr>
        <w:t>ی</w:t>
      </w:r>
      <w:r w:rsidRPr="00963493">
        <w:rPr>
          <w:rFonts w:cs="B Nazanin"/>
          <w:sz w:val="28"/>
          <w:szCs w:val="28"/>
          <w:rtl/>
        </w:rPr>
        <w:t xml:space="preserve"> کوتاه موثر هستند ول</w:t>
      </w:r>
      <w:r w:rsidRPr="00963493">
        <w:rPr>
          <w:rFonts w:cs="B Nazanin" w:hint="cs"/>
          <w:sz w:val="28"/>
          <w:szCs w:val="28"/>
          <w:rtl/>
        </w:rPr>
        <w:t>ی</w:t>
      </w:r>
      <w:r w:rsidRPr="00963493">
        <w:rPr>
          <w:rFonts w:cs="B Nazanin"/>
          <w:sz w:val="28"/>
          <w:szCs w:val="28"/>
          <w:rtl/>
        </w:rPr>
        <w:t xml:space="preserve"> برخ</w:t>
      </w:r>
      <w:r w:rsidRPr="00963493">
        <w:rPr>
          <w:rFonts w:cs="B Nazanin" w:hint="cs"/>
          <w:sz w:val="28"/>
          <w:szCs w:val="28"/>
          <w:rtl/>
        </w:rPr>
        <w:t>ی</w:t>
      </w:r>
      <w:r w:rsidRPr="00963493">
        <w:rPr>
          <w:rFonts w:cs="B Nazanin"/>
          <w:sz w:val="28"/>
          <w:szCs w:val="28"/>
          <w:rtl/>
        </w:rPr>
        <w:t xml:space="preserve"> افراد</w:t>
      </w:r>
      <w:r>
        <w:rPr>
          <w:rFonts w:cs="B Nazanin" w:hint="cs"/>
          <w:sz w:val="28"/>
          <w:szCs w:val="28"/>
          <w:rtl/>
        </w:rPr>
        <w:t xml:space="preserve"> </w:t>
      </w:r>
      <w:r w:rsidRPr="00963493">
        <w:rPr>
          <w:rFonts w:cs="B Nazanin" w:hint="eastAsia"/>
          <w:sz w:val="28"/>
          <w:szCs w:val="28"/>
          <w:rtl/>
        </w:rPr>
        <w:t>مبتلا</w:t>
      </w:r>
      <w:r w:rsidRPr="00963493">
        <w:rPr>
          <w:rFonts w:cs="B Nazanin"/>
          <w:sz w:val="28"/>
          <w:szCs w:val="28"/>
          <w:rtl/>
        </w:rPr>
        <w:t xml:space="preserve"> به صرع به داروها</w:t>
      </w:r>
      <w:r w:rsidRPr="00963493">
        <w:rPr>
          <w:rFonts w:cs="B Nazanin" w:hint="cs"/>
          <w:sz w:val="28"/>
          <w:szCs w:val="28"/>
          <w:rtl/>
        </w:rPr>
        <w:t>ی</w:t>
      </w:r>
      <w:r w:rsidRPr="00963493">
        <w:rPr>
          <w:rFonts w:cs="B Nazanin"/>
          <w:sz w:val="28"/>
          <w:szCs w:val="28"/>
          <w:rtl/>
        </w:rPr>
        <w:t xml:space="preserve"> ضد صرع پاسخ نم</w:t>
      </w:r>
      <w:r w:rsidRPr="00963493">
        <w:rPr>
          <w:rFonts w:cs="B Nazanin" w:hint="cs"/>
          <w:sz w:val="28"/>
          <w:szCs w:val="28"/>
          <w:rtl/>
        </w:rPr>
        <w:t>ی</w:t>
      </w:r>
      <w:r w:rsidRPr="00963493">
        <w:rPr>
          <w:rFonts w:cs="B Nazanin"/>
          <w:sz w:val="28"/>
          <w:szCs w:val="28"/>
          <w:rtl/>
        </w:rPr>
        <w:t xml:space="preserve"> دهند.</w:t>
      </w:r>
      <w:r w:rsidR="00131A04" w:rsidRPr="00131A04">
        <w:rPr>
          <w:rFonts w:cs="B Nazanin"/>
          <w:sz w:val="28"/>
          <w:szCs w:val="28"/>
          <w:rtl/>
        </w:rPr>
        <w:t xml:space="preserve"> </w:t>
      </w:r>
      <w:r w:rsidR="00131A04" w:rsidRPr="00963493">
        <w:rPr>
          <w:rFonts w:cs="B Nazanin"/>
          <w:sz w:val="28"/>
          <w:szCs w:val="28"/>
          <w:rtl/>
        </w:rPr>
        <w:t xml:space="preserve">در حدود </w:t>
      </w:r>
      <w:r w:rsidR="002C7272">
        <w:rPr>
          <w:rFonts w:cs="B Nazanin" w:hint="cs"/>
          <w:sz w:val="28"/>
          <w:szCs w:val="28"/>
          <w:rtl/>
        </w:rPr>
        <w:t>3</w:t>
      </w:r>
      <w:r w:rsidR="00131A04" w:rsidRPr="00963493">
        <w:rPr>
          <w:rFonts w:cs="B Nazanin"/>
          <w:sz w:val="28"/>
          <w:szCs w:val="28"/>
          <w:rtl/>
        </w:rPr>
        <w:t xml:space="preserve">0 - </w:t>
      </w:r>
      <w:r w:rsidR="002C7272">
        <w:rPr>
          <w:rFonts w:cs="B Nazanin" w:hint="cs"/>
          <w:sz w:val="28"/>
          <w:szCs w:val="28"/>
          <w:rtl/>
        </w:rPr>
        <w:t>2</w:t>
      </w:r>
      <w:r w:rsidR="00131A04" w:rsidRPr="00963493">
        <w:rPr>
          <w:rFonts w:cs="B Nazanin"/>
          <w:sz w:val="28"/>
          <w:szCs w:val="28"/>
          <w:rtl/>
        </w:rPr>
        <w:t>0 درصد  ا</w:t>
      </w:r>
      <w:r w:rsidR="00131A04" w:rsidRPr="00963493">
        <w:rPr>
          <w:rFonts w:cs="B Nazanin" w:hint="cs"/>
          <w:sz w:val="28"/>
          <w:szCs w:val="28"/>
          <w:rtl/>
        </w:rPr>
        <w:t>ی</w:t>
      </w:r>
      <w:r w:rsidR="00131A04" w:rsidRPr="00963493">
        <w:rPr>
          <w:rFonts w:cs="B Nazanin" w:hint="eastAsia"/>
          <w:sz w:val="28"/>
          <w:szCs w:val="28"/>
          <w:rtl/>
        </w:rPr>
        <w:t>ن</w:t>
      </w:r>
      <w:r w:rsidR="00131A04" w:rsidRPr="00963493">
        <w:rPr>
          <w:rFonts w:cs="B Nazanin"/>
          <w:sz w:val="28"/>
          <w:szCs w:val="28"/>
          <w:rtl/>
        </w:rPr>
        <w:t xml:space="preserve"> ب</w:t>
      </w:r>
      <w:r w:rsidR="00131A04" w:rsidRPr="00963493">
        <w:rPr>
          <w:rFonts w:cs="B Nazanin" w:hint="cs"/>
          <w:sz w:val="28"/>
          <w:szCs w:val="28"/>
          <w:rtl/>
        </w:rPr>
        <w:t>ی</w:t>
      </w:r>
      <w:r w:rsidR="00131A04" w:rsidRPr="00963493">
        <w:rPr>
          <w:rFonts w:cs="B Nazanin" w:hint="eastAsia"/>
          <w:sz w:val="28"/>
          <w:szCs w:val="28"/>
          <w:rtl/>
        </w:rPr>
        <w:t>ماران</w:t>
      </w:r>
      <w:r w:rsidR="00131A04" w:rsidRPr="00963493">
        <w:rPr>
          <w:rFonts w:cs="B Nazanin"/>
          <w:sz w:val="28"/>
          <w:szCs w:val="28"/>
          <w:rtl/>
        </w:rPr>
        <w:t xml:space="preserve"> به درمان دارو</w:t>
      </w:r>
      <w:r w:rsidR="00131A04" w:rsidRPr="00963493">
        <w:rPr>
          <w:rFonts w:cs="B Nazanin" w:hint="cs"/>
          <w:sz w:val="28"/>
          <w:szCs w:val="28"/>
          <w:rtl/>
        </w:rPr>
        <w:t>یی</w:t>
      </w:r>
      <w:r w:rsidR="00131A04" w:rsidRPr="00963493">
        <w:rPr>
          <w:rFonts w:cs="B Nazanin"/>
          <w:sz w:val="28"/>
          <w:szCs w:val="28"/>
          <w:rtl/>
        </w:rPr>
        <w:t xml:space="preserve"> مقاوم هستند.</w:t>
      </w:r>
      <w:r w:rsidR="00131A04">
        <w:rPr>
          <w:rFonts w:cs="B Nazanin" w:hint="cs"/>
          <w:sz w:val="28"/>
          <w:szCs w:val="28"/>
          <w:rtl/>
        </w:rPr>
        <w:t xml:space="preserve"> </w:t>
      </w:r>
      <w:ins w:id="78" w:author="Fariba" w:date="2021-02-02T17:52:00Z">
        <w:r w:rsidR="00A64F32">
          <w:rPr>
            <w:rFonts w:cs="B Nazanin" w:hint="cs"/>
            <w:sz w:val="28"/>
            <w:szCs w:val="28"/>
            <w:rtl/>
          </w:rPr>
          <w:t>در چنین مواردی،</w:t>
        </w:r>
      </w:ins>
      <w:r w:rsidRPr="00963493">
        <w:rPr>
          <w:rFonts w:cs="B Nazanin"/>
          <w:sz w:val="28"/>
          <w:szCs w:val="28"/>
          <w:rtl/>
        </w:rPr>
        <w:t xml:space="preserve"> روش ها</w:t>
      </w:r>
      <w:r w:rsidRPr="00963493">
        <w:rPr>
          <w:rFonts w:cs="B Nazanin" w:hint="cs"/>
          <w:sz w:val="28"/>
          <w:szCs w:val="28"/>
          <w:rtl/>
        </w:rPr>
        <w:t>ی</w:t>
      </w:r>
      <w:r w:rsidRPr="00963493">
        <w:rPr>
          <w:rFonts w:cs="B Nazanin"/>
          <w:sz w:val="28"/>
          <w:szCs w:val="28"/>
          <w:rtl/>
        </w:rPr>
        <w:t xml:space="preserve"> کنترل صرع با استفاده از جراح</w:t>
      </w:r>
      <w:r w:rsidRPr="00963493">
        <w:rPr>
          <w:rFonts w:cs="B Nazanin" w:hint="cs"/>
          <w:sz w:val="28"/>
          <w:szCs w:val="28"/>
          <w:rtl/>
        </w:rPr>
        <w:t>ی</w:t>
      </w:r>
      <w:r w:rsidRPr="00963493">
        <w:rPr>
          <w:rFonts w:cs="B Nazanin"/>
          <w:sz w:val="28"/>
          <w:szCs w:val="28"/>
          <w:rtl/>
        </w:rPr>
        <w:t xml:space="preserve"> و تخر</w:t>
      </w:r>
      <w:r w:rsidRPr="00963493">
        <w:rPr>
          <w:rFonts w:cs="B Nazanin" w:hint="cs"/>
          <w:sz w:val="28"/>
          <w:szCs w:val="28"/>
          <w:rtl/>
        </w:rPr>
        <w:t>ی</w:t>
      </w:r>
      <w:r w:rsidRPr="00963493">
        <w:rPr>
          <w:rFonts w:cs="B Nazanin" w:hint="eastAsia"/>
          <w:sz w:val="28"/>
          <w:szCs w:val="28"/>
          <w:rtl/>
        </w:rPr>
        <w:t>ب</w:t>
      </w:r>
      <w:r>
        <w:rPr>
          <w:rFonts w:cs="B Nazanin" w:hint="cs"/>
          <w:sz w:val="28"/>
          <w:szCs w:val="28"/>
          <w:rtl/>
        </w:rPr>
        <w:t xml:space="preserve"> </w:t>
      </w:r>
      <w:r w:rsidRPr="00963493">
        <w:rPr>
          <w:rFonts w:cs="B Nazanin" w:hint="eastAsia"/>
          <w:sz w:val="28"/>
          <w:szCs w:val="28"/>
          <w:rtl/>
        </w:rPr>
        <w:t>مرکز</w:t>
      </w:r>
      <w:r w:rsidRPr="00963493">
        <w:rPr>
          <w:rFonts w:cs="B Nazanin"/>
          <w:sz w:val="28"/>
          <w:szCs w:val="28"/>
          <w:rtl/>
        </w:rPr>
        <w:t xml:space="preserve"> حمله و </w:t>
      </w:r>
      <w:ins w:id="79" w:author="Fariba" w:date="2021-02-02T17:52:00Z">
        <w:r w:rsidR="00A64F32">
          <w:rPr>
            <w:rFonts w:cs="B Nazanin" w:hint="cs"/>
            <w:sz w:val="28"/>
            <w:szCs w:val="28"/>
            <w:rtl/>
          </w:rPr>
          <w:t xml:space="preserve">یا </w:t>
        </w:r>
      </w:ins>
      <w:r w:rsidRPr="00963493">
        <w:rPr>
          <w:rFonts w:cs="B Nazanin"/>
          <w:sz w:val="28"/>
          <w:szCs w:val="28"/>
          <w:rtl/>
        </w:rPr>
        <w:t>استفاده از تحر</w:t>
      </w:r>
      <w:r w:rsidRPr="00963493">
        <w:rPr>
          <w:rFonts w:cs="B Nazanin" w:hint="cs"/>
          <w:sz w:val="28"/>
          <w:szCs w:val="28"/>
          <w:rtl/>
        </w:rPr>
        <w:t>ی</w:t>
      </w:r>
      <w:r w:rsidRPr="00963493">
        <w:rPr>
          <w:rFonts w:cs="B Nazanin" w:hint="eastAsia"/>
          <w:sz w:val="28"/>
          <w:szCs w:val="28"/>
          <w:rtl/>
        </w:rPr>
        <w:t>ک</w:t>
      </w:r>
      <w:r w:rsidRPr="00963493">
        <w:rPr>
          <w:rFonts w:cs="B Nazanin"/>
          <w:sz w:val="28"/>
          <w:szCs w:val="28"/>
          <w:rtl/>
        </w:rPr>
        <w:t xml:space="preserve"> عمق</w:t>
      </w:r>
      <w:r w:rsidRPr="00963493">
        <w:rPr>
          <w:rFonts w:cs="B Nazanin" w:hint="cs"/>
          <w:sz w:val="28"/>
          <w:szCs w:val="28"/>
          <w:rtl/>
        </w:rPr>
        <w:t>ی</w:t>
      </w:r>
      <w:r w:rsidRPr="00963493">
        <w:rPr>
          <w:rFonts w:cs="B Nazanin"/>
          <w:sz w:val="28"/>
          <w:szCs w:val="28"/>
          <w:rtl/>
        </w:rPr>
        <w:t xml:space="preserve"> مرکز حمله </w:t>
      </w:r>
      <w:del w:id="80" w:author="Fariba" w:date="2021-02-02T17:53:00Z">
        <w:r w:rsidRPr="00963493" w:rsidDel="00A64F32">
          <w:rPr>
            <w:rFonts w:cs="B Nazanin"/>
            <w:sz w:val="28"/>
            <w:szCs w:val="28"/>
            <w:rtl/>
          </w:rPr>
          <w:delText>ن</w:delText>
        </w:r>
        <w:r w:rsidRPr="00963493" w:rsidDel="00A64F32">
          <w:rPr>
            <w:rFonts w:cs="B Nazanin" w:hint="cs"/>
            <w:sz w:val="28"/>
            <w:szCs w:val="28"/>
            <w:rtl/>
          </w:rPr>
          <w:delText>ی</w:delText>
        </w:r>
        <w:r w:rsidRPr="00963493" w:rsidDel="00A64F32">
          <w:rPr>
            <w:rFonts w:cs="B Nazanin" w:hint="eastAsia"/>
            <w:sz w:val="28"/>
            <w:szCs w:val="28"/>
            <w:rtl/>
          </w:rPr>
          <w:delText>ز</w:delText>
        </w:r>
        <w:r w:rsidRPr="00963493" w:rsidDel="00A64F32">
          <w:rPr>
            <w:rFonts w:cs="B Nazanin"/>
            <w:sz w:val="28"/>
            <w:szCs w:val="28"/>
            <w:rtl/>
          </w:rPr>
          <w:delText xml:space="preserve"> وجود دارند</w:delText>
        </w:r>
      </w:del>
      <w:ins w:id="81" w:author="Fariba" w:date="2021-02-02T17:53:00Z">
        <w:r w:rsidR="00A64F32">
          <w:rPr>
            <w:rFonts w:cs="B Nazanin" w:hint="cs"/>
            <w:sz w:val="28"/>
            <w:szCs w:val="28"/>
            <w:rtl/>
          </w:rPr>
          <w:t>خواهد بود</w:t>
        </w:r>
      </w:ins>
      <w:r w:rsidRPr="00963493">
        <w:rPr>
          <w:rFonts w:cs="B Nazanin"/>
          <w:sz w:val="28"/>
          <w:szCs w:val="28"/>
          <w:rtl/>
        </w:rPr>
        <w:t xml:space="preserve"> که </w:t>
      </w:r>
      <w:ins w:id="82" w:author="Fariba" w:date="2021-02-02T17:53:00Z">
        <w:r w:rsidR="00A64F32">
          <w:rPr>
            <w:rFonts w:cs="B Nazanin" w:hint="cs"/>
            <w:sz w:val="28"/>
            <w:szCs w:val="28"/>
            <w:rtl/>
          </w:rPr>
          <w:t xml:space="preserve">در واقع روشهای </w:t>
        </w:r>
      </w:ins>
      <w:r w:rsidRPr="00963493">
        <w:rPr>
          <w:rFonts w:cs="B Nazanin"/>
          <w:sz w:val="28"/>
          <w:szCs w:val="28"/>
          <w:rtl/>
        </w:rPr>
        <w:t>تهاجم</w:t>
      </w:r>
      <w:r w:rsidRPr="00963493">
        <w:rPr>
          <w:rFonts w:cs="B Nazanin" w:hint="cs"/>
          <w:sz w:val="28"/>
          <w:szCs w:val="28"/>
          <w:rtl/>
        </w:rPr>
        <w:t>ی</w:t>
      </w:r>
      <w:r w:rsidRPr="00963493">
        <w:rPr>
          <w:rFonts w:cs="B Nazanin"/>
          <w:sz w:val="28"/>
          <w:szCs w:val="28"/>
          <w:rtl/>
        </w:rPr>
        <w:t xml:space="preserve"> بوده و عوارض جانب</w:t>
      </w:r>
      <w:r w:rsidRPr="00963493">
        <w:rPr>
          <w:rFonts w:cs="B Nazanin" w:hint="cs"/>
          <w:sz w:val="28"/>
          <w:szCs w:val="28"/>
          <w:rtl/>
        </w:rPr>
        <w:t>ی</w:t>
      </w:r>
      <w:r w:rsidRPr="00963493">
        <w:rPr>
          <w:rFonts w:cs="B Nazanin"/>
          <w:sz w:val="28"/>
          <w:szCs w:val="28"/>
          <w:rtl/>
        </w:rPr>
        <w:t xml:space="preserve"> و مشکلات</w:t>
      </w:r>
      <w:r>
        <w:rPr>
          <w:rFonts w:cs="B Nazanin" w:hint="cs"/>
          <w:sz w:val="28"/>
          <w:szCs w:val="28"/>
          <w:rtl/>
        </w:rPr>
        <w:t xml:space="preserve"> </w:t>
      </w:r>
      <w:r w:rsidRPr="00963493">
        <w:rPr>
          <w:rFonts w:cs="B Nazanin" w:hint="eastAsia"/>
          <w:sz w:val="28"/>
          <w:szCs w:val="28"/>
          <w:rtl/>
        </w:rPr>
        <w:t>خود</w:t>
      </w:r>
      <w:r w:rsidRPr="00963493">
        <w:rPr>
          <w:rFonts w:cs="B Nazanin"/>
          <w:sz w:val="28"/>
          <w:szCs w:val="28"/>
          <w:rtl/>
        </w:rPr>
        <w:t xml:space="preserve"> را دارند</w:t>
      </w:r>
      <w:r w:rsidR="002C7272">
        <w:rPr>
          <w:rFonts w:cs="B Nazanin" w:hint="cs"/>
          <w:sz w:val="28"/>
          <w:szCs w:val="28"/>
          <w:rtl/>
        </w:rPr>
        <w:t xml:space="preserve"> </w:t>
      </w:r>
      <w:r w:rsidR="00131A04">
        <w:rPr>
          <w:rFonts w:cs="B Nazanin"/>
          <w:sz w:val="28"/>
          <w:szCs w:val="28"/>
        </w:rPr>
        <w:t>[</w:t>
      </w:r>
      <w:r w:rsidR="00F25299">
        <w:rPr>
          <w:rFonts w:cs="B Nazanin"/>
          <w:sz w:val="28"/>
          <w:szCs w:val="28"/>
        </w:rPr>
        <w:t>2</w:t>
      </w:r>
      <w:r w:rsidR="00131A04">
        <w:rPr>
          <w:rFonts w:cs="B Nazanin"/>
          <w:sz w:val="28"/>
          <w:szCs w:val="28"/>
        </w:rPr>
        <w:t>]</w:t>
      </w:r>
      <w:r>
        <w:rPr>
          <w:rFonts w:cs="B Nazanin" w:hint="cs"/>
          <w:sz w:val="28"/>
          <w:szCs w:val="28"/>
          <w:rtl/>
        </w:rPr>
        <w:t>.</w:t>
      </w:r>
    </w:p>
    <w:p w14:paraId="2242BABC" w14:textId="5D24AC38" w:rsidR="00963493" w:rsidDel="00A64F32" w:rsidRDefault="00963493" w:rsidP="00A64F32">
      <w:pPr>
        <w:jc w:val="both"/>
        <w:rPr>
          <w:del w:id="83" w:author="Fariba" w:date="2021-02-02T17:54:00Z"/>
          <w:rFonts w:cs="B Nazanin"/>
          <w:sz w:val="28"/>
          <w:szCs w:val="28"/>
          <w:rtl/>
        </w:rPr>
      </w:pPr>
      <w:del w:id="84" w:author="Fariba" w:date="2021-02-02T17:54:00Z">
        <w:r w:rsidDel="00A64F32">
          <w:rPr>
            <w:rFonts w:cs="B Nazanin" w:hint="cs"/>
            <w:sz w:val="28"/>
            <w:szCs w:val="28"/>
            <w:rtl/>
          </w:rPr>
          <w:delText xml:space="preserve">در دهه های اخیر فعالیت های تحقیقاتی بسیاری در راستای مدلسازی صرع </w:delText>
        </w:r>
      </w:del>
      <w:del w:id="85" w:author="Fariba" w:date="2021-02-02T17:53:00Z">
        <w:r w:rsidDel="00A64F32">
          <w:rPr>
            <w:rFonts w:cs="B Nazanin" w:hint="cs"/>
            <w:sz w:val="28"/>
            <w:szCs w:val="28"/>
            <w:rtl/>
          </w:rPr>
          <w:delText xml:space="preserve">و </w:delText>
        </w:r>
      </w:del>
      <w:del w:id="86" w:author="Fariba" w:date="2021-02-02T17:54:00Z">
        <w:r w:rsidDel="00A64F32">
          <w:rPr>
            <w:rFonts w:cs="B Nazanin" w:hint="cs"/>
            <w:sz w:val="28"/>
            <w:szCs w:val="28"/>
            <w:rtl/>
          </w:rPr>
          <w:delText>راه های درمان آن انجام شده است</w:delText>
        </w:r>
        <w:r w:rsidR="003B72BA" w:rsidDel="00A64F32">
          <w:rPr>
            <w:rFonts w:cs="B Nazanin" w:hint="cs"/>
            <w:sz w:val="28"/>
            <w:szCs w:val="28"/>
            <w:rtl/>
          </w:rPr>
          <w:delText xml:space="preserve">. </w:delText>
        </w:r>
      </w:del>
      <w:r w:rsidR="003E247B" w:rsidRPr="003E247B">
        <w:rPr>
          <w:rFonts w:cs="B Nazanin"/>
          <w:sz w:val="28"/>
          <w:szCs w:val="28"/>
          <w:rtl/>
        </w:rPr>
        <w:t>از جمله روش ها</w:t>
      </w:r>
      <w:r w:rsidR="003E247B" w:rsidRPr="003E247B">
        <w:rPr>
          <w:rFonts w:cs="B Nazanin" w:hint="cs"/>
          <w:sz w:val="28"/>
          <w:szCs w:val="28"/>
          <w:rtl/>
        </w:rPr>
        <w:t>ی</w:t>
      </w:r>
      <w:r w:rsidR="003E247B" w:rsidRPr="003E247B">
        <w:rPr>
          <w:rFonts w:cs="B Nazanin"/>
          <w:sz w:val="28"/>
          <w:szCs w:val="28"/>
          <w:rtl/>
        </w:rPr>
        <w:t xml:space="preserve"> غ</w:t>
      </w:r>
      <w:r w:rsidR="003E247B" w:rsidRPr="003E247B">
        <w:rPr>
          <w:rFonts w:cs="B Nazanin" w:hint="cs"/>
          <w:sz w:val="28"/>
          <w:szCs w:val="28"/>
          <w:rtl/>
        </w:rPr>
        <w:t>ی</w:t>
      </w:r>
      <w:r w:rsidR="003E247B" w:rsidRPr="003E247B">
        <w:rPr>
          <w:rFonts w:cs="B Nazanin" w:hint="eastAsia"/>
          <w:sz w:val="28"/>
          <w:szCs w:val="28"/>
          <w:rtl/>
        </w:rPr>
        <w:t>رتهاجم</w:t>
      </w:r>
      <w:r w:rsidR="003E247B" w:rsidRPr="003E247B">
        <w:rPr>
          <w:rFonts w:cs="B Nazanin" w:hint="cs"/>
          <w:sz w:val="28"/>
          <w:szCs w:val="28"/>
          <w:rtl/>
        </w:rPr>
        <w:t>ی</w:t>
      </w:r>
      <w:r w:rsidR="003E247B" w:rsidRPr="003E247B">
        <w:rPr>
          <w:rFonts w:cs="B Nazanin"/>
          <w:sz w:val="28"/>
          <w:szCs w:val="28"/>
          <w:rtl/>
        </w:rPr>
        <w:t xml:space="preserve"> که امروزه درمورد صرع مطرح و مورد تحق</w:t>
      </w:r>
      <w:r w:rsidR="003E247B" w:rsidRPr="003E247B">
        <w:rPr>
          <w:rFonts w:cs="B Nazanin" w:hint="cs"/>
          <w:sz w:val="28"/>
          <w:szCs w:val="28"/>
          <w:rtl/>
        </w:rPr>
        <w:t>ی</w:t>
      </w:r>
      <w:r w:rsidR="003E247B" w:rsidRPr="003E247B">
        <w:rPr>
          <w:rFonts w:cs="B Nazanin" w:hint="eastAsia"/>
          <w:sz w:val="28"/>
          <w:szCs w:val="28"/>
          <w:rtl/>
        </w:rPr>
        <w:t>ق</w:t>
      </w:r>
      <w:r w:rsidR="003E247B" w:rsidRPr="003E247B">
        <w:rPr>
          <w:rFonts w:cs="B Nazanin"/>
          <w:sz w:val="28"/>
          <w:szCs w:val="28"/>
          <w:rtl/>
        </w:rPr>
        <w:t xml:space="preserve"> هستند دو روش تحر</w:t>
      </w:r>
      <w:r w:rsidR="003E247B" w:rsidRPr="003E247B">
        <w:rPr>
          <w:rFonts w:cs="B Nazanin" w:hint="cs"/>
          <w:sz w:val="28"/>
          <w:szCs w:val="28"/>
          <w:rtl/>
        </w:rPr>
        <w:t>ی</w:t>
      </w:r>
      <w:r w:rsidR="003E247B" w:rsidRPr="003E247B">
        <w:rPr>
          <w:rFonts w:cs="B Nazanin" w:hint="eastAsia"/>
          <w:sz w:val="28"/>
          <w:szCs w:val="28"/>
          <w:rtl/>
        </w:rPr>
        <w:t>ک</w:t>
      </w:r>
      <w:r w:rsidR="003E247B" w:rsidRPr="003E247B">
        <w:rPr>
          <w:rFonts w:cs="B Nazanin"/>
          <w:sz w:val="28"/>
          <w:szCs w:val="28"/>
          <w:rtl/>
        </w:rPr>
        <w:t xml:space="preserve"> مغناط</w:t>
      </w:r>
      <w:r w:rsidR="003E247B" w:rsidRPr="003E247B">
        <w:rPr>
          <w:rFonts w:cs="B Nazanin" w:hint="cs"/>
          <w:sz w:val="28"/>
          <w:szCs w:val="28"/>
          <w:rtl/>
        </w:rPr>
        <w:t>ی</w:t>
      </w:r>
      <w:r w:rsidR="003E247B" w:rsidRPr="003E247B">
        <w:rPr>
          <w:rFonts w:cs="B Nazanin" w:hint="eastAsia"/>
          <w:sz w:val="28"/>
          <w:szCs w:val="28"/>
          <w:rtl/>
        </w:rPr>
        <w:t>س</w:t>
      </w:r>
      <w:r w:rsidR="003E247B" w:rsidRPr="003E247B">
        <w:rPr>
          <w:rFonts w:cs="B Nazanin" w:hint="cs"/>
          <w:sz w:val="28"/>
          <w:szCs w:val="28"/>
          <w:rtl/>
        </w:rPr>
        <w:t>ی</w:t>
      </w:r>
      <w:r w:rsidR="003E247B">
        <w:rPr>
          <w:rFonts w:cs="B Nazanin" w:hint="cs"/>
          <w:sz w:val="28"/>
          <w:szCs w:val="28"/>
          <w:rtl/>
        </w:rPr>
        <w:t xml:space="preserve"> </w:t>
      </w:r>
      <w:r w:rsidR="003E247B" w:rsidRPr="003E247B">
        <w:rPr>
          <w:rFonts w:cs="B Nazanin" w:hint="eastAsia"/>
          <w:sz w:val="28"/>
          <w:szCs w:val="28"/>
          <w:rtl/>
        </w:rPr>
        <w:t>فراجمجمه</w:t>
      </w:r>
      <w:r w:rsidR="003E247B" w:rsidRPr="003E247B">
        <w:rPr>
          <w:rFonts w:cs="B Nazanin"/>
          <w:sz w:val="28"/>
          <w:szCs w:val="28"/>
          <w:rtl/>
        </w:rPr>
        <w:t xml:space="preserve"> ا</w:t>
      </w:r>
      <w:r w:rsidR="003E247B" w:rsidRPr="003E247B">
        <w:rPr>
          <w:rFonts w:cs="B Nazanin" w:hint="cs"/>
          <w:sz w:val="28"/>
          <w:szCs w:val="28"/>
          <w:rtl/>
        </w:rPr>
        <w:t>ی</w:t>
      </w:r>
      <w:r w:rsidR="003E247B" w:rsidRPr="003E247B">
        <w:rPr>
          <w:rFonts w:cs="B Nazanin"/>
          <w:sz w:val="28"/>
          <w:szCs w:val="28"/>
          <w:rtl/>
        </w:rPr>
        <w:t xml:space="preserve"> </w:t>
      </w:r>
      <w:r w:rsidR="003E247B" w:rsidRPr="003E247B">
        <w:rPr>
          <w:rFonts w:cs="B Nazanin" w:hint="cs"/>
          <w:sz w:val="28"/>
          <w:szCs w:val="28"/>
          <w:rtl/>
        </w:rPr>
        <w:t>ی</w:t>
      </w:r>
      <w:r w:rsidR="003E247B" w:rsidRPr="003E247B">
        <w:rPr>
          <w:rFonts w:cs="B Nazanin" w:hint="eastAsia"/>
          <w:sz w:val="28"/>
          <w:szCs w:val="28"/>
          <w:rtl/>
        </w:rPr>
        <w:t>ا</w:t>
      </w:r>
      <w:r w:rsidR="003E247B" w:rsidRPr="003E247B">
        <w:rPr>
          <w:rFonts w:cs="B Nazanin"/>
          <w:sz w:val="28"/>
          <w:szCs w:val="28"/>
          <w:rtl/>
        </w:rPr>
        <w:t xml:space="preserve"> </w:t>
      </w:r>
      <w:r w:rsidR="003E247B" w:rsidRPr="003E247B">
        <w:rPr>
          <w:rFonts w:cs="B Nazanin"/>
          <w:sz w:val="28"/>
          <w:szCs w:val="28"/>
        </w:rPr>
        <w:t>TMS</w:t>
      </w:r>
      <w:r w:rsidR="00131A04">
        <w:rPr>
          <w:rStyle w:val="FootnoteReference"/>
          <w:rFonts w:cs="B Nazanin"/>
          <w:sz w:val="28"/>
          <w:szCs w:val="28"/>
          <w:rtl/>
        </w:rPr>
        <w:footnoteReference w:id="6"/>
      </w:r>
      <w:r w:rsidR="003E247B" w:rsidRPr="003E247B">
        <w:rPr>
          <w:rFonts w:cs="B Nazanin"/>
          <w:sz w:val="28"/>
          <w:szCs w:val="28"/>
          <w:rtl/>
        </w:rPr>
        <w:t xml:space="preserve"> و تحر</w:t>
      </w:r>
      <w:r w:rsidR="003E247B" w:rsidRPr="003E247B">
        <w:rPr>
          <w:rFonts w:cs="B Nazanin" w:hint="cs"/>
          <w:sz w:val="28"/>
          <w:szCs w:val="28"/>
          <w:rtl/>
        </w:rPr>
        <w:t>ی</w:t>
      </w:r>
      <w:r w:rsidR="003E247B" w:rsidRPr="003E247B">
        <w:rPr>
          <w:rFonts w:cs="B Nazanin" w:hint="eastAsia"/>
          <w:sz w:val="28"/>
          <w:szCs w:val="28"/>
          <w:rtl/>
        </w:rPr>
        <w:t>ک</w:t>
      </w:r>
      <w:r w:rsidR="003E247B" w:rsidRPr="003E247B">
        <w:rPr>
          <w:rFonts w:cs="B Nazanin"/>
          <w:sz w:val="28"/>
          <w:szCs w:val="28"/>
          <w:rtl/>
        </w:rPr>
        <w:t xml:space="preserve"> فراجمجمه ا</w:t>
      </w:r>
      <w:r w:rsidR="003E247B" w:rsidRPr="003E247B">
        <w:rPr>
          <w:rFonts w:cs="B Nazanin" w:hint="cs"/>
          <w:sz w:val="28"/>
          <w:szCs w:val="28"/>
          <w:rtl/>
        </w:rPr>
        <w:t>ی</w:t>
      </w:r>
      <w:r w:rsidR="003E247B" w:rsidRPr="003E247B">
        <w:rPr>
          <w:rFonts w:cs="B Nazanin"/>
          <w:sz w:val="28"/>
          <w:szCs w:val="28"/>
          <w:rtl/>
        </w:rPr>
        <w:t xml:space="preserve"> با جر</w:t>
      </w:r>
      <w:r w:rsidR="003E247B" w:rsidRPr="003E247B">
        <w:rPr>
          <w:rFonts w:cs="B Nazanin" w:hint="cs"/>
          <w:sz w:val="28"/>
          <w:szCs w:val="28"/>
          <w:rtl/>
        </w:rPr>
        <w:t>ی</w:t>
      </w:r>
      <w:r w:rsidR="003E247B" w:rsidRPr="003E247B">
        <w:rPr>
          <w:rFonts w:cs="B Nazanin" w:hint="eastAsia"/>
          <w:sz w:val="28"/>
          <w:szCs w:val="28"/>
          <w:rtl/>
        </w:rPr>
        <w:t>ان</w:t>
      </w:r>
      <w:r w:rsidR="003E247B" w:rsidRPr="003E247B">
        <w:rPr>
          <w:rFonts w:cs="B Nazanin"/>
          <w:sz w:val="28"/>
          <w:szCs w:val="28"/>
          <w:rtl/>
        </w:rPr>
        <w:t xml:space="preserve"> مستق</w:t>
      </w:r>
      <w:r w:rsidR="003E247B" w:rsidRPr="003E247B">
        <w:rPr>
          <w:rFonts w:cs="B Nazanin" w:hint="cs"/>
          <w:sz w:val="28"/>
          <w:szCs w:val="28"/>
          <w:rtl/>
        </w:rPr>
        <w:t>ی</w:t>
      </w:r>
      <w:r w:rsidR="003E247B" w:rsidRPr="003E247B">
        <w:rPr>
          <w:rFonts w:cs="B Nazanin" w:hint="eastAsia"/>
          <w:sz w:val="28"/>
          <w:szCs w:val="28"/>
          <w:rtl/>
        </w:rPr>
        <w:t>م</w:t>
      </w:r>
      <w:r w:rsidR="003E247B" w:rsidRPr="003E247B">
        <w:rPr>
          <w:rFonts w:cs="B Nazanin"/>
          <w:sz w:val="28"/>
          <w:szCs w:val="28"/>
          <w:rtl/>
        </w:rPr>
        <w:t xml:space="preserve"> </w:t>
      </w:r>
      <w:r w:rsidR="003E247B" w:rsidRPr="003E247B">
        <w:rPr>
          <w:rFonts w:cs="B Nazanin" w:hint="cs"/>
          <w:sz w:val="28"/>
          <w:szCs w:val="28"/>
          <w:rtl/>
        </w:rPr>
        <w:t>ی</w:t>
      </w:r>
      <w:r w:rsidR="003E247B" w:rsidRPr="003E247B">
        <w:rPr>
          <w:rFonts w:cs="B Nazanin" w:hint="eastAsia"/>
          <w:sz w:val="28"/>
          <w:szCs w:val="28"/>
          <w:rtl/>
        </w:rPr>
        <w:t>ا</w:t>
      </w:r>
      <w:r w:rsidR="003E247B" w:rsidRPr="003E247B">
        <w:rPr>
          <w:rFonts w:cs="B Nazanin"/>
          <w:sz w:val="28"/>
          <w:szCs w:val="28"/>
          <w:rtl/>
        </w:rPr>
        <w:t xml:space="preserve"> </w:t>
      </w:r>
      <w:r w:rsidR="003E247B" w:rsidRPr="003E247B">
        <w:rPr>
          <w:rFonts w:cs="B Nazanin"/>
          <w:sz w:val="28"/>
          <w:szCs w:val="28"/>
        </w:rPr>
        <w:t>tDCS</w:t>
      </w:r>
      <w:r w:rsidR="00413592">
        <w:rPr>
          <w:rFonts w:cs="B Nazanin" w:hint="cs"/>
          <w:sz w:val="28"/>
          <w:szCs w:val="28"/>
          <w:rtl/>
        </w:rPr>
        <w:t xml:space="preserve"> </w:t>
      </w:r>
      <w:r w:rsidR="003E247B" w:rsidRPr="003E247B">
        <w:rPr>
          <w:rFonts w:cs="B Nazanin"/>
          <w:sz w:val="28"/>
          <w:szCs w:val="28"/>
          <w:rtl/>
        </w:rPr>
        <w:t>هستند</w:t>
      </w:r>
      <w:r w:rsidR="00131A04">
        <w:rPr>
          <w:rFonts w:cs="B Nazanin" w:hint="cs"/>
          <w:sz w:val="28"/>
          <w:szCs w:val="28"/>
          <w:rtl/>
        </w:rPr>
        <w:t xml:space="preserve"> </w:t>
      </w:r>
      <w:r w:rsidR="003E247B">
        <w:rPr>
          <w:rFonts w:cs="B Nazanin" w:hint="cs"/>
          <w:sz w:val="28"/>
          <w:szCs w:val="28"/>
          <w:rtl/>
        </w:rPr>
        <w:t>.</w:t>
      </w:r>
      <w:ins w:id="87" w:author="Fariba" w:date="2021-02-02T17:54:00Z">
        <w:r w:rsidR="00A64F32">
          <w:rPr>
            <w:rFonts w:cs="B Nazanin" w:hint="cs"/>
            <w:sz w:val="28"/>
            <w:szCs w:val="28"/>
            <w:rtl/>
          </w:rPr>
          <w:t xml:space="preserve"> </w:t>
        </w:r>
      </w:ins>
    </w:p>
    <w:p w14:paraId="7502790A" w14:textId="77777777" w:rsidR="003E247B" w:rsidRDefault="003E247B" w:rsidP="00A64F32">
      <w:pPr>
        <w:jc w:val="both"/>
        <w:rPr>
          <w:rFonts w:cs="B Nazanin"/>
          <w:sz w:val="28"/>
          <w:szCs w:val="28"/>
        </w:rPr>
      </w:pPr>
      <w:r w:rsidRPr="003E247B">
        <w:rPr>
          <w:rFonts w:cs="B Nazanin"/>
          <w:sz w:val="28"/>
          <w:szCs w:val="28"/>
          <w:rtl/>
        </w:rPr>
        <w:t xml:space="preserve">در </w:t>
      </w:r>
      <w:r w:rsidRPr="003E247B">
        <w:rPr>
          <w:rFonts w:cs="B Nazanin"/>
          <w:sz w:val="28"/>
          <w:szCs w:val="28"/>
        </w:rPr>
        <w:t>tDCS</w:t>
      </w:r>
      <w:r w:rsidRPr="003E247B">
        <w:rPr>
          <w:rFonts w:cs="B Nazanin"/>
          <w:sz w:val="28"/>
          <w:szCs w:val="28"/>
          <w:rtl/>
        </w:rPr>
        <w:t xml:space="preserve"> دو الکترود </w:t>
      </w:r>
      <w:r w:rsidRPr="003E247B">
        <w:rPr>
          <w:rFonts w:cs="B Nazanin" w:hint="cs"/>
          <w:sz w:val="28"/>
          <w:szCs w:val="28"/>
          <w:rtl/>
        </w:rPr>
        <w:t>ی</w:t>
      </w:r>
      <w:r w:rsidRPr="003E247B">
        <w:rPr>
          <w:rFonts w:cs="B Nazanin" w:hint="eastAsia"/>
          <w:sz w:val="28"/>
          <w:szCs w:val="28"/>
          <w:rtl/>
        </w:rPr>
        <w:t>ک</w:t>
      </w:r>
      <w:r w:rsidRPr="003E247B">
        <w:rPr>
          <w:rFonts w:cs="B Nazanin" w:hint="cs"/>
          <w:sz w:val="28"/>
          <w:szCs w:val="28"/>
          <w:rtl/>
        </w:rPr>
        <w:t>ی</w:t>
      </w:r>
      <w:r w:rsidRPr="003E247B">
        <w:rPr>
          <w:rFonts w:cs="B Nazanin"/>
          <w:sz w:val="28"/>
          <w:szCs w:val="28"/>
          <w:rtl/>
        </w:rPr>
        <w:t xml:space="preserve"> قطب مثبت و د</w:t>
      </w:r>
      <w:r w:rsidRPr="003E247B">
        <w:rPr>
          <w:rFonts w:cs="B Nazanin" w:hint="cs"/>
          <w:sz w:val="28"/>
          <w:szCs w:val="28"/>
          <w:rtl/>
        </w:rPr>
        <w:t>ی</w:t>
      </w:r>
      <w:r w:rsidRPr="003E247B">
        <w:rPr>
          <w:rFonts w:cs="B Nazanin" w:hint="eastAsia"/>
          <w:sz w:val="28"/>
          <w:szCs w:val="28"/>
          <w:rtl/>
        </w:rPr>
        <w:t>گر</w:t>
      </w:r>
      <w:r w:rsidRPr="003E247B">
        <w:rPr>
          <w:rFonts w:cs="B Nazanin" w:hint="cs"/>
          <w:sz w:val="28"/>
          <w:szCs w:val="28"/>
          <w:rtl/>
        </w:rPr>
        <w:t>ی</w:t>
      </w:r>
      <w:r w:rsidRPr="003E247B">
        <w:rPr>
          <w:rFonts w:cs="B Nazanin"/>
          <w:sz w:val="28"/>
          <w:szCs w:val="28"/>
          <w:rtl/>
        </w:rPr>
        <w:t xml:space="preserve"> قطب منف</w:t>
      </w:r>
      <w:r w:rsidRPr="003E247B">
        <w:rPr>
          <w:rFonts w:cs="B Nazanin" w:hint="cs"/>
          <w:sz w:val="28"/>
          <w:szCs w:val="28"/>
          <w:rtl/>
        </w:rPr>
        <w:t>ی</w:t>
      </w:r>
      <w:r w:rsidRPr="003E247B">
        <w:rPr>
          <w:rFonts w:cs="B Nazanin"/>
          <w:sz w:val="28"/>
          <w:szCs w:val="28"/>
          <w:rtl/>
        </w:rPr>
        <w:t xml:space="preserve"> از طر</w:t>
      </w:r>
      <w:r w:rsidRPr="003E247B">
        <w:rPr>
          <w:rFonts w:cs="B Nazanin" w:hint="cs"/>
          <w:sz w:val="28"/>
          <w:szCs w:val="28"/>
          <w:rtl/>
        </w:rPr>
        <w:t>ی</w:t>
      </w:r>
      <w:r w:rsidRPr="003E247B">
        <w:rPr>
          <w:rFonts w:cs="B Nazanin" w:hint="eastAsia"/>
          <w:sz w:val="28"/>
          <w:szCs w:val="28"/>
          <w:rtl/>
        </w:rPr>
        <w:t>ق</w:t>
      </w:r>
      <w:r w:rsidRPr="003E247B">
        <w:rPr>
          <w:rFonts w:cs="B Nazanin"/>
          <w:sz w:val="28"/>
          <w:szCs w:val="28"/>
          <w:rtl/>
        </w:rPr>
        <w:t xml:space="preserve"> </w:t>
      </w:r>
      <w:r w:rsidRPr="003E247B">
        <w:rPr>
          <w:rFonts w:cs="B Nazanin" w:hint="cs"/>
          <w:sz w:val="28"/>
          <w:szCs w:val="28"/>
          <w:rtl/>
        </w:rPr>
        <w:t>ی</w:t>
      </w:r>
      <w:r w:rsidRPr="003E247B">
        <w:rPr>
          <w:rFonts w:cs="B Nazanin" w:hint="eastAsia"/>
          <w:sz w:val="28"/>
          <w:szCs w:val="28"/>
          <w:rtl/>
        </w:rPr>
        <w:t>ک</w:t>
      </w:r>
      <w:r w:rsidRPr="003E247B">
        <w:rPr>
          <w:rFonts w:cs="B Nazanin"/>
          <w:sz w:val="28"/>
          <w:szCs w:val="28"/>
          <w:rtl/>
        </w:rPr>
        <w:t xml:space="preserve"> پد اسفنج</w:t>
      </w:r>
      <w:r w:rsidRPr="003E247B">
        <w:rPr>
          <w:rFonts w:cs="B Nazanin" w:hint="cs"/>
          <w:sz w:val="28"/>
          <w:szCs w:val="28"/>
          <w:rtl/>
        </w:rPr>
        <w:t>ی</w:t>
      </w:r>
      <w:r w:rsidRPr="003E247B">
        <w:rPr>
          <w:rFonts w:cs="B Nazanin"/>
          <w:sz w:val="28"/>
          <w:szCs w:val="28"/>
          <w:rtl/>
        </w:rPr>
        <w:t xml:space="preserve"> که به محلول رسانا آغشته گرد</w:t>
      </w:r>
      <w:r w:rsidRPr="003E247B">
        <w:rPr>
          <w:rFonts w:cs="B Nazanin" w:hint="cs"/>
          <w:sz w:val="28"/>
          <w:szCs w:val="28"/>
          <w:rtl/>
        </w:rPr>
        <w:t>ی</w:t>
      </w:r>
      <w:r w:rsidRPr="003E247B">
        <w:rPr>
          <w:rFonts w:cs="B Nazanin" w:hint="eastAsia"/>
          <w:sz w:val="28"/>
          <w:szCs w:val="28"/>
          <w:rtl/>
        </w:rPr>
        <w:t>ده</w:t>
      </w:r>
      <w:r w:rsidRPr="003E247B">
        <w:rPr>
          <w:rFonts w:cs="B Nazanin"/>
          <w:sz w:val="28"/>
          <w:szCs w:val="28"/>
          <w:rtl/>
        </w:rPr>
        <w:t xml:space="preserve"> است بر رو</w:t>
      </w:r>
      <w:r w:rsidRPr="003E247B">
        <w:rPr>
          <w:rFonts w:cs="B Nazanin" w:hint="cs"/>
          <w:sz w:val="28"/>
          <w:szCs w:val="28"/>
          <w:rtl/>
        </w:rPr>
        <w:t>ی</w:t>
      </w:r>
      <w:r w:rsidRPr="003E247B">
        <w:rPr>
          <w:rFonts w:cs="B Nazanin"/>
          <w:sz w:val="28"/>
          <w:szCs w:val="28"/>
          <w:rtl/>
        </w:rPr>
        <w:t xml:space="preserve"> سر قرار م</w:t>
      </w:r>
      <w:r w:rsidRPr="003E247B">
        <w:rPr>
          <w:rFonts w:cs="B Nazanin" w:hint="cs"/>
          <w:sz w:val="28"/>
          <w:szCs w:val="28"/>
          <w:rtl/>
        </w:rPr>
        <w:t>ی</w:t>
      </w:r>
      <w:r w:rsidRPr="003E247B">
        <w:rPr>
          <w:rFonts w:cs="B Nazanin"/>
          <w:sz w:val="28"/>
          <w:szCs w:val="28"/>
          <w:rtl/>
        </w:rPr>
        <w:t xml:space="preserve"> گ</w:t>
      </w:r>
      <w:r w:rsidRPr="003E247B">
        <w:rPr>
          <w:rFonts w:cs="B Nazanin" w:hint="cs"/>
          <w:sz w:val="28"/>
          <w:szCs w:val="28"/>
          <w:rtl/>
        </w:rPr>
        <w:t>ی</w:t>
      </w:r>
      <w:r w:rsidRPr="003E247B">
        <w:rPr>
          <w:rFonts w:cs="B Nazanin" w:hint="eastAsia"/>
          <w:sz w:val="28"/>
          <w:szCs w:val="28"/>
          <w:rtl/>
        </w:rPr>
        <w:t>رند</w:t>
      </w:r>
      <w:r>
        <w:rPr>
          <w:rFonts w:cs="B Nazanin" w:hint="cs"/>
          <w:sz w:val="28"/>
          <w:szCs w:val="28"/>
          <w:rtl/>
        </w:rPr>
        <w:t xml:space="preserve"> </w:t>
      </w:r>
      <w:r w:rsidRPr="003E247B">
        <w:rPr>
          <w:rFonts w:cs="B Nazanin"/>
          <w:sz w:val="28"/>
          <w:szCs w:val="28"/>
          <w:rtl/>
        </w:rPr>
        <w:t>و با برقرار</w:t>
      </w:r>
      <w:r w:rsidRPr="003E247B">
        <w:rPr>
          <w:rFonts w:cs="B Nazanin" w:hint="cs"/>
          <w:sz w:val="28"/>
          <w:szCs w:val="28"/>
          <w:rtl/>
        </w:rPr>
        <w:t>ی</w:t>
      </w:r>
      <w:r w:rsidRPr="003E247B">
        <w:rPr>
          <w:rFonts w:cs="B Nazanin"/>
          <w:sz w:val="28"/>
          <w:szCs w:val="28"/>
          <w:rtl/>
        </w:rPr>
        <w:t xml:space="preserve"> جر</w:t>
      </w:r>
      <w:r w:rsidRPr="003E247B">
        <w:rPr>
          <w:rFonts w:cs="B Nazanin" w:hint="cs"/>
          <w:sz w:val="28"/>
          <w:szCs w:val="28"/>
          <w:rtl/>
        </w:rPr>
        <w:t>ی</w:t>
      </w:r>
      <w:r w:rsidRPr="003E247B">
        <w:rPr>
          <w:rFonts w:cs="B Nazanin" w:hint="eastAsia"/>
          <w:sz w:val="28"/>
          <w:szCs w:val="28"/>
          <w:rtl/>
        </w:rPr>
        <w:t>ان</w:t>
      </w:r>
      <w:r w:rsidRPr="003E247B">
        <w:rPr>
          <w:rFonts w:cs="B Nazanin"/>
          <w:sz w:val="28"/>
          <w:szCs w:val="28"/>
          <w:rtl/>
        </w:rPr>
        <w:t xml:space="preserve"> مستق</w:t>
      </w:r>
      <w:r w:rsidRPr="003E247B">
        <w:rPr>
          <w:rFonts w:cs="B Nazanin" w:hint="cs"/>
          <w:sz w:val="28"/>
          <w:szCs w:val="28"/>
          <w:rtl/>
        </w:rPr>
        <w:t>ی</w:t>
      </w:r>
      <w:r w:rsidRPr="003E247B">
        <w:rPr>
          <w:rFonts w:cs="B Nazanin" w:hint="eastAsia"/>
          <w:sz w:val="28"/>
          <w:szCs w:val="28"/>
          <w:rtl/>
        </w:rPr>
        <w:t>م</w:t>
      </w:r>
      <w:r w:rsidRPr="003E247B">
        <w:rPr>
          <w:rFonts w:cs="B Nazanin"/>
          <w:sz w:val="28"/>
          <w:szCs w:val="28"/>
          <w:rtl/>
        </w:rPr>
        <w:t xml:space="preserve"> ب</w:t>
      </w:r>
      <w:r w:rsidRPr="003E247B">
        <w:rPr>
          <w:rFonts w:cs="B Nazanin" w:hint="cs"/>
          <w:sz w:val="28"/>
          <w:szCs w:val="28"/>
          <w:rtl/>
        </w:rPr>
        <w:t>ی</w:t>
      </w:r>
      <w:r w:rsidRPr="003E247B">
        <w:rPr>
          <w:rFonts w:cs="B Nazanin" w:hint="eastAsia"/>
          <w:sz w:val="28"/>
          <w:szCs w:val="28"/>
          <w:rtl/>
        </w:rPr>
        <w:t>ن</w:t>
      </w:r>
      <w:r w:rsidRPr="003E247B">
        <w:rPr>
          <w:rFonts w:cs="B Nazanin"/>
          <w:sz w:val="28"/>
          <w:szCs w:val="28"/>
          <w:rtl/>
        </w:rPr>
        <w:t xml:space="preserve"> ا</w:t>
      </w:r>
      <w:r w:rsidRPr="003E247B">
        <w:rPr>
          <w:rFonts w:cs="B Nazanin" w:hint="cs"/>
          <w:sz w:val="28"/>
          <w:szCs w:val="28"/>
          <w:rtl/>
        </w:rPr>
        <w:t>ی</w:t>
      </w:r>
      <w:r w:rsidRPr="003E247B">
        <w:rPr>
          <w:rFonts w:cs="B Nazanin" w:hint="eastAsia"/>
          <w:sz w:val="28"/>
          <w:szCs w:val="28"/>
          <w:rtl/>
        </w:rPr>
        <w:t>ن</w:t>
      </w:r>
      <w:r w:rsidRPr="003E247B">
        <w:rPr>
          <w:rFonts w:cs="B Nazanin"/>
          <w:sz w:val="28"/>
          <w:szCs w:val="28"/>
          <w:rtl/>
        </w:rPr>
        <w:t xml:space="preserve"> دو الکترود باعث افزا</w:t>
      </w:r>
      <w:r w:rsidRPr="003E247B">
        <w:rPr>
          <w:rFonts w:cs="B Nazanin" w:hint="cs"/>
          <w:sz w:val="28"/>
          <w:szCs w:val="28"/>
          <w:rtl/>
        </w:rPr>
        <w:t>ی</w:t>
      </w:r>
      <w:r w:rsidRPr="003E247B">
        <w:rPr>
          <w:rFonts w:cs="B Nazanin" w:hint="eastAsia"/>
          <w:sz w:val="28"/>
          <w:szCs w:val="28"/>
          <w:rtl/>
        </w:rPr>
        <w:t>ش</w:t>
      </w:r>
      <w:r w:rsidRPr="003E247B">
        <w:rPr>
          <w:rFonts w:cs="B Nazanin"/>
          <w:sz w:val="28"/>
          <w:szCs w:val="28"/>
          <w:rtl/>
        </w:rPr>
        <w:t xml:space="preserve"> </w:t>
      </w:r>
      <w:r w:rsidRPr="003E247B">
        <w:rPr>
          <w:rFonts w:cs="B Nazanin" w:hint="cs"/>
          <w:sz w:val="28"/>
          <w:szCs w:val="28"/>
          <w:rtl/>
        </w:rPr>
        <w:t>ی</w:t>
      </w:r>
      <w:r w:rsidRPr="003E247B">
        <w:rPr>
          <w:rFonts w:cs="B Nazanin" w:hint="eastAsia"/>
          <w:sz w:val="28"/>
          <w:szCs w:val="28"/>
          <w:rtl/>
        </w:rPr>
        <w:t>ا</w:t>
      </w:r>
      <w:r w:rsidRPr="003E247B">
        <w:rPr>
          <w:rFonts w:cs="B Nazanin"/>
          <w:sz w:val="28"/>
          <w:szCs w:val="28"/>
          <w:rtl/>
        </w:rPr>
        <w:t xml:space="preserve"> کاهش تحر</w:t>
      </w:r>
      <w:r w:rsidRPr="003E247B">
        <w:rPr>
          <w:rFonts w:cs="B Nazanin" w:hint="cs"/>
          <w:sz w:val="28"/>
          <w:szCs w:val="28"/>
          <w:rtl/>
        </w:rPr>
        <w:t>ی</w:t>
      </w:r>
      <w:r w:rsidRPr="003E247B">
        <w:rPr>
          <w:rFonts w:cs="B Nazanin" w:hint="eastAsia"/>
          <w:sz w:val="28"/>
          <w:szCs w:val="28"/>
          <w:rtl/>
        </w:rPr>
        <w:t>ک</w:t>
      </w:r>
      <w:r>
        <w:rPr>
          <w:rFonts w:cs="B Nazanin" w:hint="cs"/>
          <w:sz w:val="28"/>
          <w:szCs w:val="28"/>
          <w:rtl/>
        </w:rPr>
        <w:t xml:space="preserve"> </w:t>
      </w:r>
      <w:r w:rsidRPr="003E247B">
        <w:rPr>
          <w:rFonts w:cs="B Nazanin" w:hint="eastAsia"/>
          <w:sz w:val="28"/>
          <w:szCs w:val="28"/>
          <w:rtl/>
        </w:rPr>
        <w:t>پذ</w:t>
      </w:r>
      <w:r w:rsidRPr="003E247B">
        <w:rPr>
          <w:rFonts w:cs="B Nazanin" w:hint="cs"/>
          <w:sz w:val="28"/>
          <w:szCs w:val="28"/>
          <w:rtl/>
        </w:rPr>
        <w:t>ی</w:t>
      </w:r>
      <w:r w:rsidRPr="003E247B">
        <w:rPr>
          <w:rFonts w:cs="B Nazanin" w:hint="eastAsia"/>
          <w:sz w:val="28"/>
          <w:szCs w:val="28"/>
          <w:rtl/>
        </w:rPr>
        <w:t>ر</w:t>
      </w:r>
      <w:r w:rsidRPr="003E247B">
        <w:rPr>
          <w:rFonts w:cs="B Nazanin" w:hint="cs"/>
          <w:sz w:val="28"/>
          <w:szCs w:val="28"/>
          <w:rtl/>
        </w:rPr>
        <w:t>ی</w:t>
      </w:r>
      <w:r w:rsidRPr="003E247B">
        <w:rPr>
          <w:rFonts w:cs="B Nazanin"/>
          <w:sz w:val="28"/>
          <w:szCs w:val="28"/>
          <w:rtl/>
        </w:rPr>
        <w:t xml:space="preserve"> در مناطق انتخاب</w:t>
      </w:r>
      <w:r w:rsidRPr="003E247B">
        <w:rPr>
          <w:rFonts w:cs="B Nazanin" w:hint="cs"/>
          <w:sz w:val="28"/>
          <w:szCs w:val="28"/>
          <w:rtl/>
        </w:rPr>
        <w:t>ی</w:t>
      </w:r>
      <w:r w:rsidRPr="003E247B">
        <w:rPr>
          <w:rFonts w:cs="B Nazanin"/>
          <w:sz w:val="28"/>
          <w:szCs w:val="28"/>
          <w:rtl/>
        </w:rPr>
        <w:t xml:space="preserve"> در مغز م</w:t>
      </w:r>
      <w:r w:rsidRPr="003E247B">
        <w:rPr>
          <w:rFonts w:cs="B Nazanin" w:hint="cs"/>
          <w:sz w:val="28"/>
          <w:szCs w:val="28"/>
          <w:rtl/>
        </w:rPr>
        <w:t>ی</w:t>
      </w:r>
      <w:r w:rsidRPr="003E247B">
        <w:rPr>
          <w:rFonts w:cs="B Nazanin"/>
          <w:sz w:val="28"/>
          <w:szCs w:val="28"/>
          <w:rtl/>
        </w:rPr>
        <w:t xml:space="preserve"> شوند. در توج</w:t>
      </w:r>
      <w:r w:rsidRPr="003E247B">
        <w:rPr>
          <w:rFonts w:cs="B Nazanin" w:hint="cs"/>
          <w:sz w:val="28"/>
          <w:szCs w:val="28"/>
          <w:rtl/>
        </w:rPr>
        <w:t>ی</w:t>
      </w:r>
      <w:r w:rsidRPr="003E247B">
        <w:rPr>
          <w:rFonts w:cs="B Nazanin" w:hint="eastAsia"/>
          <w:sz w:val="28"/>
          <w:szCs w:val="28"/>
          <w:rtl/>
        </w:rPr>
        <w:t>ه</w:t>
      </w:r>
      <w:r w:rsidRPr="003E247B">
        <w:rPr>
          <w:rFonts w:cs="B Nazanin"/>
          <w:sz w:val="28"/>
          <w:szCs w:val="28"/>
          <w:rtl/>
        </w:rPr>
        <w:t xml:space="preserve"> کارکرد ا</w:t>
      </w:r>
      <w:r w:rsidRPr="003E247B">
        <w:rPr>
          <w:rFonts w:cs="B Nazanin" w:hint="cs"/>
          <w:sz w:val="28"/>
          <w:szCs w:val="28"/>
          <w:rtl/>
        </w:rPr>
        <w:t>ی</w:t>
      </w:r>
      <w:r w:rsidRPr="003E247B">
        <w:rPr>
          <w:rFonts w:cs="B Nazanin" w:hint="eastAsia"/>
          <w:sz w:val="28"/>
          <w:szCs w:val="28"/>
          <w:rtl/>
        </w:rPr>
        <w:t>ن</w:t>
      </w:r>
      <w:r w:rsidRPr="003E247B">
        <w:rPr>
          <w:rFonts w:cs="B Nazanin"/>
          <w:sz w:val="28"/>
          <w:szCs w:val="28"/>
          <w:rtl/>
        </w:rPr>
        <w:t xml:space="preserve"> روش گفته م</w:t>
      </w:r>
      <w:r w:rsidRPr="003E247B">
        <w:rPr>
          <w:rFonts w:cs="B Nazanin" w:hint="cs"/>
          <w:sz w:val="28"/>
          <w:szCs w:val="28"/>
          <w:rtl/>
        </w:rPr>
        <w:t>ی</w:t>
      </w:r>
      <w:r w:rsidRPr="003E247B">
        <w:rPr>
          <w:rFonts w:cs="B Nazanin"/>
          <w:sz w:val="28"/>
          <w:szCs w:val="28"/>
          <w:rtl/>
        </w:rPr>
        <w:t xml:space="preserve"> شود که اعمال جر</w:t>
      </w:r>
      <w:r w:rsidRPr="003E247B">
        <w:rPr>
          <w:rFonts w:cs="B Nazanin" w:hint="cs"/>
          <w:sz w:val="28"/>
          <w:szCs w:val="28"/>
          <w:rtl/>
        </w:rPr>
        <w:t>ی</w:t>
      </w:r>
      <w:r w:rsidRPr="003E247B">
        <w:rPr>
          <w:rFonts w:cs="B Nazanin" w:hint="eastAsia"/>
          <w:sz w:val="28"/>
          <w:szCs w:val="28"/>
          <w:rtl/>
        </w:rPr>
        <w:t>ان</w:t>
      </w:r>
      <w:r w:rsidRPr="003E247B">
        <w:rPr>
          <w:rFonts w:cs="B Nazanin"/>
          <w:sz w:val="28"/>
          <w:szCs w:val="28"/>
          <w:rtl/>
        </w:rPr>
        <w:t xml:space="preserve"> مستق</w:t>
      </w:r>
      <w:r w:rsidRPr="003E247B">
        <w:rPr>
          <w:rFonts w:cs="B Nazanin" w:hint="cs"/>
          <w:sz w:val="28"/>
          <w:szCs w:val="28"/>
          <w:rtl/>
        </w:rPr>
        <w:t>ی</w:t>
      </w:r>
      <w:r w:rsidRPr="003E247B">
        <w:rPr>
          <w:rFonts w:cs="B Nazanin" w:hint="eastAsia"/>
          <w:sz w:val="28"/>
          <w:szCs w:val="28"/>
          <w:rtl/>
        </w:rPr>
        <w:t>م</w:t>
      </w:r>
      <w:r w:rsidRPr="003E247B">
        <w:rPr>
          <w:rFonts w:cs="B Nazanin"/>
          <w:sz w:val="28"/>
          <w:szCs w:val="28"/>
          <w:rtl/>
        </w:rPr>
        <w:t xml:space="preserve"> در</w:t>
      </w:r>
      <w:r>
        <w:rPr>
          <w:rFonts w:cs="B Nazanin" w:hint="cs"/>
          <w:sz w:val="28"/>
          <w:szCs w:val="28"/>
          <w:rtl/>
        </w:rPr>
        <w:t xml:space="preserve"> </w:t>
      </w:r>
      <w:r w:rsidRPr="003E247B">
        <w:rPr>
          <w:rFonts w:cs="B Nazanin" w:hint="eastAsia"/>
          <w:sz w:val="28"/>
          <w:szCs w:val="28"/>
          <w:rtl/>
        </w:rPr>
        <w:t>نها</w:t>
      </w:r>
      <w:r w:rsidRPr="003E247B">
        <w:rPr>
          <w:rFonts w:cs="B Nazanin" w:hint="cs"/>
          <w:sz w:val="28"/>
          <w:szCs w:val="28"/>
          <w:rtl/>
        </w:rPr>
        <w:t>ی</w:t>
      </w:r>
      <w:r w:rsidRPr="003E247B">
        <w:rPr>
          <w:rFonts w:cs="B Nazanin" w:hint="eastAsia"/>
          <w:sz w:val="28"/>
          <w:szCs w:val="28"/>
          <w:rtl/>
        </w:rPr>
        <w:t>ت</w:t>
      </w:r>
      <w:r w:rsidRPr="003E247B">
        <w:rPr>
          <w:rFonts w:cs="B Nazanin"/>
          <w:sz w:val="28"/>
          <w:szCs w:val="28"/>
          <w:rtl/>
        </w:rPr>
        <w:t xml:space="preserve"> باعث تغ</w:t>
      </w:r>
      <w:r w:rsidRPr="003E247B">
        <w:rPr>
          <w:rFonts w:cs="B Nazanin" w:hint="cs"/>
          <w:sz w:val="28"/>
          <w:szCs w:val="28"/>
          <w:rtl/>
        </w:rPr>
        <w:t>یی</w:t>
      </w:r>
      <w:r w:rsidRPr="003E247B">
        <w:rPr>
          <w:rFonts w:cs="B Nazanin" w:hint="eastAsia"/>
          <w:sz w:val="28"/>
          <w:szCs w:val="28"/>
          <w:rtl/>
        </w:rPr>
        <w:t>ر</w:t>
      </w:r>
      <w:r w:rsidRPr="003E247B">
        <w:rPr>
          <w:rFonts w:cs="B Nazanin"/>
          <w:sz w:val="28"/>
          <w:szCs w:val="28"/>
          <w:rtl/>
        </w:rPr>
        <w:t xml:space="preserve"> سرعت آتش کردن </w:t>
      </w:r>
      <w:commentRangeStart w:id="88"/>
      <w:r w:rsidRPr="003E247B">
        <w:rPr>
          <w:rFonts w:cs="B Nazanin"/>
          <w:sz w:val="28"/>
          <w:szCs w:val="28"/>
          <w:rtl/>
        </w:rPr>
        <w:t>نورونها</w:t>
      </w:r>
      <w:r w:rsidRPr="003E247B">
        <w:rPr>
          <w:rFonts w:cs="B Nazanin" w:hint="cs"/>
          <w:sz w:val="28"/>
          <w:szCs w:val="28"/>
          <w:rtl/>
        </w:rPr>
        <w:t>ی</w:t>
      </w:r>
      <w:commentRangeEnd w:id="88"/>
      <w:r w:rsidR="00A64F32">
        <w:rPr>
          <w:rStyle w:val="CommentReference"/>
          <w:rtl/>
        </w:rPr>
        <w:commentReference w:id="88"/>
      </w:r>
      <w:r w:rsidRPr="003E247B">
        <w:rPr>
          <w:rFonts w:cs="B Nazanin"/>
          <w:sz w:val="28"/>
          <w:szCs w:val="28"/>
          <w:rtl/>
        </w:rPr>
        <w:t xml:space="preserve"> نواح</w:t>
      </w:r>
      <w:r w:rsidRPr="003E247B">
        <w:rPr>
          <w:rFonts w:cs="B Nazanin" w:hint="cs"/>
          <w:sz w:val="28"/>
          <w:szCs w:val="28"/>
          <w:rtl/>
        </w:rPr>
        <w:t>ی</w:t>
      </w:r>
      <w:r w:rsidRPr="003E247B">
        <w:rPr>
          <w:rFonts w:cs="B Nazanin"/>
          <w:sz w:val="28"/>
          <w:szCs w:val="28"/>
          <w:rtl/>
        </w:rPr>
        <w:t xml:space="preserve"> منتخب م</w:t>
      </w:r>
      <w:r w:rsidRPr="003E247B">
        <w:rPr>
          <w:rFonts w:cs="B Nazanin" w:hint="cs"/>
          <w:sz w:val="28"/>
          <w:szCs w:val="28"/>
          <w:rtl/>
        </w:rPr>
        <w:t>ی</w:t>
      </w:r>
      <w:r w:rsidRPr="003E247B">
        <w:rPr>
          <w:rFonts w:cs="B Nazanin"/>
          <w:sz w:val="28"/>
          <w:szCs w:val="28"/>
          <w:rtl/>
        </w:rPr>
        <w:t xml:space="preserve"> شود</w:t>
      </w:r>
      <w:r w:rsidR="002C7272">
        <w:rPr>
          <w:rFonts w:cs="B Nazanin" w:hint="cs"/>
          <w:sz w:val="28"/>
          <w:szCs w:val="28"/>
          <w:rtl/>
        </w:rPr>
        <w:t xml:space="preserve"> </w:t>
      </w:r>
      <w:r w:rsidR="00131A04">
        <w:rPr>
          <w:rFonts w:cs="B Nazanin"/>
          <w:sz w:val="28"/>
          <w:szCs w:val="28"/>
        </w:rPr>
        <w:t>[</w:t>
      </w:r>
      <w:r w:rsidR="00F25299">
        <w:rPr>
          <w:rFonts w:cs="B Nazanin"/>
          <w:sz w:val="28"/>
          <w:szCs w:val="28"/>
        </w:rPr>
        <w:t>3</w:t>
      </w:r>
      <w:r w:rsidR="00131A04">
        <w:rPr>
          <w:rFonts w:cs="B Nazanin"/>
          <w:sz w:val="28"/>
          <w:szCs w:val="28"/>
        </w:rPr>
        <w:t>]</w:t>
      </w:r>
      <w:r>
        <w:rPr>
          <w:rFonts w:cs="B Nazanin" w:hint="cs"/>
          <w:sz w:val="28"/>
          <w:szCs w:val="28"/>
          <w:rtl/>
        </w:rPr>
        <w:t>.</w:t>
      </w:r>
    </w:p>
    <w:p w14:paraId="7AEA5E0E" w14:textId="77777777" w:rsidR="00963493" w:rsidRPr="00980D1F" w:rsidRDefault="004D4334" w:rsidP="00131A04">
      <w:pPr>
        <w:rPr>
          <w:rFonts w:cs="B Nazanin"/>
          <w:sz w:val="32"/>
          <w:szCs w:val="32"/>
          <w:rtl/>
        </w:rPr>
      </w:pPr>
      <w:r w:rsidRPr="00980D1F">
        <w:rPr>
          <w:rFonts w:cs="B Nazanin" w:hint="cs"/>
          <w:sz w:val="32"/>
          <w:szCs w:val="32"/>
          <w:rtl/>
        </w:rPr>
        <w:t>1-2-</w:t>
      </w:r>
      <w:r w:rsidR="00131A04" w:rsidRPr="00980D1F">
        <w:rPr>
          <w:rFonts w:cs="B Nazanin" w:hint="cs"/>
          <w:sz w:val="32"/>
          <w:szCs w:val="32"/>
          <w:rtl/>
        </w:rPr>
        <w:t>ضرورت انجام تحقیق</w:t>
      </w:r>
    </w:p>
    <w:p w14:paraId="43EC8EB0" w14:textId="5C72D3EA" w:rsidR="00A64F32" w:rsidRPr="00131A04" w:rsidRDefault="00131A04" w:rsidP="00A64F32">
      <w:pPr>
        <w:jc w:val="both"/>
        <w:rPr>
          <w:rFonts w:cs="B Nazanin"/>
          <w:sz w:val="28"/>
          <w:szCs w:val="28"/>
          <w:rtl/>
        </w:rPr>
      </w:pPr>
      <w:r w:rsidRPr="00131A04">
        <w:rPr>
          <w:rFonts w:cs="B Nazanin"/>
          <w:sz w:val="28"/>
          <w:szCs w:val="28"/>
          <w:rtl/>
        </w:rPr>
        <w:t>در ا</w:t>
      </w:r>
      <w:r w:rsidRPr="00131A04">
        <w:rPr>
          <w:rFonts w:cs="B Nazanin" w:hint="cs"/>
          <w:sz w:val="28"/>
          <w:szCs w:val="28"/>
          <w:rtl/>
        </w:rPr>
        <w:t>ی</w:t>
      </w:r>
      <w:r w:rsidRPr="00131A04">
        <w:rPr>
          <w:rFonts w:cs="B Nazanin" w:hint="eastAsia"/>
          <w:sz w:val="28"/>
          <w:szCs w:val="28"/>
          <w:rtl/>
        </w:rPr>
        <w:t>ن</w:t>
      </w:r>
      <w:r w:rsidRPr="00131A04">
        <w:rPr>
          <w:rFonts w:cs="B Nazanin"/>
          <w:sz w:val="28"/>
          <w:szCs w:val="28"/>
          <w:rtl/>
        </w:rPr>
        <w:t xml:space="preserve"> پروژه هدف در وهله اول</w:t>
      </w:r>
      <w:r w:rsidR="002C7272">
        <w:rPr>
          <w:rFonts w:cs="B Nazanin" w:hint="cs"/>
          <w:sz w:val="28"/>
          <w:szCs w:val="28"/>
          <w:rtl/>
        </w:rPr>
        <w:t>،</w:t>
      </w:r>
      <w:r w:rsidRPr="00131A04">
        <w:rPr>
          <w:rFonts w:cs="B Nazanin"/>
          <w:sz w:val="28"/>
          <w:szCs w:val="28"/>
          <w:rtl/>
        </w:rPr>
        <w:t xml:space="preserve"> مطالعه </w:t>
      </w:r>
      <w:r w:rsidRPr="00131A04">
        <w:rPr>
          <w:rFonts w:cs="B Nazanin" w:hint="cs"/>
          <w:sz w:val="28"/>
          <w:szCs w:val="28"/>
          <w:rtl/>
        </w:rPr>
        <w:t>ی</w:t>
      </w:r>
      <w:r w:rsidRPr="00131A04">
        <w:rPr>
          <w:rFonts w:cs="B Nazanin"/>
          <w:sz w:val="28"/>
          <w:szCs w:val="28"/>
          <w:rtl/>
        </w:rPr>
        <w:t xml:space="preserve"> روش </w:t>
      </w:r>
      <w:r w:rsidRPr="00131A04">
        <w:rPr>
          <w:rFonts w:cs="B Nazanin"/>
          <w:sz w:val="28"/>
          <w:szCs w:val="28"/>
        </w:rPr>
        <w:t>tDCS</w:t>
      </w:r>
      <w:r w:rsidRPr="00131A04">
        <w:rPr>
          <w:rFonts w:cs="B Nazanin"/>
          <w:sz w:val="28"/>
          <w:szCs w:val="28"/>
          <w:rtl/>
        </w:rPr>
        <w:t xml:space="preserve"> و نحوه عملکرد آن در کاهش تحر</w:t>
      </w:r>
      <w:r w:rsidRPr="00131A04">
        <w:rPr>
          <w:rFonts w:cs="B Nazanin" w:hint="cs"/>
          <w:sz w:val="28"/>
          <w:szCs w:val="28"/>
          <w:rtl/>
        </w:rPr>
        <w:t>ی</w:t>
      </w:r>
      <w:r w:rsidRPr="00131A04">
        <w:rPr>
          <w:rFonts w:cs="B Nazanin" w:hint="eastAsia"/>
          <w:sz w:val="28"/>
          <w:szCs w:val="28"/>
          <w:rtl/>
        </w:rPr>
        <w:t>ک</w:t>
      </w:r>
      <w:r w:rsidRPr="00131A04">
        <w:rPr>
          <w:rFonts w:cs="B Nazanin"/>
          <w:sz w:val="28"/>
          <w:szCs w:val="28"/>
          <w:rtl/>
        </w:rPr>
        <w:t xml:space="preserve"> پذ</w:t>
      </w:r>
      <w:r w:rsidRPr="00131A04">
        <w:rPr>
          <w:rFonts w:cs="B Nazanin" w:hint="cs"/>
          <w:sz w:val="28"/>
          <w:szCs w:val="28"/>
          <w:rtl/>
        </w:rPr>
        <w:t>ی</w:t>
      </w:r>
      <w:r w:rsidRPr="00131A04">
        <w:rPr>
          <w:rFonts w:cs="B Nazanin" w:hint="eastAsia"/>
          <w:sz w:val="28"/>
          <w:szCs w:val="28"/>
          <w:rtl/>
        </w:rPr>
        <w:t>ر</w:t>
      </w:r>
      <w:r w:rsidRPr="00131A04">
        <w:rPr>
          <w:rFonts w:cs="B Nazanin" w:hint="cs"/>
          <w:sz w:val="28"/>
          <w:szCs w:val="28"/>
          <w:rtl/>
        </w:rPr>
        <w:t>ی</w:t>
      </w:r>
      <w:r w:rsidRPr="00131A04">
        <w:rPr>
          <w:rFonts w:cs="B Nazanin"/>
          <w:sz w:val="28"/>
          <w:szCs w:val="28"/>
          <w:rtl/>
        </w:rPr>
        <w:t xml:space="preserve"> مراکز</w:t>
      </w:r>
      <w:r>
        <w:rPr>
          <w:rFonts w:cs="B Nazanin" w:hint="cs"/>
          <w:sz w:val="28"/>
          <w:szCs w:val="28"/>
          <w:rtl/>
        </w:rPr>
        <w:t xml:space="preserve"> </w:t>
      </w:r>
      <w:r w:rsidRPr="00131A04">
        <w:rPr>
          <w:rFonts w:cs="B Nazanin" w:hint="eastAsia"/>
          <w:sz w:val="28"/>
          <w:szCs w:val="28"/>
          <w:rtl/>
        </w:rPr>
        <w:t>حمله</w:t>
      </w:r>
      <w:r w:rsidRPr="00131A04">
        <w:rPr>
          <w:rFonts w:cs="B Nazanin"/>
          <w:sz w:val="28"/>
          <w:szCs w:val="28"/>
          <w:rtl/>
        </w:rPr>
        <w:t xml:space="preserve"> در صرع است. با توجه به ا</w:t>
      </w:r>
      <w:r w:rsidRPr="00131A04">
        <w:rPr>
          <w:rFonts w:cs="B Nazanin" w:hint="cs"/>
          <w:sz w:val="28"/>
          <w:szCs w:val="28"/>
          <w:rtl/>
        </w:rPr>
        <w:t>ی</w:t>
      </w:r>
      <w:r w:rsidRPr="00131A04">
        <w:rPr>
          <w:rFonts w:cs="B Nazanin" w:hint="eastAsia"/>
          <w:sz w:val="28"/>
          <w:szCs w:val="28"/>
          <w:rtl/>
        </w:rPr>
        <w:t>نکه</w:t>
      </w:r>
      <w:r w:rsidRPr="00131A04">
        <w:rPr>
          <w:rFonts w:cs="B Nazanin"/>
          <w:sz w:val="28"/>
          <w:szCs w:val="28"/>
          <w:rtl/>
        </w:rPr>
        <w:t xml:space="preserve"> در مورد مکان</w:t>
      </w:r>
      <w:r w:rsidRPr="00131A04">
        <w:rPr>
          <w:rFonts w:cs="B Nazanin" w:hint="cs"/>
          <w:sz w:val="28"/>
          <w:szCs w:val="28"/>
          <w:rtl/>
        </w:rPr>
        <w:t>ی</w:t>
      </w:r>
      <w:r w:rsidRPr="00131A04">
        <w:rPr>
          <w:rFonts w:cs="B Nazanin" w:hint="eastAsia"/>
          <w:sz w:val="28"/>
          <w:szCs w:val="28"/>
          <w:rtl/>
        </w:rPr>
        <w:t>زم</w:t>
      </w:r>
      <w:r w:rsidRPr="00131A04">
        <w:rPr>
          <w:rFonts w:cs="B Nazanin"/>
          <w:sz w:val="28"/>
          <w:szCs w:val="28"/>
          <w:rtl/>
        </w:rPr>
        <w:t xml:space="preserve"> کارکرد </w:t>
      </w:r>
      <w:r w:rsidRPr="00131A04">
        <w:rPr>
          <w:rFonts w:cs="B Nazanin"/>
          <w:sz w:val="28"/>
          <w:szCs w:val="28"/>
        </w:rPr>
        <w:t>tDCS</w:t>
      </w:r>
      <w:r w:rsidRPr="00131A04">
        <w:rPr>
          <w:rFonts w:cs="B Nazanin"/>
          <w:sz w:val="28"/>
          <w:szCs w:val="28"/>
          <w:rtl/>
        </w:rPr>
        <w:t xml:space="preserve"> هنوز ابهامات ز</w:t>
      </w:r>
      <w:r w:rsidRPr="00131A04">
        <w:rPr>
          <w:rFonts w:cs="B Nazanin" w:hint="cs"/>
          <w:sz w:val="28"/>
          <w:szCs w:val="28"/>
          <w:rtl/>
        </w:rPr>
        <w:t>ی</w:t>
      </w:r>
      <w:r w:rsidRPr="00131A04">
        <w:rPr>
          <w:rFonts w:cs="B Nazanin" w:hint="eastAsia"/>
          <w:sz w:val="28"/>
          <w:szCs w:val="28"/>
          <w:rtl/>
        </w:rPr>
        <w:t>اد</w:t>
      </w:r>
      <w:r w:rsidRPr="00131A04">
        <w:rPr>
          <w:rFonts w:cs="B Nazanin" w:hint="cs"/>
          <w:sz w:val="28"/>
          <w:szCs w:val="28"/>
          <w:rtl/>
        </w:rPr>
        <w:t>ی</w:t>
      </w:r>
      <w:r w:rsidRPr="00131A04">
        <w:rPr>
          <w:rFonts w:cs="B Nazanin"/>
          <w:sz w:val="28"/>
          <w:szCs w:val="28"/>
          <w:rtl/>
        </w:rPr>
        <w:t xml:space="preserve"> وجود دارد </w:t>
      </w:r>
      <w:r>
        <w:rPr>
          <w:rFonts w:cs="B Nazanin" w:hint="cs"/>
          <w:sz w:val="28"/>
          <w:szCs w:val="28"/>
          <w:rtl/>
        </w:rPr>
        <w:t xml:space="preserve">، </w:t>
      </w:r>
      <w:del w:id="89" w:author="Fariba" w:date="2021-02-02T17:57:00Z">
        <w:r w:rsidRPr="00131A04" w:rsidDel="00A64F32">
          <w:rPr>
            <w:rFonts w:cs="B Nazanin" w:hint="eastAsia"/>
            <w:sz w:val="28"/>
            <w:szCs w:val="28"/>
            <w:rtl/>
          </w:rPr>
          <w:delText>پس</w:delText>
        </w:r>
        <w:r w:rsidRPr="00131A04" w:rsidDel="00A64F32">
          <w:rPr>
            <w:rFonts w:cs="B Nazanin"/>
            <w:sz w:val="28"/>
            <w:szCs w:val="28"/>
            <w:rtl/>
          </w:rPr>
          <w:delText xml:space="preserve"> از</w:delText>
        </w:r>
      </w:del>
      <w:ins w:id="90" w:author="Fariba" w:date="2021-02-02T17:57:00Z">
        <w:r w:rsidR="00A64F32">
          <w:rPr>
            <w:rFonts w:cs="B Nazanin" w:hint="cs"/>
            <w:sz w:val="28"/>
            <w:szCs w:val="28"/>
            <w:rtl/>
          </w:rPr>
          <w:t>ابتدا</w:t>
        </w:r>
      </w:ins>
      <w:r w:rsidRPr="00131A04">
        <w:rPr>
          <w:rFonts w:cs="B Nazanin"/>
          <w:sz w:val="28"/>
          <w:szCs w:val="28"/>
          <w:rtl/>
        </w:rPr>
        <w:t xml:space="preserve"> </w:t>
      </w:r>
      <w:del w:id="91" w:author="Fariba" w:date="2021-02-02T17:57:00Z">
        <w:r w:rsidRPr="00131A04" w:rsidDel="00A64F32">
          <w:rPr>
            <w:rFonts w:cs="B Nazanin"/>
            <w:sz w:val="28"/>
            <w:szCs w:val="28"/>
            <w:rtl/>
          </w:rPr>
          <w:delText>آشنا</w:delText>
        </w:r>
        <w:r w:rsidRPr="00131A04" w:rsidDel="00A64F32">
          <w:rPr>
            <w:rFonts w:cs="B Nazanin" w:hint="cs"/>
            <w:sz w:val="28"/>
            <w:szCs w:val="28"/>
            <w:rtl/>
          </w:rPr>
          <w:delText>یی</w:delText>
        </w:r>
        <w:r w:rsidRPr="00131A04" w:rsidDel="00A64F32">
          <w:rPr>
            <w:rFonts w:cs="B Nazanin"/>
            <w:sz w:val="28"/>
            <w:szCs w:val="28"/>
            <w:rtl/>
          </w:rPr>
          <w:delText xml:space="preserve"> </w:delText>
        </w:r>
      </w:del>
      <w:r w:rsidRPr="00131A04">
        <w:rPr>
          <w:rFonts w:cs="B Nazanin"/>
          <w:sz w:val="28"/>
          <w:szCs w:val="28"/>
          <w:rtl/>
        </w:rPr>
        <w:t>با بررس</w:t>
      </w:r>
      <w:r w:rsidRPr="00131A04">
        <w:rPr>
          <w:rFonts w:cs="B Nazanin" w:hint="cs"/>
          <w:sz w:val="28"/>
          <w:szCs w:val="28"/>
          <w:rtl/>
        </w:rPr>
        <w:t>ی</w:t>
      </w:r>
      <w:r w:rsidRPr="00131A04">
        <w:rPr>
          <w:rFonts w:cs="B Nazanin"/>
          <w:sz w:val="28"/>
          <w:szCs w:val="28"/>
          <w:rtl/>
        </w:rPr>
        <w:t xml:space="preserve"> ها</w:t>
      </w:r>
      <w:r w:rsidRPr="00131A04">
        <w:rPr>
          <w:rFonts w:cs="B Nazanin" w:hint="cs"/>
          <w:sz w:val="28"/>
          <w:szCs w:val="28"/>
          <w:rtl/>
        </w:rPr>
        <w:t>ی</w:t>
      </w:r>
      <w:r w:rsidRPr="00131A04">
        <w:rPr>
          <w:rFonts w:cs="B Nazanin"/>
          <w:sz w:val="28"/>
          <w:szCs w:val="28"/>
          <w:rtl/>
        </w:rPr>
        <w:t xml:space="preserve"> انجام شده از د</w:t>
      </w:r>
      <w:r w:rsidRPr="00131A04">
        <w:rPr>
          <w:rFonts w:cs="B Nazanin" w:hint="cs"/>
          <w:sz w:val="28"/>
          <w:szCs w:val="28"/>
          <w:rtl/>
        </w:rPr>
        <w:t>ی</w:t>
      </w:r>
      <w:r w:rsidRPr="00131A04">
        <w:rPr>
          <w:rFonts w:cs="B Nazanin" w:hint="eastAsia"/>
          <w:sz w:val="28"/>
          <w:szCs w:val="28"/>
          <w:rtl/>
        </w:rPr>
        <w:t>د</w:t>
      </w:r>
      <w:r w:rsidRPr="00131A04">
        <w:rPr>
          <w:rFonts w:cs="B Nazanin"/>
          <w:sz w:val="28"/>
          <w:szCs w:val="28"/>
          <w:rtl/>
        </w:rPr>
        <w:t xml:space="preserve"> علوم اعصاب و مکان</w:t>
      </w:r>
      <w:r w:rsidRPr="00131A04">
        <w:rPr>
          <w:rFonts w:cs="B Nazanin" w:hint="cs"/>
          <w:sz w:val="28"/>
          <w:szCs w:val="28"/>
          <w:rtl/>
        </w:rPr>
        <w:t>ی</w:t>
      </w:r>
      <w:r w:rsidRPr="00131A04">
        <w:rPr>
          <w:rFonts w:cs="B Nazanin" w:hint="eastAsia"/>
          <w:sz w:val="28"/>
          <w:szCs w:val="28"/>
          <w:rtl/>
        </w:rPr>
        <w:t>زم</w:t>
      </w:r>
      <w:r w:rsidRPr="00131A04">
        <w:rPr>
          <w:rFonts w:cs="B Nazanin"/>
          <w:sz w:val="28"/>
          <w:szCs w:val="28"/>
          <w:rtl/>
        </w:rPr>
        <w:t xml:space="preserve"> ها</w:t>
      </w:r>
      <w:r w:rsidRPr="00131A04">
        <w:rPr>
          <w:rFonts w:cs="B Nazanin" w:hint="cs"/>
          <w:sz w:val="28"/>
          <w:szCs w:val="28"/>
          <w:rtl/>
        </w:rPr>
        <w:t>ی</w:t>
      </w:r>
      <w:r w:rsidRPr="00131A04">
        <w:rPr>
          <w:rFonts w:cs="B Nazanin"/>
          <w:sz w:val="28"/>
          <w:szCs w:val="28"/>
          <w:rtl/>
        </w:rPr>
        <w:t xml:space="preserve"> عصب</w:t>
      </w:r>
      <w:r w:rsidRPr="00131A04">
        <w:rPr>
          <w:rFonts w:cs="B Nazanin" w:hint="cs"/>
          <w:sz w:val="28"/>
          <w:szCs w:val="28"/>
          <w:rtl/>
        </w:rPr>
        <w:t>ی</w:t>
      </w:r>
      <w:r w:rsidRPr="00131A04">
        <w:rPr>
          <w:rFonts w:cs="B Nazanin"/>
          <w:sz w:val="28"/>
          <w:szCs w:val="28"/>
          <w:rtl/>
        </w:rPr>
        <w:t xml:space="preserve"> پ</w:t>
      </w:r>
      <w:r w:rsidRPr="00131A04">
        <w:rPr>
          <w:rFonts w:cs="B Nazanin" w:hint="cs"/>
          <w:sz w:val="28"/>
          <w:szCs w:val="28"/>
          <w:rtl/>
        </w:rPr>
        <w:t>ی</w:t>
      </w:r>
      <w:r w:rsidRPr="00131A04">
        <w:rPr>
          <w:rFonts w:cs="B Nazanin" w:hint="eastAsia"/>
          <w:sz w:val="28"/>
          <w:szCs w:val="28"/>
          <w:rtl/>
        </w:rPr>
        <w:t>شنهاد</w:t>
      </w:r>
      <w:r w:rsidRPr="00131A04">
        <w:rPr>
          <w:rFonts w:cs="B Nazanin" w:hint="cs"/>
          <w:sz w:val="28"/>
          <w:szCs w:val="28"/>
          <w:rtl/>
        </w:rPr>
        <w:t>ی</w:t>
      </w:r>
      <w:r w:rsidRPr="00131A04">
        <w:rPr>
          <w:rFonts w:cs="B Nazanin"/>
          <w:sz w:val="28"/>
          <w:szCs w:val="28"/>
          <w:rtl/>
        </w:rPr>
        <w:t xml:space="preserve"> برا</w:t>
      </w:r>
      <w:r w:rsidRPr="00131A04">
        <w:rPr>
          <w:rFonts w:cs="B Nazanin" w:hint="cs"/>
          <w:sz w:val="28"/>
          <w:szCs w:val="28"/>
          <w:rtl/>
        </w:rPr>
        <w:t>ی</w:t>
      </w:r>
      <w:r w:rsidRPr="00131A04">
        <w:rPr>
          <w:rFonts w:cs="B Nazanin"/>
          <w:sz w:val="28"/>
          <w:szCs w:val="28"/>
          <w:rtl/>
        </w:rPr>
        <w:t xml:space="preserve"> تاث</w:t>
      </w:r>
      <w:r w:rsidRPr="00131A04">
        <w:rPr>
          <w:rFonts w:cs="B Nazanin" w:hint="cs"/>
          <w:sz w:val="28"/>
          <w:szCs w:val="28"/>
          <w:rtl/>
        </w:rPr>
        <w:t>ی</w:t>
      </w:r>
      <w:r w:rsidRPr="00131A04">
        <w:rPr>
          <w:rFonts w:cs="B Nazanin" w:hint="eastAsia"/>
          <w:sz w:val="28"/>
          <w:szCs w:val="28"/>
          <w:rtl/>
        </w:rPr>
        <w:t>ر</w:t>
      </w:r>
      <w:r w:rsidRPr="00131A04">
        <w:rPr>
          <w:rFonts w:cs="B Nazanin"/>
          <w:sz w:val="28"/>
          <w:szCs w:val="28"/>
          <w:rtl/>
        </w:rPr>
        <w:t xml:space="preserve"> ا</w:t>
      </w:r>
      <w:r w:rsidRPr="00131A04">
        <w:rPr>
          <w:rFonts w:cs="B Nazanin" w:hint="cs"/>
          <w:sz w:val="28"/>
          <w:szCs w:val="28"/>
          <w:rtl/>
        </w:rPr>
        <w:t>ی</w:t>
      </w:r>
      <w:r w:rsidRPr="00131A04">
        <w:rPr>
          <w:rFonts w:cs="B Nazanin" w:hint="eastAsia"/>
          <w:sz w:val="28"/>
          <w:szCs w:val="28"/>
          <w:rtl/>
        </w:rPr>
        <w:t>ن</w:t>
      </w:r>
      <w:r>
        <w:rPr>
          <w:rFonts w:cs="B Nazanin" w:hint="cs"/>
          <w:sz w:val="28"/>
          <w:szCs w:val="28"/>
          <w:rtl/>
        </w:rPr>
        <w:t xml:space="preserve"> </w:t>
      </w:r>
      <w:r w:rsidRPr="00131A04">
        <w:rPr>
          <w:rFonts w:cs="B Nazanin" w:hint="eastAsia"/>
          <w:sz w:val="28"/>
          <w:szCs w:val="28"/>
          <w:rtl/>
        </w:rPr>
        <w:t>روش</w:t>
      </w:r>
      <w:ins w:id="92" w:author="Fariba" w:date="2021-02-02T17:57:00Z">
        <w:r w:rsidR="00A64F32">
          <w:rPr>
            <w:rFonts w:cs="B Nazanin" w:hint="cs"/>
            <w:sz w:val="28"/>
            <w:szCs w:val="28"/>
            <w:rtl/>
          </w:rPr>
          <w:t xml:space="preserve"> آشنا می شویم</w:t>
        </w:r>
      </w:ins>
      <w:del w:id="93" w:author="Fariba" w:date="2021-02-02T17:58:00Z">
        <w:r w:rsidRPr="00131A04" w:rsidDel="00A64F32">
          <w:rPr>
            <w:rFonts w:cs="B Nazanin" w:hint="eastAsia"/>
            <w:sz w:val="28"/>
            <w:szCs w:val="28"/>
            <w:rtl/>
          </w:rPr>
          <w:delText>،</w:delText>
        </w:r>
      </w:del>
      <w:ins w:id="94" w:author="Fariba" w:date="2021-02-02T17:58:00Z">
        <w:r w:rsidR="00A64F32">
          <w:rPr>
            <w:rFonts w:cs="B Nazanin" w:hint="cs"/>
            <w:sz w:val="28"/>
            <w:szCs w:val="28"/>
            <w:rtl/>
          </w:rPr>
          <w:t>.</w:t>
        </w:r>
      </w:ins>
      <w:r w:rsidRPr="00131A04">
        <w:rPr>
          <w:rFonts w:cs="B Nazanin"/>
          <w:sz w:val="28"/>
          <w:szCs w:val="28"/>
          <w:rtl/>
        </w:rPr>
        <w:t xml:space="preserve"> </w:t>
      </w:r>
      <w:ins w:id="95" w:author="Fariba" w:date="2021-02-02T17:58:00Z">
        <w:r w:rsidR="00A64F32">
          <w:rPr>
            <w:rFonts w:cs="B Nazanin" w:hint="cs"/>
            <w:sz w:val="28"/>
            <w:szCs w:val="28"/>
            <w:rtl/>
          </w:rPr>
          <w:t xml:space="preserve">سپس </w:t>
        </w:r>
      </w:ins>
      <w:r w:rsidRPr="00131A04">
        <w:rPr>
          <w:rFonts w:cs="B Nazanin"/>
          <w:sz w:val="28"/>
          <w:szCs w:val="28"/>
          <w:rtl/>
        </w:rPr>
        <w:t>با استفاده از مدلساز</w:t>
      </w:r>
      <w:r w:rsidRPr="00131A04">
        <w:rPr>
          <w:rFonts w:cs="B Nazanin" w:hint="cs"/>
          <w:sz w:val="28"/>
          <w:szCs w:val="28"/>
          <w:rtl/>
        </w:rPr>
        <w:t>ی</w:t>
      </w:r>
      <w:ins w:id="96" w:author="Fariba" w:date="2021-02-02T17:58:00Z">
        <w:r w:rsidR="00A64F32">
          <w:rPr>
            <w:rFonts w:cs="B Nazanin" w:hint="cs"/>
            <w:sz w:val="28"/>
            <w:szCs w:val="28"/>
            <w:rtl/>
          </w:rPr>
          <w:t xml:space="preserve"> محاسباتی</w:t>
        </w:r>
      </w:ins>
      <w:r w:rsidRPr="00131A04">
        <w:rPr>
          <w:rFonts w:cs="B Nazanin"/>
          <w:sz w:val="28"/>
          <w:szCs w:val="28"/>
          <w:rtl/>
        </w:rPr>
        <w:t xml:space="preserve"> کارکرد </w:t>
      </w:r>
      <w:r w:rsidRPr="00131A04">
        <w:rPr>
          <w:rFonts w:cs="B Nazanin"/>
          <w:sz w:val="28"/>
          <w:szCs w:val="28"/>
        </w:rPr>
        <w:t>tDCS</w:t>
      </w:r>
      <w:r w:rsidRPr="00131A04">
        <w:rPr>
          <w:rFonts w:cs="B Nazanin"/>
          <w:sz w:val="28"/>
          <w:szCs w:val="28"/>
          <w:rtl/>
        </w:rPr>
        <w:t xml:space="preserve"> در </w:t>
      </w:r>
      <w:r w:rsidRPr="00131A04">
        <w:rPr>
          <w:rFonts w:cs="B Nazanin" w:hint="cs"/>
          <w:sz w:val="28"/>
          <w:szCs w:val="28"/>
          <w:rtl/>
        </w:rPr>
        <w:t>ی</w:t>
      </w:r>
      <w:r w:rsidRPr="00131A04">
        <w:rPr>
          <w:rFonts w:cs="B Nazanin" w:hint="eastAsia"/>
          <w:sz w:val="28"/>
          <w:szCs w:val="28"/>
          <w:rtl/>
        </w:rPr>
        <w:t>ک</w:t>
      </w:r>
      <w:r w:rsidRPr="00131A04">
        <w:rPr>
          <w:rFonts w:cs="B Nazanin"/>
          <w:sz w:val="28"/>
          <w:szCs w:val="28"/>
          <w:rtl/>
        </w:rPr>
        <w:t xml:space="preserve"> مدل موجود از مدارات عصب</w:t>
      </w:r>
      <w:r w:rsidRPr="00131A04">
        <w:rPr>
          <w:rFonts w:cs="B Nazanin" w:hint="cs"/>
          <w:sz w:val="28"/>
          <w:szCs w:val="28"/>
          <w:rtl/>
        </w:rPr>
        <w:t>ی</w:t>
      </w:r>
      <w:r w:rsidRPr="00131A04">
        <w:rPr>
          <w:rFonts w:cs="B Nazanin"/>
          <w:sz w:val="28"/>
          <w:szCs w:val="28"/>
          <w:rtl/>
        </w:rPr>
        <w:t xml:space="preserve"> که مستعد تول</w:t>
      </w:r>
      <w:r w:rsidRPr="00131A04">
        <w:rPr>
          <w:rFonts w:cs="B Nazanin" w:hint="cs"/>
          <w:sz w:val="28"/>
          <w:szCs w:val="28"/>
          <w:rtl/>
        </w:rPr>
        <w:t>ی</w:t>
      </w:r>
      <w:r w:rsidRPr="00131A04">
        <w:rPr>
          <w:rFonts w:cs="B Nazanin" w:hint="eastAsia"/>
          <w:sz w:val="28"/>
          <w:szCs w:val="28"/>
          <w:rtl/>
        </w:rPr>
        <w:t>د</w:t>
      </w:r>
      <w:r w:rsidRPr="00131A04">
        <w:rPr>
          <w:rFonts w:cs="B Nazanin"/>
          <w:sz w:val="28"/>
          <w:szCs w:val="28"/>
          <w:rtl/>
        </w:rPr>
        <w:t xml:space="preserve"> حمله صرع</w:t>
      </w:r>
      <w:r w:rsidR="00207A9C">
        <w:rPr>
          <w:rFonts w:cs="B Nazanin" w:hint="cs"/>
          <w:sz w:val="28"/>
          <w:szCs w:val="28"/>
          <w:rtl/>
        </w:rPr>
        <w:t xml:space="preserve"> </w:t>
      </w:r>
      <w:r w:rsidRPr="00131A04">
        <w:rPr>
          <w:rFonts w:cs="B Nazanin" w:hint="eastAsia"/>
          <w:sz w:val="28"/>
          <w:szCs w:val="28"/>
          <w:rtl/>
        </w:rPr>
        <w:t>هستند</w:t>
      </w:r>
      <w:del w:id="97" w:author="Fariba" w:date="2021-02-02T17:58:00Z">
        <w:r w:rsidRPr="00131A04" w:rsidDel="00A64F32">
          <w:rPr>
            <w:rFonts w:cs="B Nazanin"/>
            <w:sz w:val="28"/>
            <w:szCs w:val="28"/>
            <w:rtl/>
          </w:rPr>
          <w:delText xml:space="preserve"> </w:delText>
        </w:r>
      </w:del>
      <w:r w:rsidR="00207A9C">
        <w:rPr>
          <w:rFonts w:cs="B Nazanin" w:hint="cs"/>
          <w:sz w:val="28"/>
          <w:szCs w:val="28"/>
          <w:rtl/>
        </w:rPr>
        <w:t>،</w:t>
      </w:r>
      <w:r w:rsidRPr="00131A04">
        <w:rPr>
          <w:rFonts w:cs="B Nazanin"/>
          <w:sz w:val="28"/>
          <w:szCs w:val="28"/>
          <w:rtl/>
        </w:rPr>
        <w:t xml:space="preserve"> نحوه عملکرد </w:t>
      </w:r>
      <w:ins w:id="98" w:author="Fariba" w:date="2021-02-02T17:58:00Z">
        <w:r w:rsidR="00A64F32">
          <w:rPr>
            <w:rFonts w:cs="B Nazanin" w:hint="cs"/>
            <w:sz w:val="28"/>
            <w:szCs w:val="28"/>
            <w:rtl/>
          </w:rPr>
          <w:t xml:space="preserve">آن </w:t>
        </w:r>
      </w:ins>
      <w:r w:rsidRPr="00131A04">
        <w:rPr>
          <w:rFonts w:cs="B Nazanin"/>
          <w:sz w:val="28"/>
          <w:szCs w:val="28"/>
          <w:rtl/>
        </w:rPr>
        <w:t>از طر</w:t>
      </w:r>
      <w:r w:rsidRPr="00131A04">
        <w:rPr>
          <w:rFonts w:cs="B Nazanin" w:hint="cs"/>
          <w:sz w:val="28"/>
          <w:szCs w:val="28"/>
          <w:rtl/>
        </w:rPr>
        <w:t>ی</w:t>
      </w:r>
      <w:r w:rsidRPr="00131A04">
        <w:rPr>
          <w:rFonts w:cs="B Nazanin" w:hint="eastAsia"/>
          <w:sz w:val="28"/>
          <w:szCs w:val="28"/>
          <w:rtl/>
        </w:rPr>
        <w:t>ق</w:t>
      </w:r>
      <w:r w:rsidRPr="00131A04">
        <w:rPr>
          <w:rFonts w:cs="B Nazanin"/>
          <w:sz w:val="28"/>
          <w:szCs w:val="28"/>
          <w:rtl/>
        </w:rPr>
        <w:t xml:space="preserve"> شب</w:t>
      </w:r>
      <w:r w:rsidRPr="00131A04">
        <w:rPr>
          <w:rFonts w:cs="B Nazanin" w:hint="cs"/>
          <w:sz w:val="28"/>
          <w:szCs w:val="28"/>
          <w:rtl/>
        </w:rPr>
        <w:t>ی</w:t>
      </w:r>
      <w:r w:rsidRPr="00131A04">
        <w:rPr>
          <w:rFonts w:cs="B Nazanin" w:hint="eastAsia"/>
          <w:sz w:val="28"/>
          <w:szCs w:val="28"/>
          <w:rtl/>
        </w:rPr>
        <w:t>ه</w:t>
      </w:r>
      <w:r w:rsidRPr="00131A04">
        <w:rPr>
          <w:rFonts w:cs="B Nazanin"/>
          <w:sz w:val="28"/>
          <w:szCs w:val="28"/>
          <w:rtl/>
        </w:rPr>
        <w:t xml:space="preserve"> ساز</w:t>
      </w:r>
      <w:r w:rsidRPr="00131A04">
        <w:rPr>
          <w:rFonts w:cs="B Nazanin" w:hint="cs"/>
          <w:sz w:val="28"/>
          <w:szCs w:val="28"/>
          <w:rtl/>
        </w:rPr>
        <w:t>ی</w:t>
      </w:r>
      <w:r w:rsidRPr="00131A04">
        <w:rPr>
          <w:rFonts w:cs="B Nazanin"/>
          <w:sz w:val="28"/>
          <w:szCs w:val="28"/>
          <w:rtl/>
        </w:rPr>
        <w:t xml:space="preserve"> مورد بررس</w:t>
      </w:r>
      <w:r w:rsidRPr="00131A04">
        <w:rPr>
          <w:rFonts w:cs="B Nazanin" w:hint="cs"/>
          <w:sz w:val="28"/>
          <w:szCs w:val="28"/>
          <w:rtl/>
        </w:rPr>
        <w:t>ی</w:t>
      </w:r>
      <w:r w:rsidR="00207A9C">
        <w:rPr>
          <w:rFonts w:cs="B Nazanin"/>
          <w:sz w:val="28"/>
          <w:szCs w:val="28"/>
          <w:rtl/>
        </w:rPr>
        <w:t xml:space="preserve"> قرار </w:t>
      </w:r>
      <w:ins w:id="99" w:author="Fariba" w:date="2021-02-02T17:58:00Z">
        <w:r w:rsidR="00A64F32">
          <w:rPr>
            <w:rFonts w:cs="B Nazanin" w:hint="cs"/>
            <w:sz w:val="28"/>
            <w:szCs w:val="28"/>
            <w:rtl/>
          </w:rPr>
          <w:t xml:space="preserve">خواهد </w:t>
        </w:r>
      </w:ins>
      <w:r w:rsidR="00207A9C">
        <w:rPr>
          <w:rFonts w:cs="B Nazanin" w:hint="cs"/>
          <w:sz w:val="28"/>
          <w:szCs w:val="28"/>
          <w:rtl/>
        </w:rPr>
        <w:t>گرفت.</w:t>
      </w:r>
      <w:r w:rsidR="00207A9C" w:rsidRPr="00207A9C">
        <w:rPr>
          <w:rtl/>
        </w:rPr>
        <w:t xml:space="preserve"> </w:t>
      </w:r>
      <w:r w:rsidR="00207A9C" w:rsidRPr="00207A9C">
        <w:rPr>
          <w:rFonts w:cs="B Nazanin"/>
          <w:sz w:val="28"/>
          <w:szCs w:val="28"/>
          <w:rtl/>
        </w:rPr>
        <w:t>بررس</w:t>
      </w:r>
      <w:r w:rsidR="00207A9C" w:rsidRPr="00207A9C">
        <w:rPr>
          <w:rFonts w:cs="B Nazanin" w:hint="cs"/>
          <w:sz w:val="28"/>
          <w:szCs w:val="28"/>
          <w:rtl/>
        </w:rPr>
        <w:t>ی</w:t>
      </w:r>
      <w:r w:rsidR="00207A9C" w:rsidRPr="00207A9C">
        <w:rPr>
          <w:rFonts w:cs="B Nazanin"/>
          <w:sz w:val="28"/>
          <w:szCs w:val="28"/>
          <w:rtl/>
        </w:rPr>
        <w:t xml:space="preserve"> و </w:t>
      </w:r>
      <w:r w:rsidR="00207A9C" w:rsidRPr="00207A9C">
        <w:rPr>
          <w:rFonts w:cs="B Nazanin"/>
          <w:sz w:val="28"/>
          <w:szCs w:val="28"/>
          <w:rtl/>
        </w:rPr>
        <w:lastRenderedPageBreak/>
        <w:t>بهبود ا</w:t>
      </w:r>
      <w:r w:rsidR="00207A9C" w:rsidRPr="00207A9C">
        <w:rPr>
          <w:rFonts w:cs="B Nazanin" w:hint="cs"/>
          <w:sz w:val="28"/>
          <w:szCs w:val="28"/>
          <w:rtl/>
        </w:rPr>
        <w:t>ی</w:t>
      </w:r>
      <w:r w:rsidR="00207A9C" w:rsidRPr="00207A9C">
        <w:rPr>
          <w:rFonts w:cs="B Nazanin" w:hint="eastAsia"/>
          <w:sz w:val="28"/>
          <w:szCs w:val="28"/>
          <w:rtl/>
        </w:rPr>
        <w:t>ن</w:t>
      </w:r>
      <w:r w:rsidR="00207A9C" w:rsidRPr="00207A9C">
        <w:rPr>
          <w:rFonts w:cs="B Nazanin"/>
          <w:sz w:val="28"/>
          <w:szCs w:val="28"/>
          <w:rtl/>
        </w:rPr>
        <w:t xml:space="preserve"> روش م</w:t>
      </w:r>
      <w:r w:rsidR="00207A9C" w:rsidRPr="00207A9C">
        <w:rPr>
          <w:rFonts w:cs="B Nazanin" w:hint="cs"/>
          <w:sz w:val="28"/>
          <w:szCs w:val="28"/>
          <w:rtl/>
        </w:rPr>
        <w:t>ی</w:t>
      </w:r>
      <w:r w:rsidR="00207A9C" w:rsidRPr="00207A9C">
        <w:rPr>
          <w:rFonts w:cs="B Nazanin"/>
          <w:sz w:val="28"/>
          <w:szCs w:val="28"/>
          <w:rtl/>
        </w:rPr>
        <w:t xml:space="preserve"> تواند کمک بزرگ</w:t>
      </w:r>
      <w:r w:rsidR="00207A9C" w:rsidRPr="00207A9C">
        <w:rPr>
          <w:rFonts w:cs="B Nazanin" w:hint="cs"/>
          <w:sz w:val="28"/>
          <w:szCs w:val="28"/>
          <w:rtl/>
        </w:rPr>
        <w:t>ی</w:t>
      </w:r>
      <w:r w:rsidR="00207A9C" w:rsidRPr="00207A9C">
        <w:rPr>
          <w:rFonts w:cs="B Nazanin"/>
          <w:sz w:val="28"/>
          <w:szCs w:val="28"/>
          <w:rtl/>
        </w:rPr>
        <w:t xml:space="preserve"> در راستا</w:t>
      </w:r>
      <w:r w:rsidR="00207A9C" w:rsidRPr="00207A9C">
        <w:rPr>
          <w:rFonts w:cs="B Nazanin" w:hint="cs"/>
          <w:sz w:val="28"/>
          <w:szCs w:val="28"/>
          <w:rtl/>
        </w:rPr>
        <w:t>ی</w:t>
      </w:r>
      <w:r w:rsidR="00207A9C" w:rsidRPr="00207A9C">
        <w:rPr>
          <w:rFonts w:cs="B Nazanin"/>
          <w:sz w:val="28"/>
          <w:szCs w:val="28"/>
          <w:rtl/>
        </w:rPr>
        <w:t xml:space="preserve"> درمان صرع باشد.</w:t>
      </w:r>
      <w:ins w:id="100" w:author="Fariba" w:date="2021-02-02T17:59:00Z">
        <w:r w:rsidR="00A64F32">
          <w:rPr>
            <w:rFonts w:cs="B Nazanin" w:hint="cs"/>
            <w:sz w:val="28"/>
            <w:szCs w:val="28"/>
            <w:rtl/>
          </w:rPr>
          <w:t xml:space="preserve"> </w:t>
        </w:r>
        <w:r w:rsidR="00A64F32">
          <w:rPr>
            <w:rFonts w:cs="B Nazanin" w:hint="cs"/>
            <w:sz w:val="28"/>
            <w:szCs w:val="28"/>
            <w:rtl/>
          </w:rPr>
          <w:t>در دهه های اخیر فعالیت های تحقیقاتی بسیاری در راستای مدلسازی صرع برای یافتن</w:t>
        </w:r>
        <w:r w:rsidR="00A64F32">
          <w:rPr>
            <w:rFonts w:cs="B Nazanin" w:hint="cs"/>
            <w:sz w:val="28"/>
            <w:szCs w:val="28"/>
            <w:rtl/>
          </w:rPr>
          <w:t xml:space="preserve"> </w:t>
        </w:r>
        <w:r w:rsidR="00A64F32">
          <w:rPr>
            <w:rFonts w:cs="B Nazanin" w:hint="cs"/>
            <w:sz w:val="28"/>
            <w:szCs w:val="28"/>
            <w:rtl/>
          </w:rPr>
          <w:t>راه های درمان مناسب آن انجام شده است</w:t>
        </w:r>
      </w:ins>
      <w:ins w:id="101" w:author="Fariba" w:date="2021-02-02T18:00:00Z">
        <w:r w:rsidR="00A64F32">
          <w:rPr>
            <w:rFonts w:cs="B Nazanin" w:hint="cs"/>
            <w:sz w:val="28"/>
            <w:szCs w:val="28"/>
            <w:rtl/>
          </w:rPr>
          <w:t>.</w:t>
        </w:r>
      </w:ins>
    </w:p>
    <w:p w14:paraId="563B6815" w14:textId="77777777" w:rsidR="00207A9C" w:rsidRPr="00980D1F" w:rsidRDefault="00207A9C" w:rsidP="00207A9C">
      <w:pPr>
        <w:rPr>
          <w:rFonts w:cs="B Nazanin"/>
          <w:sz w:val="32"/>
          <w:szCs w:val="32"/>
          <w:rtl/>
        </w:rPr>
      </w:pPr>
      <w:r w:rsidRPr="00980D1F">
        <w:rPr>
          <w:rFonts w:cs="B Nazanin" w:hint="cs"/>
          <w:sz w:val="32"/>
          <w:szCs w:val="32"/>
          <w:rtl/>
        </w:rPr>
        <w:t>1-3-معرفی فصول پایان نامه</w:t>
      </w:r>
    </w:p>
    <w:p w14:paraId="4014BFE7" w14:textId="77777777" w:rsidR="00207A9C" w:rsidRDefault="00207A9C" w:rsidP="00FE019C">
      <w:pPr>
        <w:jc w:val="both"/>
        <w:rPr>
          <w:rFonts w:cs="B Nazanin"/>
          <w:sz w:val="28"/>
          <w:szCs w:val="28"/>
          <w:rtl/>
        </w:rPr>
      </w:pPr>
      <w:r>
        <w:rPr>
          <w:rFonts w:cs="B Nazanin" w:hint="cs"/>
          <w:sz w:val="28"/>
          <w:szCs w:val="28"/>
          <w:rtl/>
        </w:rPr>
        <w:t xml:space="preserve">فصل دوم به ذکر پیش زمینه ای از صرع و </w:t>
      </w:r>
      <w:r>
        <w:rPr>
          <w:rFonts w:cs="B Nazanin"/>
          <w:sz w:val="28"/>
          <w:szCs w:val="28"/>
        </w:rPr>
        <w:t>tDCS</w:t>
      </w:r>
      <w:r>
        <w:rPr>
          <w:rFonts w:cs="B Nazanin" w:hint="cs"/>
          <w:sz w:val="28"/>
          <w:szCs w:val="28"/>
          <w:rtl/>
        </w:rPr>
        <w:t xml:space="preserve"> و کاربرد آن در صرع می پردازد. در فصل سوم  مدل های محاسباتی در زمنیه صرع و اعمال </w:t>
      </w:r>
      <w:r>
        <w:rPr>
          <w:rFonts w:cs="B Nazanin"/>
          <w:sz w:val="28"/>
          <w:szCs w:val="28"/>
        </w:rPr>
        <w:t>tDCS</w:t>
      </w:r>
      <w:r>
        <w:rPr>
          <w:rFonts w:cs="B Nazanin" w:hint="cs"/>
          <w:sz w:val="28"/>
          <w:szCs w:val="28"/>
          <w:rtl/>
        </w:rPr>
        <w:t xml:space="preserve"> شرح داده می شوند. در فصل چهارم مراحل انجام تحقیق و نتایج حاصل از انجام پژوهش را ارائه می دهیم و در نهایت در فصل پنجم به جمع بندی مطالب و نتیجه گیری خواهیم پرداخت.</w:t>
      </w:r>
    </w:p>
    <w:p w14:paraId="7712C553" w14:textId="77777777" w:rsidR="00963493" w:rsidRDefault="00963493" w:rsidP="00963493">
      <w:pPr>
        <w:rPr>
          <w:rFonts w:cs="B Nazanin"/>
          <w:sz w:val="28"/>
          <w:szCs w:val="28"/>
          <w:rtl/>
        </w:rPr>
      </w:pPr>
    </w:p>
    <w:p w14:paraId="2628FB23" w14:textId="77777777" w:rsidR="00963493" w:rsidRDefault="00963493" w:rsidP="00963493">
      <w:pPr>
        <w:rPr>
          <w:rFonts w:cs="B Nazanin"/>
          <w:sz w:val="28"/>
          <w:szCs w:val="28"/>
          <w:rtl/>
        </w:rPr>
      </w:pPr>
    </w:p>
    <w:p w14:paraId="0D373C78" w14:textId="77777777" w:rsidR="00963493" w:rsidRDefault="00963493" w:rsidP="00963493">
      <w:pPr>
        <w:rPr>
          <w:rFonts w:cs="B Nazanin"/>
          <w:sz w:val="28"/>
          <w:szCs w:val="28"/>
          <w:rtl/>
        </w:rPr>
      </w:pPr>
    </w:p>
    <w:p w14:paraId="1B177767" w14:textId="77777777" w:rsidR="00963493" w:rsidRDefault="00963493" w:rsidP="00963493">
      <w:pPr>
        <w:rPr>
          <w:rFonts w:cs="B Nazanin"/>
          <w:sz w:val="28"/>
          <w:szCs w:val="28"/>
          <w:rtl/>
        </w:rPr>
      </w:pPr>
    </w:p>
    <w:p w14:paraId="6E4C598C" w14:textId="77777777" w:rsidR="00963493" w:rsidRDefault="00963493" w:rsidP="00963493">
      <w:pPr>
        <w:rPr>
          <w:rFonts w:cs="B Nazanin"/>
          <w:sz w:val="28"/>
          <w:szCs w:val="28"/>
          <w:rtl/>
        </w:rPr>
      </w:pPr>
    </w:p>
    <w:p w14:paraId="0214335E" w14:textId="77777777" w:rsidR="00963493" w:rsidRDefault="00963493" w:rsidP="00963493">
      <w:pPr>
        <w:rPr>
          <w:rFonts w:cs="B Nazanin"/>
          <w:sz w:val="28"/>
          <w:szCs w:val="28"/>
          <w:rtl/>
        </w:rPr>
      </w:pPr>
    </w:p>
    <w:p w14:paraId="5C035904" w14:textId="77777777" w:rsidR="00963493" w:rsidRDefault="00963493" w:rsidP="00963493">
      <w:pPr>
        <w:rPr>
          <w:rFonts w:cs="B Nazanin"/>
          <w:sz w:val="28"/>
          <w:szCs w:val="28"/>
          <w:rtl/>
        </w:rPr>
      </w:pPr>
    </w:p>
    <w:p w14:paraId="077ACD52" w14:textId="77777777" w:rsidR="00963493" w:rsidRDefault="00963493" w:rsidP="00963493">
      <w:pPr>
        <w:rPr>
          <w:rFonts w:cs="B Nazanin"/>
          <w:sz w:val="28"/>
          <w:szCs w:val="28"/>
          <w:rtl/>
        </w:rPr>
      </w:pPr>
    </w:p>
    <w:p w14:paraId="0D236542" w14:textId="77777777" w:rsidR="00963493" w:rsidRDefault="00963493" w:rsidP="00963493">
      <w:pPr>
        <w:rPr>
          <w:rFonts w:cs="B Nazanin"/>
          <w:sz w:val="28"/>
          <w:szCs w:val="28"/>
          <w:rtl/>
        </w:rPr>
      </w:pPr>
    </w:p>
    <w:p w14:paraId="21F05DBC" w14:textId="0FCA9D99" w:rsidR="000B4C8C" w:rsidRDefault="000B4C8C">
      <w:pPr>
        <w:bidi w:val="0"/>
        <w:rPr>
          <w:ins w:id="102" w:author="Fariba" w:date="2021-02-02T17:50:00Z"/>
          <w:rFonts w:cs="B Nazanin"/>
          <w:sz w:val="28"/>
          <w:szCs w:val="28"/>
          <w:rtl/>
        </w:rPr>
      </w:pPr>
      <w:ins w:id="103" w:author="Fariba" w:date="2021-02-02T17:50:00Z">
        <w:r>
          <w:rPr>
            <w:rFonts w:cs="B Nazanin"/>
            <w:sz w:val="28"/>
            <w:szCs w:val="28"/>
            <w:rtl/>
          </w:rPr>
          <w:br w:type="page"/>
        </w:r>
      </w:ins>
    </w:p>
    <w:p w14:paraId="6B0CA75C" w14:textId="77777777" w:rsidR="00963493" w:rsidDel="000B4C8C" w:rsidRDefault="00963493" w:rsidP="00963493">
      <w:pPr>
        <w:rPr>
          <w:del w:id="104" w:author="Fariba" w:date="2021-02-02T17:50:00Z"/>
          <w:rFonts w:cs="B Nazanin"/>
          <w:sz w:val="28"/>
          <w:szCs w:val="28"/>
          <w:rtl/>
        </w:rPr>
      </w:pPr>
    </w:p>
    <w:p w14:paraId="1D48B716" w14:textId="707DF15B" w:rsidR="00963493" w:rsidDel="000B4C8C" w:rsidRDefault="00963493" w:rsidP="00963493">
      <w:pPr>
        <w:rPr>
          <w:del w:id="105" w:author="Fariba" w:date="2021-02-02T17:50:00Z"/>
          <w:rFonts w:cs="B Nazanin"/>
          <w:sz w:val="28"/>
          <w:szCs w:val="28"/>
          <w:rtl/>
        </w:rPr>
      </w:pPr>
    </w:p>
    <w:p w14:paraId="09A48CE7" w14:textId="2AA122DA" w:rsidR="00963493" w:rsidDel="000B4C8C" w:rsidRDefault="00963493" w:rsidP="00963493">
      <w:pPr>
        <w:rPr>
          <w:del w:id="106" w:author="Fariba" w:date="2021-02-02T17:50:00Z"/>
          <w:rFonts w:cs="B Nazanin"/>
          <w:sz w:val="28"/>
          <w:szCs w:val="28"/>
          <w:rtl/>
        </w:rPr>
      </w:pPr>
    </w:p>
    <w:p w14:paraId="08BE3F75" w14:textId="02C2C32A" w:rsidR="00963493" w:rsidDel="000B4C8C" w:rsidRDefault="00963493" w:rsidP="00963493">
      <w:pPr>
        <w:rPr>
          <w:del w:id="107" w:author="Fariba" w:date="2021-02-02T17:50:00Z"/>
          <w:rFonts w:cs="B Nazanin"/>
          <w:sz w:val="28"/>
          <w:szCs w:val="28"/>
          <w:rtl/>
        </w:rPr>
      </w:pPr>
    </w:p>
    <w:p w14:paraId="05950E33" w14:textId="04C5DE0E" w:rsidR="008A0E51" w:rsidDel="000B4C8C" w:rsidRDefault="008A0E51" w:rsidP="00963493">
      <w:pPr>
        <w:rPr>
          <w:del w:id="108" w:author="Fariba" w:date="2021-02-02T17:50:00Z"/>
          <w:rFonts w:cs="B Nazanin"/>
          <w:sz w:val="28"/>
          <w:szCs w:val="28"/>
          <w:rtl/>
        </w:rPr>
      </w:pPr>
    </w:p>
    <w:p w14:paraId="424E71D3" w14:textId="35E4709E" w:rsidR="008A0E51" w:rsidDel="000B4C8C" w:rsidRDefault="008A0E51" w:rsidP="00963493">
      <w:pPr>
        <w:rPr>
          <w:del w:id="109" w:author="Fariba" w:date="2021-02-02T17:50:00Z"/>
          <w:rFonts w:cs="B Nazanin"/>
          <w:sz w:val="28"/>
          <w:szCs w:val="28"/>
          <w:rtl/>
        </w:rPr>
      </w:pPr>
    </w:p>
    <w:p w14:paraId="56718770" w14:textId="17C12A58" w:rsidR="008A0E51" w:rsidDel="000B4C8C" w:rsidRDefault="008A0E51" w:rsidP="00963493">
      <w:pPr>
        <w:rPr>
          <w:del w:id="110" w:author="Fariba" w:date="2021-02-02T17:50:00Z"/>
          <w:rFonts w:cs="B Nazanin"/>
          <w:sz w:val="28"/>
          <w:szCs w:val="28"/>
          <w:rtl/>
        </w:rPr>
      </w:pPr>
    </w:p>
    <w:p w14:paraId="5C65C115" w14:textId="68822B10" w:rsidR="008A0E51" w:rsidDel="000B4C8C" w:rsidRDefault="008A0E51" w:rsidP="00963493">
      <w:pPr>
        <w:rPr>
          <w:del w:id="111" w:author="Fariba" w:date="2021-02-02T17:50:00Z"/>
          <w:rFonts w:cs="B Nazanin"/>
          <w:sz w:val="28"/>
          <w:szCs w:val="28"/>
          <w:rtl/>
        </w:rPr>
      </w:pPr>
    </w:p>
    <w:p w14:paraId="46AD23F6" w14:textId="77777777" w:rsidR="00624E20" w:rsidRPr="00980D1F" w:rsidRDefault="00866872" w:rsidP="00866872">
      <w:pPr>
        <w:rPr>
          <w:rFonts w:cs="B Nazanin"/>
          <w:sz w:val="48"/>
          <w:szCs w:val="48"/>
          <w:rtl/>
        </w:rPr>
      </w:pPr>
      <w:r w:rsidRPr="00980D1F">
        <w:rPr>
          <w:rFonts w:cs="B Nazanin"/>
          <w:sz w:val="48"/>
          <w:szCs w:val="48"/>
          <w:rtl/>
        </w:rPr>
        <w:t>فصل</w:t>
      </w:r>
      <w:r w:rsidRPr="00980D1F">
        <w:rPr>
          <w:rFonts w:cs="B Nazanin" w:hint="cs"/>
          <w:sz w:val="48"/>
          <w:szCs w:val="48"/>
          <w:rtl/>
        </w:rPr>
        <w:t>2</w:t>
      </w:r>
      <w:r w:rsidR="00624E20" w:rsidRPr="00980D1F">
        <w:rPr>
          <w:rFonts w:cs="B Nazanin"/>
          <w:sz w:val="48"/>
          <w:szCs w:val="48"/>
          <w:rtl/>
        </w:rPr>
        <w:t xml:space="preserve">: </w:t>
      </w:r>
    </w:p>
    <w:p w14:paraId="7B496C54" w14:textId="6EBCC2D5" w:rsidR="00624E20" w:rsidRPr="00980D1F" w:rsidRDefault="00866872" w:rsidP="00736737">
      <w:pPr>
        <w:rPr>
          <w:rFonts w:cs="B Nazanin"/>
          <w:sz w:val="48"/>
          <w:szCs w:val="48"/>
        </w:rPr>
      </w:pPr>
      <w:r w:rsidRPr="00980D1F">
        <w:rPr>
          <w:rFonts w:cs="B Nazanin" w:hint="cs"/>
          <w:sz w:val="48"/>
          <w:szCs w:val="48"/>
          <w:rtl/>
        </w:rPr>
        <w:t xml:space="preserve">مفاهیم اولیه و </w:t>
      </w:r>
      <w:del w:id="112" w:author="Fariba" w:date="2021-02-02T18:02:00Z">
        <w:r w:rsidRPr="00980D1F" w:rsidDel="00736737">
          <w:rPr>
            <w:rFonts w:cs="B Nazanin" w:hint="cs"/>
            <w:sz w:val="48"/>
            <w:szCs w:val="48"/>
            <w:rtl/>
          </w:rPr>
          <w:delText>پیش زمینه</w:delText>
        </w:r>
      </w:del>
      <w:ins w:id="113" w:author="Fariba" w:date="2021-02-02T18:02:00Z">
        <w:r w:rsidR="00736737">
          <w:rPr>
            <w:rFonts w:cs="B Nazanin" w:hint="cs"/>
            <w:sz w:val="48"/>
            <w:szCs w:val="48"/>
            <w:rtl/>
          </w:rPr>
          <w:t xml:space="preserve">معرفی </w:t>
        </w:r>
        <w:r w:rsidR="00736737">
          <w:rPr>
            <w:rFonts w:cs="B Nazanin"/>
            <w:sz w:val="48"/>
            <w:szCs w:val="48"/>
          </w:rPr>
          <w:t>tDCS</w:t>
        </w:r>
      </w:ins>
    </w:p>
    <w:p w14:paraId="4ACDDC29" w14:textId="77777777" w:rsidR="00624E20" w:rsidRPr="002F293C" w:rsidRDefault="00C606C7" w:rsidP="00C606C7">
      <w:pPr>
        <w:rPr>
          <w:rFonts w:cs="B Nazanin"/>
          <w:b/>
          <w:bCs/>
          <w:sz w:val="32"/>
          <w:szCs w:val="32"/>
          <w:rtl/>
          <w:rPrChange w:id="114" w:author="Fariba" w:date="2021-02-02T18:15:00Z">
            <w:rPr>
              <w:rFonts w:cs="B Nazanin"/>
              <w:sz w:val="32"/>
              <w:szCs w:val="32"/>
              <w:rtl/>
            </w:rPr>
          </w:rPrChange>
        </w:rPr>
      </w:pPr>
      <w:r w:rsidRPr="002F293C">
        <w:rPr>
          <w:rFonts w:cs="B Nazanin" w:hint="cs"/>
          <w:b/>
          <w:bCs/>
          <w:sz w:val="32"/>
          <w:szCs w:val="32"/>
          <w:rtl/>
          <w:rPrChange w:id="115" w:author="Fariba" w:date="2021-02-02T18:15:00Z">
            <w:rPr>
              <w:rFonts w:cs="B Nazanin" w:hint="cs"/>
              <w:sz w:val="32"/>
              <w:szCs w:val="32"/>
              <w:rtl/>
            </w:rPr>
          </w:rPrChange>
        </w:rPr>
        <w:t>2-1-</w:t>
      </w:r>
      <w:r w:rsidR="00624E20" w:rsidRPr="002F293C">
        <w:rPr>
          <w:rFonts w:cs="B Nazanin" w:hint="cs"/>
          <w:b/>
          <w:bCs/>
          <w:sz w:val="32"/>
          <w:szCs w:val="32"/>
          <w:rtl/>
          <w:rPrChange w:id="116" w:author="Fariba" w:date="2021-02-02T18:15:00Z">
            <w:rPr>
              <w:rFonts w:cs="B Nazanin" w:hint="cs"/>
              <w:sz w:val="32"/>
              <w:szCs w:val="32"/>
              <w:rtl/>
            </w:rPr>
          </w:rPrChange>
        </w:rPr>
        <w:t>مقدمه</w:t>
      </w:r>
    </w:p>
    <w:p w14:paraId="5683DE4B" w14:textId="72140B3D" w:rsidR="00624E20" w:rsidRPr="00C33443" w:rsidRDefault="00736A5D" w:rsidP="00736737">
      <w:pPr>
        <w:jc w:val="both"/>
        <w:rPr>
          <w:rFonts w:cs="B Nazanin"/>
          <w:sz w:val="28"/>
          <w:szCs w:val="28"/>
          <w:rtl/>
        </w:rPr>
      </w:pPr>
      <w:r w:rsidRPr="00C33443">
        <w:rPr>
          <w:rFonts w:cs="B Nazanin" w:hint="cs"/>
          <w:sz w:val="28"/>
          <w:szCs w:val="28"/>
          <w:rtl/>
        </w:rPr>
        <w:t xml:space="preserve">صرع یکی از مهم ترین اختلالات سیستم عصبی مرکزی است که بین </w:t>
      </w:r>
      <w:r w:rsidR="00C606C7">
        <w:rPr>
          <w:rFonts w:cs="B Nazanin" w:hint="cs"/>
          <w:sz w:val="28"/>
          <w:szCs w:val="28"/>
          <w:rtl/>
        </w:rPr>
        <w:t>1</w:t>
      </w:r>
      <w:r w:rsidRPr="00C33443">
        <w:rPr>
          <w:rFonts w:cs="B Nazanin" w:hint="cs"/>
          <w:sz w:val="28"/>
          <w:szCs w:val="28"/>
          <w:rtl/>
        </w:rPr>
        <w:t>-</w:t>
      </w:r>
      <w:del w:id="117" w:author="Fariba" w:date="2021-02-02T18:03:00Z">
        <w:r w:rsidR="00C606C7" w:rsidDel="00736737">
          <w:rPr>
            <w:rFonts w:cs="B Nazanin" w:hint="cs"/>
            <w:sz w:val="28"/>
            <w:szCs w:val="28"/>
            <w:rtl/>
          </w:rPr>
          <w:delText>0.5</w:delText>
        </w:r>
      </w:del>
      <w:ins w:id="118" w:author="Fariba" w:date="2021-02-02T18:03:00Z">
        <w:r w:rsidR="00736737">
          <w:rPr>
            <w:rFonts w:cs="B Nazanin" w:hint="cs"/>
            <w:sz w:val="28"/>
            <w:szCs w:val="28"/>
            <w:rtl/>
          </w:rPr>
          <w:t>5/0</w:t>
        </w:r>
      </w:ins>
      <w:r w:rsidRPr="00C33443">
        <w:rPr>
          <w:rFonts w:cs="B Nazanin" w:hint="cs"/>
          <w:sz w:val="28"/>
          <w:szCs w:val="28"/>
          <w:rtl/>
        </w:rPr>
        <w:t xml:space="preserve"> درصد افراد بشر به آن مبتلا هستند و تخمین زده می شود بیش از 50 میلیون نفر در جهان مبتلا به آن باشند. در حدود </w:t>
      </w:r>
      <w:r w:rsidR="00C606C7">
        <w:rPr>
          <w:rFonts w:cs="B Nazanin" w:hint="cs"/>
          <w:sz w:val="28"/>
          <w:szCs w:val="28"/>
          <w:rtl/>
        </w:rPr>
        <w:t>3</w:t>
      </w:r>
      <w:r w:rsidRPr="00C33443">
        <w:rPr>
          <w:rFonts w:cs="B Nazanin" w:hint="cs"/>
          <w:sz w:val="28"/>
          <w:szCs w:val="28"/>
          <w:rtl/>
        </w:rPr>
        <w:t>0</w:t>
      </w:r>
      <w:r w:rsidR="00D9218E" w:rsidRPr="00C33443">
        <w:rPr>
          <w:rFonts w:cs="B Nazanin" w:hint="cs"/>
          <w:sz w:val="28"/>
          <w:szCs w:val="28"/>
          <w:rtl/>
        </w:rPr>
        <w:t xml:space="preserve"> </w:t>
      </w:r>
      <w:r w:rsidRPr="00C33443">
        <w:rPr>
          <w:rFonts w:cs="B Nazanin" w:hint="cs"/>
          <w:sz w:val="28"/>
          <w:szCs w:val="28"/>
          <w:rtl/>
        </w:rPr>
        <w:t xml:space="preserve">- </w:t>
      </w:r>
      <w:r w:rsidR="00C606C7">
        <w:rPr>
          <w:rFonts w:cs="B Nazanin" w:hint="cs"/>
          <w:sz w:val="28"/>
          <w:szCs w:val="28"/>
          <w:rtl/>
        </w:rPr>
        <w:t>2</w:t>
      </w:r>
      <w:r w:rsidRPr="00C33443">
        <w:rPr>
          <w:rFonts w:cs="B Nazanin" w:hint="cs"/>
          <w:sz w:val="28"/>
          <w:szCs w:val="28"/>
          <w:rtl/>
        </w:rPr>
        <w:t>0 درصد  این بیماران به درمان دارویی مقاوم هستند. بیشتر صرع های مقاوم به درمان ، ناشی از اسکلروز م</w:t>
      </w:r>
      <w:r w:rsidR="00F93B79" w:rsidRPr="00C33443">
        <w:rPr>
          <w:rFonts w:cs="B Nazanin" w:hint="cs"/>
          <w:sz w:val="28"/>
          <w:szCs w:val="28"/>
          <w:rtl/>
        </w:rPr>
        <w:t>زیال لوب تمپورال و سندروم لنوکس-</w:t>
      </w:r>
      <w:r w:rsidRPr="00C33443">
        <w:rPr>
          <w:rFonts w:cs="B Nazanin" w:hint="cs"/>
          <w:sz w:val="28"/>
          <w:szCs w:val="28"/>
          <w:rtl/>
        </w:rPr>
        <w:t xml:space="preserve">گاستو می باشد. این افراد با مشکلاتی از قبیل انزوا طلبی ، وابستگی ، اختلالات روانی ، مجرد ماندن، بیکاری و افت کیفیت زندگی دست به گریبان هستند. </w:t>
      </w:r>
    </w:p>
    <w:p w14:paraId="1BF3D570" w14:textId="77777777" w:rsidR="00103152" w:rsidRPr="00C33443" w:rsidRDefault="00D025CB" w:rsidP="00FE019C">
      <w:pPr>
        <w:jc w:val="both"/>
        <w:rPr>
          <w:rFonts w:cs="B Nazanin"/>
          <w:sz w:val="28"/>
          <w:szCs w:val="28"/>
          <w:rtl/>
        </w:rPr>
      </w:pPr>
      <w:r w:rsidRPr="00C33443">
        <w:rPr>
          <w:rFonts w:cs="B Nazanin"/>
          <w:sz w:val="28"/>
          <w:szCs w:val="28"/>
          <w:rtl/>
        </w:rPr>
        <w:t>برا</w:t>
      </w:r>
      <w:r w:rsidRPr="00C33443">
        <w:rPr>
          <w:rFonts w:cs="B Nazanin" w:hint="cs"/>
          <w:sz w:val="28"/>
          <w:szCs w:val="28"/>
          <w:rtl/>
        </w:rPr>
        <w:t>ی</w:t>
      </w:r>
      <w:r w:rsidRPr="00C33443">
        <w:rPr>
          <w:rFonts w:cs="B Nazanin"/>
          <w:sz w:val="28"/>
          <w:szCs w:val="28"/>
          <w:rtl/>
        </w:rPr>
        <w:t xml:space="preserve"> تشخ</w:t>
      </w:r>
      <w:r w:rsidRPr="00C33443">
        <w:rPr>
          <w:rFonts w:cs="B Nazanin" w:hint="cs"/>
          <w:sz w:val="28"/>
          <w:szCs w:val="28"/>
          <w:rtl/>
        </w:rPr>
        <w:t>ی</w:t>
      </w:r>
      <w:r w:rsidRPr="00C33443">
        <w:rPr>
          <w:rFonts w:cs="B Nazanin" w:hint="eastAsia"/>
          <w:sz w:val="28"/>
          <w:szCs w:val="28"/>
          <w:rtl/>
        </w:rPr>
        <w:t>ص</w:t>
      </w:r>
      <w:r w:rsidRPr="00C33443">
        <w:rPr>
          <w:rFonts w:cs="B Nazanin"/>
          <w:sz w:val="28"/>
          <w:szCs w:val="28"/>
          <w:rtl/>
        </w:rPr>
        <w:t xml:space="preserve">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ب</w:t>
      </w:r>
      <w:r w:rsidRPr="00C33443">
        <w:rPr>
          <w:rFonts w:cs="B Nazanin" w:hint="cs"/>
          <w:sz w:val="28"/>
          <w:szCs w:val="28"/>
          <w:rtl/>
        </w:rPr>
        <w:t>ی</w:t>
      </w:r>
      <w:r w:rsidRPr="00C33443">
        <w:rPr>
          <w:rFonts w:cs="B Nazanin" w:hint="eastAsia"/>
          <w:sz w:val="28"/>
          <w:szCs w:val="28"/>
          <w:rtl/>
        </w:rPr>
        <w:t>مار</w:t>
      </w:r>
      <w:r w:rsidRPr="00C33443">
        <w:rPr>
          <w:rFonts w:cs="B Nazanin" w:hint="cs"/>
          <w:sz w:val="28"/>
          <w:szCs w:val="28"/>
          <w:rtl/>
        </w:rPr>
        <w:t>ی</w:t>
      </w:r>
      <w:r w:rsidRPr="00C33443">
        <w:rPr>
          <w:rFonts w:cs="B Nazanin" w:hint="eastAsia"/>
          <w:sz w:val="28"/>
          <w:szCs w:val="28"/>
          <w:rtl/>
        </w:rPr>
        <w:t>،</w:t>
      </w:r>
      <w:r w:rsidRPr="00C33443">
        <w:rPr>
          <w:rFonts w:cs="B Nazanin"/>
          <w:sz w:val="28"/>
          <w:szCs w:val="28"/>
          <w:rtl/>
        </w:rPr>
        <w:t xml:space="preserve"> متخصص مغز و اعصاب در مورد علائم و نشانه‌ها</w:t>
      </w:r>
      <w:r w:rsidRPr="00C33443">
        <w:rPr>
          <w:rFonts w:cs="B Nazanin" w:hint="cs"/>
          <w:sz w:val="28"/>
          <w:szCs w:val="28"/>
          <w:rtl/>
        </w:rPr>
        <w:t>ی</w:t>
      </w:r>
      <w:r w:rsidRPr="00C33443">
        <w:rPr>
          <w:rFonts w:cs="B Nazanin"/>
          <w:sz w:val="28"/>
          <w:szCs w:val="28"/>
          <w:rtl/>
        </w:rPr>
        <w:t xml:space="preserve"> ب</w:t>
      </w:r>
      <w:r w:rsidRPr="00C33443">
        <w:rPr>
          <w:rFonts w:cs="B Nazanin" w:hint="cs"/>
          <w:sz w:val="28"/>
          <w:szCs w:val="28"/>
          <w:rtl/>
        </w:rPr>
        <w:t>ی</w:t>
      </w:r>
      <w:r w:rsidRPr="00C33443">
        <w:rPr>
          <w:rFonts w:cs="B Nazanin" w:hint="eastAsia"/>
          <w:sz w:val="28"/>
          <w:szCs w:val="28"/>
          <w:rtl/>
        </w:rPr>
        <w:t>مار</w:t>
      </w:r>
      <w:r w:rsidRPr="00C33443">
        <w:rPr>
          <w:rFonts w:cs="B Nazanin"/>
          <w:sz w:val="28"/>
          <w:szCs w:val="28"/>
          <w:rtl/>
        </w:rPr>
        <w:t xml:space="preserve"> م</w:t>
      </w:r>
      <w:r w:rsidRPr="00C33443">
        <w:rPr>
          <w:rFonts w:cs="B Nazanin" w:hint="cs"/>
          <w:sz w:val="28"/>
          <w:szCs w:val="28"/>
          <w:rtl/>
        </w:rPr>
        <w:t>ی‌</w:t>
      </w:r>
      <w:r w:rsidRPr="00C33443">
        <w:rPr>
          <w:rFonts w:cs="B Nazanin" w:hint="eastAsia"/>
          <w:sz w:val="28"/>
          <w:szCs w:val="28"/>
          <w:rtl/>
        </w:rPr>
        <w:t>پرسد</w:t>
      </w:r>
      <w:r w:rsidRPr="00C33443">
        <w:rPr>
          <w:rFonts w:cs="B Nazanin"/>
          <w:sz w:val="28"/>
          <w:szCs w:val="28"/>
          <w:rtl/>
        </w:rPr>
        <w:t xml:space="preserve"> و معا</w:t>
      </w:r>
      <w:r w:rsidRPr="00C33443">
        <w:rPr>
          <w:rFonts w:cs="B Nazanin" w:hint="cs"/>
          <w:sz w:val="28"/>
          <w:szCs w:val="28"/>
          <w:rtl/>
        </w:rPr>
        <w:t>ی</w:t>
      </w:r>
      <w:r w:rsidRPr="00C33443">
        <w:rPr>
          <w:rFonts w:cs="B Nazanin" w:hint="eastAsia"/>
          <w:sz w:val="28"/>
          <w:szCs w:val="28"/>
          <w:rtl/>
        </w:rPr>
        <w:t>نه</w:t>
      </w:r>
      <w:r w:rsidRPr="00C33443">
        <w:rPr>
          <w:rFonts w:cs="B Nazanin"/>
          <w:sz w:val="28"/>
          <w:szCs w:val="28"/>
          <w:rtl/>
        </w:rPr>
        <w:t xml:space="preserve"> م</w:t>
      </w:r>
      <w:r w:rsidRPr="00C33443">
        <w:rPr>
          <w:rFonts w:cs="B Nazanin" w:hint="cs"/>
          <w:sz w:val="28"/>
          <w:szCs w:val="28"/>
          <w:rtl/>
        </w:rPr>
        <w:t>ی‌</w:t>
      </w:r>
      <w:r w:rsidRPr="00C33443">
        <w:rPr>
          <w:rFonts w:cs="B Nazanin" w:hint="eastAsia"/>
          <w:sz w:val="28"/>
          <w:szCs w:val="28"/>
          <w:rtl/>
        </w:rPr>
        <w:t>کند</w:t>
      </w:r>
      <w:r w:rsidRPr="00C33443">
        <w:rPr>
          <w:rFonts w:cs="B Nazanin"/>
          <w:sz w:val="28"/>
          <w:szCs w:val="28"/>
          <w:rtl/>
        </w:rPr>
        <w:t xml:space="preserve"> و تست‌ها</w:t>
      </w:r>
      <w:r w:rsidRPr="00C33443">
        <w:rPr>
          <w:rFonts w:cs="B Nazanin" w:hint="cs"/>
          <w:sz w:val="28"/>
          <w:szCs w:val="28"/>
          <w:rtl/>
        </w:rPr>
        <w:t>ی</w:t>
      </w:r>
      <w:r w:rsidRPr="00C33443">
        <w:rPr>
          <w:rFonts w:cs="B Nazanin"/>
          <w:sz w:val="28"/>
          <w:szCs w:val="28"/>
          <w:rtl/>
        </w:rPr>
        <w:t xml:space="preserve"> متعدد</w:t>
      </w:r>
      <w:r w:rsidRPr="00C33443">
        <w:rPr>
          <w:rFonts w:cs="B Nazanin" w:hint="cs"/>
          <w:sz w:val="28"/>
          <w:szCs w:val="28"/>
          <w:rtl/>
        </w:rPr>
        <w:t xml:space="preserve"> مانند: معاینه نورولوژیک، تست </w:t>
      </w:r>
      <w:r w:rsidR="00866872">
        <w:rPr>
          <w:rStyle w:val="FootnoteReference"/>
          <w:rFonts w:cs="B Nazanin"/>
          <w:sz w:val="28"/>
          <w:szCs w:val="28"/>
        </w:rPr>
        <w:footnoteReference w:id="7"/>
      </w:r>
      <w:r w:rsidRPr="00C33443">
        <w:rPr>
          <w:rFonts w:cs="B Nazanin"/>
          <w:sz w:val="28"/>
          <w:szCs w:val="28"/>
        </w:rPr>
        <w:t>EEG</w:t>
      </w:r>
      <w:r w:rsidRPr="00C33443">
        <w:rPr>
          <w:rFonts w:cs="B Nazanin" w:hint="cs"/>
          <w:sz w:val="28"/>
          <w:szCs w:val="28"/>
          <w:rtl/>
        </w:rPr>
        <w:t xml:space="preserve"> ، </w:t>
      </w:r>
      <w:r w:rsidRPr="00C33443">
        <w:rPr>
          <w:rFonts w:cs="B Nazanin"/>
          <w:sz w:val="28"/>
          <w:szCs w:val="28"/>
        </w:rPr>
        <w:t>CT scan</w:t>
      </w:r>
      <w:r w:rsidR="00866872">
        <w:rPr>
          <w:rStyle w:val="FootnoteReference"/>
          <w:rFonts w:cs="B Nazanin"/>
          <w:sz w:val="28"/>
          <w:szCs w:val="28"/>
          <w:rtl/>
        </w:rPr>
        <w:footnoteReference w:id="8"/>
      </w:r>
      <w:r w:rsidRPr="00C33443">
        <w:rPr>
          <w:rFonts w:cs="B Nazanin" w:hint="cs"/>
          <w:sz w:val="28"/>
          <w:szCs w:val="28"/>
          <w:rtl/>
        </w:rPr>
        <w:t xml:space="preserve"> ، </w:t>
      </w:r>
      <w:r w:rsidR="00866872">
        <w:rPr>
          <w:rStyle w:val="FootnoteReference"/>
          <w:rFonts w:cs="B Nazanin"/>
          <w:sz w:val="28"/>
          <w:szCs w:val="28"/>
        </w:rPr>
        <w:footnoteReference w:id="9"/>
      </w:r>
      <w:r w:rsidRPr="00C33443">
        <w:rPr>
          <w:rFonts w:cs="B Nazanin"/>
          <w:sz w:val="28"/>
          <w:szCs w:val="28"/>
        </w:rPr>
        <w:t>MRI</w:t>
      </w:r>
      <w:r w:rsidRPr="00C33443">
        <w:rPr>
          <w:rFonts w:cs="B Nazanin" w:hint="cs"/>
          <w:sz w:val="28"/>
          <w:szCs w:val="28"/>
          <w:rtl/>
        </w:rPr>
        <w:t xml:space="preserve"> ، </w:t>
      </w:r>
      <w:r w:rsidR="00866872">
        <w:rPr>
          <w:rStyle w:val="FootnoteReference"/>
          <w:rFonts w:cs="B Nazanin"/>
          <w:sz w:val="28"/>
          <w:szCs w:val="28"/>
        </w:rPr>
        <w:footnoteReference w:id="10"/>
      </w:r>
      <w:r w:rsidRPr="00C33443">
        <w:rPr>
          <w:rFonts w:cs="B Nazanin"/>
          <w:sz w:val="28"/>
          <w:szCs w:val="28"/>
        </w:rPr>
        <w:t>fMRI</w:t>
      </w:r>
      <w:r w:rsidRPr="00C33443">
        <w:rPr>
          <w:rFonts w:cs="B Nazanin" w:hint="cs"/>
          <w:sz w:val="28"/>
          <w:szCs w:val="28"/>
          <w:rtl/>
        </w:rPr>
        <w:t xml:space="preserve"> ، </w:t>
      </w:r>
      <w:r w:rsidR="00866872">
        <w:rPr>
          <w:rStyle w:val="FootnoteReference"/>
          <w:rFonts w:cs="B Nazanin"/>
          <w:sz w:val="28"/>
          <w:szCs w:val="28"/>
        </w:rPr>
        <w:footnoteReference w:id="11"/>
      </w:r>
      <w:r w:rsidRPr="00C33443">
        <w:rPr>
          <w:rFonts w:cs="B Nazanin"/>
          <w:sz w:val="28"/>
          <w:szCs w:val="28"/>
        </w:rPr>
        <w:t>PET</w:t>
      </w:r>
      <w:r w:rsidRPr="00C33443">
        <w:rPr>
          <w:rFonts w:cs="B Nazanin" w:hint="cs"/>
          <w:sz w:val="28"/>
          <w:szCs w:val="28"/>
          <w:rtl/>
        </w:rPr>
        <w:t xml:space="preserve"> و</w:t>
      </w:r>
      <w:r w:rsidRPr="00C33443">
        <w:rPr>
          <w:rFonts w:cs="B Nazanin"/>
          <w:sz w:val="28"/>
          <w:szCs w:val="28"/>
        </w:rPr>
        <w:t xml:space="preserve"> </w:t>
      </w:r>
      <w:r w:rsidR="00866872">
        <w:rPr>
          <w:rStyle w:val="FootnoteReference"/>
          <w:rFonts w:cs="B Nazanin"/>
          <w:sz w:val="28"/>
          <w:szCs w:val="28"/>
        </w:rPr>
        <w:footnoteReference w:id="12"/>
      </w:r>
      <w:r w:rsidRPr="00C33443">
        <w:rPr>
          <w:rFonts w:cs="B Nazanin"/>
          <w:sz w:val="28"/>
          <w:szCs w:val="28"/>
        </w:rPr>
        <w:t>SPECT</w:t>
      </w:r>
      <w:r w:rsidRPr="00C33443">
        <w:rPr>
          <w:rFonts w:cs="B Nazanin"/>
          <w:sz w:val="28"/>
          <w:szCs w:val="28"/>
          <w:rtl/>
        </w:rPr>
        <w:t xml:space="preserve"> </w:t>
      </w:r>
      <w:r w:rsidRPr="00C33443">
        <w:rPr>
          <w:rFonts w:cs="B Nazanin" w:hint="cs"/>
          <w:sz w:val="28"/>
          <w:szCs w:val="28"/>
          <w:rtl/>
        </w:rPr>
        <w:t xml:space="preserve">و... </w:t>
      </w:r>
      <w:r w:rsidRPr="00C33443">
        <w:rPr>
          <w:rFonts w:cs="B Nazanin"/>
          <w:sz w:val="28"/>
          <w:szCs w:val="28"/>
          <w:rtl/>
        </w:rPr>
        <w:t>انجام م</w:t>
      </w:r>
      <w:r w:rsidRPr="00C33443">
        <w:rPr>
          <w:rFonts w:cs="B Nazanin" w:hint="cs"/>
          <w:sz w:val="28"/>
          <w:szCs w:val="28"/>
          <w:rtl/>
        </w:rPr>
        <w:t>ی‌</w:t>
      </w:r>
      <w:r w:rsidRPr="00C33443">
        <w:rPr>
          <w:rFonts w:cs="B Nazanin" w:hint="eastAsia"/>
          <w:sz w:val="28"/>
          <w:szCs w:val="28"/>
          <w:rtl/>
        </w:rPr>
        <w:t>دهد</w:t>
      </w:r>
      <w:r w:rsidRPr="00C33443">
        <w:rPr>
          <w:rFonts w:cs="B Nazanin"/>
          <w:sz w:val="28"/>
          <w:szCs w:val="28"/>
          <w:rtl/>
        </w:rPr>
        <w:t xml:space="preserve"> تا صرع را تشخ</w:t>
      </w:r>
      <w:r w:rsidRPr="00C33443">
        <w:rPr>
          <w:rFonts w:cs="B Nazanin" w:hint="cs"/>
          <w:sz w:val="28"/>
          <w:szCs w:val="28"/>
          <w:rtl/>
        </w:rPr>
        <w:t>ی</w:t>
      </w:r>
      <w:r w:rsidRPr="00C33443">
        <w:rPr>
          <w:rFonts w:cs="B Nazanin" w:hint="eastAsia"/>
          <w:sz w:val="28"/>
          <w:szCs w:val="28"/>
          <w:rtl/>
        </w:rPr>
        <w:t>ص</w:t>
      </w:r>
      <w:r w:rsidRPr="00C33443">
        <w:rPr>
          <w:rFonts w:cs="B Nazanin"/>
          <w:sz w:val="28"/>
          <w:szCs w:val="28"/>
          <w:rtl/>
        </w:rPr>
        <w:t xml:space="preserve"> دهد و علت تشنج‌</w:t>
      </w:r>
      <w:r w:rsidR="00D33A08" w:rsidRPr="00C33443">
        <w:rPr>
          <w:rFonts w:cs="B Nazanin" w:hint="cs"/>
          <w:sz w:val="28"/>
          <w:szCs w:val="28"/>
          <w:rtl/>
        </w:rPr>
        <w:t xml:space="preserve"> </w:t>
      </w:r>
      <w:r w:rsidRPr="00C33443">
        <w:rPr>
          <w:rFonts w:cs="B Nazanin"/>
          <w:sz w:val="28"/>
          <w:szCs w:val="28"/>
          <w:rtl/>
        </w:rPr>
        <w:t>ها را مشخص کند.</w:t>
      </w:r>
    </w:p>
    <w:p w14:paraId="744FFCA1" w14:textId="240113E6" w:rsidR="00103152" w:rsidRPr="00C33443" w:rsidDel="00736737" w:rsidRDefault="00D025CB" w:rsidP="00FE019C">
      <w:pPr>
        <w:jc w:val="both"/>
        <w:rPr>
          <w:del w:id="119" w:author="Fariba" w:date="2021-02-02T18:04:00Z"/>
          <w:rFonts w:cs="B Nazanin"/>
          <w:sz w:val="28"/>
          <w:szCs w:val="28"/>
          <w:rtl/>
        </w:rPr>
      </w:pPr>
      <w:r w:rsidRPr="00C33443">
        <w:rPr>
          <w:rFonts w:cs="B Nazanin"/>
          <w:sz w:val="28"/>
          <w:szCs w:val="28"/>
          <w:rtl/>
        </w:rPr>
        <w:t>اغلب افراد</w:t>
      </w:r>
      <w:r w:rsidRPr="00C33443">
        <w:rPr>
          <w:rFonts w:cs="B Nazanin" w:hint="cs"/>
          <w:sz w:val="28"/>
          <w:szCs w:val="28"/>
          <w:rtl/>
        </w:rPr>
        <w:t>ی</w:t>
      </w:r>
      <w:r w:rsidRPr="00C33443">
        <w:rPr>
          <w:rFonts w:cs="B Nazanin"/>
          <w:sz w:val="28"/>
          <w:szCs w:val="28"/>
          <w:rtl/>
        </w:rPr>
        <w:t xml:space="preserve"> که دچار صرع هستند با مصرف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دارو</w:t>
      </w:r>
      <w:r w:rsidRPr="00C33443">
        <w:rPr>
          <w:rFonts w:cs="B Nazanin" w:hint="cs"/>
          <w:sz w:val="28"/>
          <w:szCs w:val="28"/>
          <w:rtl/>
        </w:rPr>
        <w:t>ی</w:t>
      </w:r>
      <w:r w:rsidRPr="00C33443">
        <w:rPr>
          <w:rFonts w:cs="B Nazanin"/>
          <w:sz w:val="28"/>
          <w:szCs w:val="28"/>
          <w:rtl/>
        </w:rPr>
        <w:t xml:space="preserve"> ضد تشنج، د</w:t>
      </w:r>
      <w:r w:rsidRPr="00C33443">
        <w:rPr>
          <w:rFonts w:cs="B Nazanin" w:hint="cs"/>
          <w:sz w:val="28"/>
          <w:szCs w:val="28"/>
          <w:rtl/>
        </w:rPr>
        <w:t>ی</w:t>
      </w:r>
      <w:r w:rsidRPr="00C33443">
        <w:rPr>
          <w:rFonts w:cs="B Nazanin" w:hint="eastAsia"/>
          <w:sz w:val="28"/>
          <w:szCs w:val="28"/>
          <w:rtl/>
        </w:rPr>
        <w:t>گر</w:t>
      </w:r>
      <w:r w:rsidRPr="00C33443">
        <w:rPr>
          <w:rFonts w:cs="B Nazanin"/>
          <w:sz w:val="28"/>
          <w:szCs w:val="28"/>
          <w:rtl/>
        </w:rPr>
        <w:t xml:space="preserve"> تشنج را تجربه نم</w:t>
      </w:r>
      <w:r w:rsidRPr="00C33443">
        <w:rPr>
          <w:rFonts w:cs="B Nazanin" w:hint="cs"/>
          <w:sz w:val="28"/>
          <w:szCs w:val="28"/>
          <w:rtl/>
        </w:rPr>
        <w:t>ی</w:t>
      </w:r>
      <w:r w:rsidRPr="00C33443">
        <w:rPr>
          <w:rFonts w:cs="B Nazanin"/>
          <w:sz w:val="28"/>
          <w:szCs w:val="28"/>
          <w:rtl/>
        </w:rPr>
        <w:t xml:space="preserve"> کنند.</w:t>
      </w:r>
      <w:r w:rsidRPr="00C33443">
        <w:rPr>
          <w:rFonts w:cs="B Nazanin" w:hint="cs"/>
          <w:sz w:val="28"/>
          <w:szCs w:val="28"/>
          <w:rtl/>
        </w:rPr>
        <w:t xml:space="preserve"> </w:t>
      </w:r>
      <w:r w:rsidRPr="00C33443">
        <w:rPr>
          <w:rFonts w:cs="B Nazanin"/>
          <w:sz w:val="28"/>
          <w:szCs w:val="28"/>
          <w:rtl/>
        </w:rPr>
        <w:t>اما عده ا</w:t>
      </w:r>
      <w:r w:rsidRPr="00C33443">
        <w:rPr>
          <w:rFonts w:cs="B Nazanin" w:hint="cs"/>
          <w:sz w:val="28"/>
          <w:szCs w:val="28"/>
          <w:rtl/>
        </w:rPr>
        <w:t>ی</w:t>
      </w:r>
      <w:r w:rsidRPr="00C33443">
        <w:rPr>
          <w:rFonts w:cs="B Nazanin"/>
          <w:sz w:val="28"/>
          <w:szCs w:val="28"/>
          <w:rtl/>
        </w:rPr>
        <w:t xml:space="preserve"> د</w:t>
      </w:r>
      <w:r w:rsidRPr="00C33443">
        <w:rPr>
          <w:rFonts w:cs="B Nazanin" w:hint="cs"/>
          <w:sz w:val="28"/>
          <w:szCs w:val="28"/>
          <w:rtl/>
        </w:rPr>
        <w:t>ی</w:t>
      </w:r>
      <w:r w:rsidRPr="00C33443">
        <w:rPr>
          <w:rFonts w:cs="B Nazanin" w:hint="eastAsia"/>
          <w:sz w:val="28"/>
          <w:szCs w:val="28"/>
          <w:rtl/>
        </w:rPr>
        <w:t>گر</w:t>
      </w:r>
      <w:r w:rsidRPr="00C33443">
        <w:rPr>
          <w:rFonts w:cs="B Nazanin"/>
          <w:sz w:val="28"/>
          <w:szCs w:val="28"/>
          <w:rtl/>
        </w:rPr>
        <w:t xml:space="preserve"> ممکن است تعداد دفعات و شدت تشنج ها</w:t>
      </w:r>
      <w:r w:rsidRPr="00C33443">
        <w:rPr>
          <w:rFonts w:cs="B Nazanin" w:hint="cs"/>
          <w:sz w:val="28"/>
          <w:szCs w:val="28"/>
          <w:rtl/>
        </w:rPr>
        <w:t>ی</w:t>
      </w:r>
      <w:r w:rsidRPr="00C33443">
        <w:rPr>
          <w:rFonts w:cs="B Nazanin" w:hint="eastAsia"/>
          <w:sz w:val="28"/>
          <w:szCs w:val="28"/>
          <w:rtl/>
        </w:rPr>
        <w:t>شان</w:t>
      </w:r>
      <w:r w:rsidRPr="00C33443">
        <w:rPr>
          <w:rFonts w:cs="B Nazanin"/>
          <w:sz w:val="28"/>
          <w:szCs w:val="28"/>
          <w:rtl/>
        </w:rPr>
        <w:t xml:space="preserve"> با مصرف ترک</w:t>
      </w:r>
      <w:r w:rsidRPr="00C33443">
        <w:rPr>
          <w:rFonts w:cs="B Nazanin" w:hint="cs"/>
          <w:sz w:val="28"/>
          <w:szCs w:val="28"/>
          <w:rtl/>
        </w:rPr>
        <w:t>ی</w:t>
      </w:r>
      <w:r w:rsidRPr="00C33443">
        <w:rPr>
          <w:rFonts w:cs="B Nazanin" w:hint="eastAsia"/>
          <w:sz w:val="28"/>
          <w:szCs w:val="28"/>
          <w:rtl/>
        </w:rPr>
        <w:t>ب</w:t>
      </w:r>
      <w:r w:rsidRPr="00C33443">
        <w:rPr>
          <w:rFonts w:cs="B Nazanin" w:hint="cs"/>
          <w:sz w:val="28"/>
          <w:szCs w:val="28"/>
          <w:rtl/>
        </w:rPr>
        <w:t>ی</w:t>
      </w:r>
      <w:r w:rsidRPr="00C33443">
        <w:rPr>
          <w:rFonts w:cs="B Nazanin"/>
          <w:sz w:val="28"/>
          <w:szCs w:val="28"/>
          <w:rtl/>
        </w:rPr>
        <w:t xml:space="preserve"> از داروها کاهش پ</w:t>
      </w:r>
      <w:r w:rsidRPr="00C33443">
        <w:rPr>
          <w:rFonts w:cs="B Nazanin" w:hint="cs"/>
          <w:sz w:val="28"/>
          <w:szCs w:val="28"/>
          <w:rtl/>
        </w:rPr>
        <w:t>ی</w:t>
      </w:r>
      <w:r w:rsidRPr="00C33443">
        <w:rPr>
          <w:rFonts w:cs="B Nazanin" w:hint="eastAsia"/>
          <w:sz w:val="28"/>
          <w:szCs w:val="28"/>
          <w:rtl/>
        </w:rPr>
        <w:t>دا</w:t>
      </w:r>
      <w:r w:rsidR="00D33A08" w:rsidRPr="00C33443">
        <w:rPr>
          <w:rFonts w:cs="B Nazanin"/>
          <w:sz w:val="28"/>
          <w:szCs w:val="28"/>
          <w:rtl/>
        </w:rPr>
        <w:t xml:space="preserve"> کند.</w:t>
      </w:r>
      <w:r w:rsidR="00D33A08" w:rsidRPr="00C33443">
        <w:rPr>
          <w:rFonts w:cs="B Nazanin" w:hint="cs"/>
          <w:sz w:val="28"/>
          <w:szCs w:val="28"/>
          <w:rtl/>
        </w:rPr>
        <w:t xml:space="preserve"> </w:t>
      </w:r>
      <w:r w:rsidRPr="00C33443">
        <w:rPr>
          <w:rFonts w:cs="B Nazanin"/>
          <w:sz w:val="28"/>
          <w:szCs w:val="28"/>
          <w:rtl/>
        </w:rPr>
        <w:t>پزشک دارو را براساس ب</w:t>
      </w:r>
      <w:r w:rsidRPr="00C33443">
        <w:rPr>
          <w:rFonts w:cs="B Nazanin" w:hint="cs"/>
          <w:sz w:val="28"/>
          <w:szCs w:val="28"/>
          <w:rtl/>
        </w:rPr>
        <w:t>ی</w:t>
      </w:r>
      <w:r w:rsidRPr="00C33443">
        <w:rPr>
          <w:rFonts w:cs="B Nazanin" w:hint="eastAsia"/>
          <w:sz w:val="28"/>
          <w:szCs w:val="28"/>
          <w:rtl/>
        </w:rPr>
        <w:t>مار</w:t>
      </w:r>
      <w:r w:rsidRPr="00C33443">
        <w:rPr>
          <w:rFonts w:cs="B Nazanin" w:hint="cs"/>
          <w:sz w:val="28"/>
          <w:szCs w:val="28"/>
          <w:rtl/>
        </w:rPr>
        <w:t>ی</w:t>
      </w:r>
      <w:r w:rsidRPr="00C33443">
        <w:rPr>
          <w:rFonts w:cs="B Nazanin" w:hint="eastAsia"/>
          <w:sz w:val="28"/>
          <w:szCs w:val="28"/>
          <w:rtl/>
        </w:rPr>
        <w:t>،</w:t>
      </w:r>
      <w:r w:rsidRPr="00C33443">
        <w:rPr>
          <w:rFonts w:cs="B Nazanin"/>
          <w:sz w:val="28"/>
          <w:szCs w:val="28"/>
          <w:rtl/>
        </w:rPr>
        <w:t xml:space="preserve"> تعداد تشنج ها، سن ب</w:t>
      </w:r>
      <w:r w:rsidRPr="00C33443">
        <w:rPr>
          <w:rFonts w:cs="B Nazanin" w:hint="cs"/>
          <w:sz w:val="28"/>
          <w:szCs w:val="28"/>
          <w:rtl/>
        </w:rPr>
        <w:t>ی</w:t>
      </w:r>
      <w:r w:rsidRPr="00C33443">
        <w:rPr>
          <w:rFonts w:cs="B Nazanin" w:hint="eastAsia"/>
          <w:sz w:val="28"/>
          <w:szCs w:val="28"/>
          <w:rtl/>
        </w:rPr>
        <w:t>مار</w:t>
      </w:r>
      <w:r w:rsidRPr="00C33443">
        <w:rPr>
          <w:rFonts w:cs="B Nazanin"/>
          <w:sz w:val="28"/>
          <w:szCs w:val="28"/>
          <w:rtl/>
        </w:rPr>
        <w:t xml:space="preserve"> و سا</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فاکتورها انتخ</w:t>
      </w:r>
      <w:r w:rsidRPr="00C33443">
        <w:rPr>
          <w:rFonts w:cs="B Nazanin" w:hint="eastAsia"/>
          <w:sz w:val="28"/>
          <w:szCs w:val="28"/>
          <w:rtl/>
        </w:rPr>
        <w:t>اب</w:t>
      </w:r>
      <w:r w:rsidRPr="00C33443">
        <w:rPr>
          <w:rFonts w:cs="B Nazanin"/>
          <w:sz w:val="28"/>
          <w:szCs w:val="28"/>
          <w:rtl/>
        </w:rPr>
        <w:t xml:space="preserve"> م</w:t>
      </w:r>
      <w:r w:rsidRPr="00C33443">
        <w:rPr>
          <w:rFonts w:cs="B Nazanin" w:hint="cs"/>
          <w:sz w:val="28"/>
          <w:szCs w:val="28"/>
          <w:rtl/>
        </w:rPr>
        <w:t>ی‌</w:t>
      </w:r>
      <w:r w:rsidRPr="00C33443">
        <w:rPr>
          <w:rFonts w:cs="B Nazanin" w:hint="eastAsia"/>
          <w:sz w:val="28"/>
          <w:szCs w:val="28"/>
          <w:rtl/>
        </w:rPr>
        <w:t>کند</w:t>
      </w:r>
      <w:r w:rsidRPr="00C33443">
        <w:rPr>
          <w:rFonts w:cs="B Nazanin"/>
          <w:sz w:val="28"/>
          <w:szCs w:val="28"/>
          <w:rtl/>
        </w:rPr>
        <w:t>. همچن</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لازم است پزشک در مورد سا</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داروها</w:t>
      </w:r>
      <w:r w:rsidRPr="00C33443">
        <w:rPr>
          <w:rFonts w:cs="B Nazanin" w:hint="cs"/>
          <w:sz w:val="28"/>
          <w:szCs w:val="28"/>
          <w:rtl/>
        </w:rPr>
        <w:t>ی</w:t>
      </w:r>
      <w:r w:rsidRPr="00C33443">
        <w:rPr>
          <w:rFonts w:cs="B Nazanin"/>
          <w:sz w:val="28"/>
          <w:szCs w:val="28"/>
          <w:rtl/>
        </w:rPr>
        <w:t xml:space="preserve"> مصرف</w:t>
      </w:r>
      <w:r w:rsidRPr="00C33443">
        <w:rPr>
          <w:rFonts w:cs="B Nazanin" w:hint="cs"/>
          <w:sz w:val="28"/>
          <w:szCs w:val="28"/>
          <w:rtl/>
        </w:rPr>
        <w:t>ی</w:t>
      </w:r>
      <w:r w:rsidRPr="00C33443">
        <w:rPr>
          <w:rFonts w:cs="B Nazanin"/>
          <w:sz w:val="28"/>
          <w:szCs w:val="28"/>
          <w:rtl/>
        </w:rPr>
        <w:t xml:space="preserve"> اطلاع داشته باشد، تا تداخلات دارو</w:t>
      </w:r>
      <w:r w:rsidRPr="00C33443">
        <w:rPr>
          <w:rFonts w:cs="B Nazanin" w:hint="cs"/>
          <w:sz w:val="28"/>
          <w:szCs w:val="28"/>
          <w:rtl/>
        </w:rPr>
        <w:t>یی</w:t>
      </w:r>
      <w:r w:rsidRPr="00C33443">
        <w:rPr>
          <w:rFonts w:cs="B Nazanin"/>
          <w:sz w:val="28"/>
          <w:szCs w:val="28"/>
          <w:rtl/>
        </w:rPr>
        <w:t xml:space="preserve"> را برا</w:t>
      </w:r>
      <w:r w:rsidRPr="00C33443">
        <w:rPr>
          <w:rFonts w:cs="B Nazanin" w:hint="cs"/>
          <w:sz w:val="28"/>
          <w:szCs w:val="28"/>
          <w:rtl/>
        </w:rPr>
        <w:t>ی</w:t>
      </w:r>
      <w:r w:rsidRPr="00C33443">
        <w:rPr>
          <w:rFonts w:cs="B Nazanin"/>
          <w:sz w:val="28"/>
          <w:szCs w:val="28"/>
          <w:rtl/>
        </w:rPr>
        <w:t xml:space="preserve"> تجو</w:t>
      </w:r>
      <w:r w:rsidRPr="00C33443">
        <w:rPr>
          <w:rFonts w:cs="B Nazanin" w:hint="cs"/>
          <w:sz w:val="28"/>
          <w:szCs w:val="28"/>
          <w:rtl/>
        </w:rPr>
        <w:t>ی</w:t>
      </w:r>
      <w:r w:rsidRPr="00C33443">
        <w:rPr>
          <w:rFonts w:cs="B Nazanin" w:hint="eastAsia"/>
          <w:sz w:val="28"/>
          <w:szCs w:val="28"/>
          <w:rtl/>
        </w:rPr>
        <w:t>ز</w:t>
      </w:r>
      <w:r w:rsidRPr="00C33443">
        <w:rPr>
          <w:rFonts w:cs="B Nazanin"/>
          <w:sz w:val="28"/>
          <w:szCs w:val="28"/>
          <w:rtl/>
        </w:rPr>
        <w:t xml:space="preserve"> دارو</w:t>
      </w:r>
      <w:r w:rsidRPr="00C33443">
        <w:rPr>
          <w:rFonts w:cs="B Nazanin" w:hint="cs"/>
          <w:sz w:val="28"/>
          <w:szCs w:val="28"/>
          <w:rtl/>
        </w:rPr>
        <w:t>ی</w:t>
      </w:r>
      <w:r w:rsidRPr="00C33443">
        <w:rPr>
          <w:rFonts w:cs="B Nazanin"/>
          <w:sz w:val="28"/>
          <w:szCs w:val="28"/>
          <w:rtl/>
        </w:rPr>
        <w:t xml:space="preserve"> مناسب درنظر بگ</w:t>
      </w:r>
      <w:r w:rsidRPr="00C33443">
        <w:rPr>
          <w:rFonts w:cs="B Nazanin" w:hint="cs"/>
          <w:sz w:val="28"/>
          <w:szCs w:val="28"/>
          <w:rtl/>
        </w:rPr>
        <w:t>ی</w:t>
      </w:r>
      <w:r w:rsidRPr="00C33443">
        <w:rPr>
          <w:rFonts w:cs="B Nazanin" w:hint="eastAsia"/>
          <w:sz w:val="28"/>
          <w:szCs w:val="28"/>
          <w:rtl/>
        </w:rPr>
        <w:t>رد</w:t>
      </w:r>
      <w:r w:rsidRPr="00C33443">
        <w:rPr>
          <w:rFonts w:cs="B Nazanin"/>
          <w:sz w:val="28"/>
          <w:szCs w:val="28"/>
          <w:rtl/>
        </w:rPr>
        <w:t>.</w:t>
      </w:r>
      <w:ins w:id="120" w:author="Fariba" w:date="2021-02-02T18:04:00Z">
        <w:r w:rsidR="00736737">
          <w:rPr>
            <w:rFonts w:cs="B Nazanin" w:hint="cs"/>
            <w:sz w:val="28"/>
            <w:szCs w:val="28"/>
            <w:rtl/>
          </w:rPr>
          <w:t xml:space="preserve"> </w:t>
        </w:r>
      </w:ins>
    </w:p>
    <w:p w14:paraId="3B9BAF9D" w14:textId="3898E01F" w:rsidR="00103152" w:rsidRPr="00C33443" w:rsidDel="00736737" w:rsidRDefault="00D025CB" w:rsidP="00736737">
      <w:pPr>
        <w:jc w:val="both"/>
        <w:rPr>
          <w:del w:id="121" w:author="Fariba" w:date="2021-02-02T18:04:00Z"/>
          <w:rFonts w:cs="B Nazanin"/>
          <w:sz w:val="28"/>
          <w:szCs w:val="28"/>
          <w:rtl/>
        </w:rPr>
        <w:pPrChange w:id="122" w:author="Fariba" w:date="2021-02-02T18:04:00Z">
          <w:pPr>
            <w:jc w:val="both"/>
          </w:pPr>
        </w:pPrChange>
      </w:pPr>
      <w:r w:rsidRPr="00C33443">
        <w:rPr>
          <w:rFonts w:cs="B Nazanin" w:hint="cs"/>
          <w:sz w:val="28"/>
          <w:szCs w:val="28"/>
          <w:rtl/>
        </w:rPr>
        <w:t>دارو های جدید ضد صرع هرچند که توانسته اند حملات صرع را تا حد زیادی کنترل کنند، ولی عوارض این دارو ها خود از مشکلات جدی است و گاهی باعث تشدید حملات هم می شوند. دارو های ضد صرع هنوز موفق به درمان صرع به طور کلی نشده اند.</w:t>
      </w:r>
      <w:ins w:id="123" w:author="Fariba" w:date="2021-02-02T18:04:00Z">
        <w:r w:rsidR="00736737">
          <w:rPr>
            <w:rFonts w:cs="B Nazanin" w:hint="cs"/>
            <w:sz w:val="28"/>
            <w:szCs w:val="28"/>
            <w:rtl/>
          </w:rPr>
          <w:t xml:space="preserve"> </w:t>
        </w:r>
      </w:ins>
    </w:p>
    <w:p w14:paraId="5EACEF14" w14:textId="77777777" w:rsidR="00103152" w:rsidRPr="00C33443" w:rsidRDefault="00C74F2D" w:rsidP="006F41D4">
      <w:pPr>
        <w:jc w:val="both"/>
        <w:rPr>
          <w:rFonts w:cs="B Nazanin"/>
          <w:sz w:val="28"/>
          <w:szCs w:val="28"/>
        </w:rPr>
      </w:pPr>
      <w:r w:rsidRPr="00C33443">
        <w:rPr>
          <w:rFonts w:cs="B Nazanin"/>
          <w:sz w:val="28"/>
          <w:szCs w:val="28"/>
          <w:rtl/>
        </w:rPr>
        <w:t>معمولا</w:t>
      </w:r>
      <w:r w:rsidR="00D33A08" w:rsidRPr="00C33443">
        <w:rPr>
          <w:rFonts w:cs="B Nazanin" w:hint="cs"/>
          <w:sz w:val="28"/>
          <w:szCs w:val="28"/>
          <w:rtl/>
        </w:rPr>
        <w:t>ً</w:t>
      </w:r>
      <w:r w:rsidRPr="00C33443">
        <w:rPr>
          <w:rFonts w:cs="B Nazanin"/>
          <w:sz w:val="28"/>
          <w:szCs w:val="28"/>
          <w:rtl/>
        </w:rPr>
        <w:t xml:space="preserve"> درمان با داروها شروع م</w:t>
      </w:r>
      <w:r w:rsidRPr="00C33443">
        <w:rPr>
          <w:rFonts w:cs="B Nazanin" w:hint="cs"/>
          <w:sz w:val="28"/>
          <w:szCs w:val="28"/>
          <w:rtl/>
        </w:rPr>
        <w:t>ی‌</w:t>
      </w:r>
      <w:r w:rsidRPr="00C33443">
        <w:rPr>
          <w:rFonts w:cs="B Nazanin" w:hint="eastAsia"/>
          <w:sz w:val="28"/>
          <w:szCs w:val="28"/>
          <w:rtl/>
        </w:rPr>
        <w:t>شود،</w:t>
      </w:r>
      <w:r w:rsidRPr="00C33443">
        <w:rPr>
          <w:rFonts w:cs="B Nazanin"/>
          <w:sz w:val="28"/>
          <w:szCs w:val="28"/>
          <w:rtl/>
        </w:rPr>
        <w:t xml:space="preserve"> اگر دارو</w:t>
      </w:r>
      <w:r w:rsidR="00D33A08" w:rsidRPr="00C33443">
        <w:rPr>
          <w:rFonts w:cs="B Nazanin" w:hint="cs"/>
          <w:sz w:val="28"/>
          <w:szCs w:val="28"/>
          <w:rtl/>
        </w:rPr>
        <w:t xml:space="preserve"> </w:t>
      </w:r>
      <w:r w:rsidRPr="00C33443">
        <w:rPr>
          <w:rFonts w:cs="B Nazanin"/>
          <w:sz w:val="28"/>
          <w:szCs w:val="28"/>
          <w:rtl/>
        </w:rPr>
        <w:t>درمان</w:t>
      </w:r>
      <w:r w:rsidRPr="00C33443">
        <w:rPr>
          <w:rFonts w:cs="B Nazanin" w:hint="cs"/>
          <w:sz w:val="28"/>
          <w:szCs w:val="28"/>
          <w:rtl/>
        </w:rPr>
        <w:t>ی</w:t>
      </w:r>
      <w:r w:rsidRPr="00C33443">
        <w:rPr>
          <w:rFonts w:cs="B Nazanin"/>
          <w:sz w:val="28"/>
          <w:szCs w:val="28"/>
          <w:rtl/>
        </w:rPr>
        <w:t xml:space="preserve"> موثر نبود، درمان‌ها</w:t>
      </w:r>
      <w:r w:rsidRPr="00C33443">
        <w:rPr>
          <w:rFonts w:cs="B Nazanin" w:hint="cs"/>
          <w:sz w:val="28"/>
          <w:szCs w:val="28"/>
          <w:rtl/>
        </w:rPr>
        <w:t>ی</w:t>
      </w:r>
      <w:r w:rsidRPr="00C33443">
        <w:rPr>
          <w:rFonts w:cs="B Nazanin"/>
          <w:sz w:val="28"/>
          <w:szCs w:val="28"/>
          <w:rtl/>
        </w:rPr>
        <w:t xml:space="preserve"> د</w:t>
      </w:r>
      <w:r w:rsidRPr="00C33443">
        <w:rPr>
          <w:rFonts w:cs="B Nazanin" w:hint="cs"/>
          <w:sz w:val="28"/>
          <w:szCs w:val="28"/>
          <w:rtl/>
        </w:rPr>
        <w:t>ی</w:t>
      </w:r>
      <w:r w:rsidRPr="00C33443">
        <w:rPr>
          <w:rFonts w:cs="B Nazanin" w:hint="eastAsia"/>
          <w:sz w:val="28"/>
          <w:szCs w:val="28"/>
          <w:rtl/>
        </w:rPr>
        <w:t>گر</w:t>
      </w:r>
      <w:r w:rsidRPr="00C33443">
        <w:rPr>
          <w:rFonts w:cs="B Nazanin" w:hint="cs"/>
          <w:sz w:val="28"/>
          <w:szCs w:val="28"/>
          <w:rtl/>
        </w:rPr>
        <w:t>ی</w:t>
      </w:r>
      <w:r w:rsidRPr="00C33443">
        <w:rPr>
          <w:rFonts w:cs="B Nazanin"/>
          <w:sz w:val="28"/>
          <w:szCs w:val="28"/>
          <w:rtl/>
        </w:rPr>
        <w:t xml:space="preserve"> نظ</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جراح</w:t>
      </w:r>
      <w:r w:rsidRPr="00C33443">
        <w:rPr>
          <w:rFonts w:cs="B Nazanin" w:hint="cs"/>
          <w:sz w:val="28"/>
          <w:szCs w:val="28"/>
          <w:rtl/>
        </w:rPr>
        <w:t>ی</w:t>
      </w:r>
      <w:r w:rsidRPr="00C33443">
        <w:rPr>
          <w:rFonts w:cs="B Nazanin"/>
          <w:sz w:val="28"/>
          <w:szCs w:val="28"/>
          <w:rtl/>
        </w:rPr>
        <w:t xml:space="preserve"> پ</w:t>
      </w:r>
      <w:r w:rsidRPr="00C33443">
        <w:rPr>
          <w:rFonts w:cs="B Nazanin" w:hint="cs"/>
          <w:sz w:val="28"/>
          <w:szCs w:val="28"/>
          <w:rtl/>
        </w:rPr>
        <w:t>ی</w:t>
      </w:r>
      <w:r w:rsidRPr="00C33443">
        <w:rPr>
          <w:rFonts w:cs="B Nazanin" w:hint="eastAsia"/>
          <w:sz w:val="28"/>
          <w:szCs w:val="28"/>
          <w:rtl/>
        </w:rPr>
        <w:t>شنهاد</w:t>
      </w:r>
      <w:r w:rsidRPr="00C33443">
        <w:rPr>
          <w:rFonts w:cs="B Nazanin"/>
          <w:sz w:val="28"/>
          <w:szCs w:val="28"/>
          <w:rtl/>
        </w:rPr>
        <w:t xml:space="preserve"> م</w:t>
      </w:r>
      <w:r w:rsidRPr="00C33443">
        <w:rPr>
          <w:rFonts w:cs="B Nazanin" w:hint="cs"/>
          <w:sz w:val="28"/>
          <w:szCs w:val="28"/>
          <w:rtl/>
        </w:rPr>
        <w:t>ی‌</w:t>
      </w:r>
      <w:r w:rsidRPr="00C33443">
        <w:rPr>
          <w:rFonts w:cs="B Nazanin" w:hint="eastAsia"/>
          <w:sz w:val="28"/>
          <w:szCs w:val="28"/>
          <w:rtl/>
        </w:rPr>
        <w:t>شوند</w:t>
      </w:r>
      <w:r w:rsidR="00250652" w:rsidRPr="00C33443">
        <w:rPr>
          <w:rFonts w:cs="B Nazanin" w:hint="cs"/>
          <w:sz w:val="28"/>
          <w:szCs w:val="28"/>
          <w:rtl/>
        </w:rPr>
        <w:t xml:space="preserve"> که روشی تهاجمی است </w:t>
      </w:r>
      <w:r w:rsidR="00F735F3">
        <w:rPr>
          <w:rFonts w:cs="B Nazanin"/>
          <w:sz w:val="28"/>
          <w:szCs w:val="28"/>
        </w:rPr>
        <w:t>[2]</w:t>
      </w:r>
      <w:r w:rsidR="00250652" w:rsidRPr="00C33443">
        <w:rPr>
          <w:rFonts w:cs="B Nazanin" w:hint="cs"/>
          <w:sz w:val="28"/>
          <w:szCs w:val="28"/>
          <w:rtl/>
        </w:rPr>
        <w:t>.</w:t>
      </w:r>
    </w:p>
    <w:p w14:paraId="2B5CB253" w14:textId="260E3CBE" w:rsidR="00742D77" w:rsidRPr="00C33443" w:rsidRDefault="00250652" w:rsidP="00F735F3">
      <w:pPr>
        <w:jc w:val="both"/>
        <w:rPr>
          <w:rFonts w:cs="B Nazanin"/>
          <w:sz w:val="28"/>
          <w:szCs w:val="28"/>
        </w:rPr>
      </w:pPr>
      <w:commentRangeStart w:id="124"/>
      <w:r w:rsidRPr="00C33443">
        <w:rPr>
          <w:rFonts w:cs="B Nazanin"/>
          <w:sz w:val="28"/>
          <w:szCs w:val="28"/>
          <w:rtl/>
        </w:rPr>
        <w:t>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غ</w:t>
      </w:r>
      <w:r w:rsidRPr="00C33443">
        <w:rPr>
          <w:rFonts w:cs="B Nazanin" w:hint="cs"/>
          <w:sz w:val="28"/>
          <w:szCs w:val="28"/>
          <w:rtl/>
        </w:rPr>
        <w:t>ی</w:t>
      </w:r>
      <w:r w:rsidRPr="00C33443">
        <w:rPr>
          <w:rFonts w:cs="B Nazanin" w:hint="eastAsia"/>
          <w:sz w:val="28"/>
          <w:szCs w:val="28"/>
          <w:rtl/>
        </w:rPr>
        <w:t>رتهاجم</w:t>
      </w:r>
      <w:r w:rsidRPr="00C33443">
        <w:rPr>
          <w:rFonts w:cs="B Nazanin" w:hint="cs"/>
          <w:sz w:val="28"/>
          <w:szCs w:val="28"/>
          <w:rtl/>
        </w:rPr>
        <w:t>ی</w:t>
      </w:r>
      <w:r w:rsidRPr="00C33443">
        <w:rPr>
          <w:rFonts w:cs="B Nazanin"/>
          <w:sz w:val="28"/>
          <w:szCs w:val="28"/>
          <w:rtl/>
        </w:rPr>
        <w:t xml:space="preserve"> مغز </w:t>
      </w:r>
      <w:commentRangeEnd w:id="124"/>
      <w:r w:rsidR="00736737">
        <w:rPr>
          <w:rStyle w:val="CommentReference"/>
          <w:rtl/>
        </w:rPr>
        <w:commentReference w:id="124"/>
      </w:r>
      <w:r w:rsidRPr="00C33443">
        <w:rPr>
          <w:rFonts w:cs="B Nazanin"/>
          <w:sz w:val="28"/>
          <w:szCs w:val="28"/>
          <w:rtl/>
        </w:rPr>
        <w:t xml:space="preserve">، که به اصطلاح </w:t>
      </w:r>
      <w:r w:rsidR="00D33A08" w:rsidRPr="00C33443">
        <w:rPr>
          <w:rFonts w:cs="B Nazanin"/>
          <w:sz w:val="28"/>
          <w:szCs w:val="28"/>
          <w:rtl/>
        </w:rPr>
        <w:t>نورومدولاس</w:t>
      </w:r>
      <w:r w:rsidR="00D33A08" w:rsidRPr="00C33443">
        <w:rPr>
          <w:rFonts w:cs="B Nazanin" w:hint="cs"/>
          <w:sz w:val="28"/>
          <w:szCs w:val="28"/>
          <w:rtl/>
        </w:rPr>
        <w:t>ی</w:t>
      </w:r>
      <w:r w:rsidR="00D33A08" w:rsidRPr="00C33443">
        <w:rPr>
          <w:rFonts w:cs="B Nazanin" w:hint="eastAsia"/>
          <w:sz w:val="28"/>
          <w:szCs w:val="28"/>
          <w:rtl/>
        </w:rPr>
        <w:t>ون</w:t>
      </w:r>
      <w:r w:rsidRPr="00C33443">
        <w:rPr>
          <w:rFonts w:cs="B Nazanin"/>
          <w:sz w:val="28"/>
          <w:szCs w:val="28"/>
          <w:rtl/>
        </w:rPr>
        <w:t xml:space="preserve"> نام</w:t>
      </w:r>
      <w:r w:rsidRPr="00C33443">
        <w:rPr>
          <w:rFonts w:cs="B Nazanin" w:hint="cs"/>
          <w:sz w:val="28"/>
          <w:szCs w:val="28"/>
          <w:rtl/>
        </w:rPr>
        <w:t>ی</w:t>
      </w:r>
      <w:r w:rsidRPr="00C33443">
        <w:rPr>
          <w:rFonts w:cs="B Nazanin" w:hint="eastAsia"/>
          <w:sz w:val="28"/>
          <w:szCs w:val="28"/>
          <w:rtl/>
        </w:rPr>
        <w:t>ده</w:t>
      </w:r>
      <w:r w:rsidRPr="00C33443">
        <w:rPr>
          <w:rFonts w:cs="B Nazanin"/>
          <w:sz w:val="28"/>
          <w:szCs w:val="28"/>
          <w:rtl/>
        </w:rPr>
        <w:t xml:space="preserve"> م</w:t>
      </w:r>
      <w:r w:rsidRPr="00C33443">
        <w:rPr>
          <w:rFonts w:cs="B Nazanin" w:hint="cs"/>
          <w:sz w:val="28"/>
          <w:szCs w:val="28"/>
          <w:rtl/>
        </w:rPr>
        <w:t>ی</w:t>
      </w:r>
      <w:r w:rsidRPr="00C33443">
        <w:rPr>
          <w:rFonts w:cs="B Nazanin"/>
          <w:sz w:val="28"/>
          <w:szCs w:val="28"/>
          <w:rtl/>
        </w:rPr>
        <w:t xml:space="preserve"> شود ، </w:t>
      </w:r>
      <w:r w:rsidRPr="00C33443">
        <w:rPr>
          <w:rFonts w:cs="B Nazanin" w:hint="cs"/>
          <w:sz w:val="28"/>
          <w:szCs w:val="28"/>
          <w:rtl/>
        </w:rPr>
        <w:t>می تواند</w:t>
      </w:r>
      <w:r w:rsidRPr="00C33443">
        <w:rPr>
          <w:rFonts w:cs="B Nazanin"/>
          <w:sz w:val="28"/>
          <w:szCs w:val="28"/>
          <w:rtl/>
        </w:rPr>
        <w:t xml:space="preserve"> گز</w:t>
      </w:r>
      <w:r w:rsidRPr="00C33443">
        <w:rPr>
          <w:rFonts w:cs="B Nazanin" w:hint="cs"/>
          <w:sz w:val="28"/>
          <w:szCs w:val="28"/>
          <w:rtl/>
        </w:rPr>
        <w:t>ی</w:t>
      </w:r>
      <w:r w:rsidRPr="00C33443">
        <w:rPr>
          <w:rFonts w:cs="B Nazanin" w:hint="eastAsia"/>
          <w:sz w:val="28"/>
          <w:szCs w:val="28"/>
          <w:rtl/>
        </w:rPr>
        <w:t>نه</w:t>
      </w:r>
      <w:r w:rsidRPr="00C33443">
        <w:rPr>
          <w:rFonts w:cs="B Nazanin"/>
          <w:sz w:val="28"/>
          <w:szCs w:val="28"/>
          <w:rtl/>
        </w:rPr>
        <w:t xml:space="preserve"> د</w:t>
      </w:r>
      <w:r w:rsidRPr="00C33443">
        <w:rPr>
          <w:rFonts w:cs="B Nazanin" w:hint="cs"/>
          <w:sz w:val="28"/>
          <w:szCs w:val="28"/>
          <w:rtl/>
        </w:rPr>
        <w:t>ی</w:t>
      </w:r>
      <w:r w:rsidRPr="00C33443">
        <w:rPr>
          <w:rFonts w:cs="B Nazanin" w:hint="eastAsia"/>
          <w:sz w:val="28"/>
          <w:szCs w:val="28"/>
          <w:rtl/>
        </w:rPr>
        <w:t>گر</w:t>
      </w:r>
      <w:r w:rsidRPr="00C33443">
        <w:rPr>
          <w:rFonts w:cs="B Nazanin" w:hint="cs"/>
          <w:sz w:val="28"/>
          <w:szCs w:val="28"/>
          <w:rtl/>
        </w:rPr>
        <w:t>ی</w:t>
      </w:r>
      <w:r w:rsidRPr="00C33443">
        <w:rPr>
          <w:rFonts w:cs="B Nazanin"/>
          <w:sz w:val="28"/>
          <w:szCs w:val="28"/>
          <w:rtl/>
        </w:rPr>
        <w:t xml:space="preserve"> باشد.</w:t>
      </w:r>
      <w:r w:rsidR="00742D77" w:rsidRPr="00C33443">
        <w:rPr>
          <w:rFonts w:cs="B Nazanin" w:hint="cs"/>
          <w:sz w:val="28"/>
          <w:szCs w:val="28"/>
          <w:rtl/>
        </w:rPr>
        <w:t xml:space="preserve"> </w:t>
      </w:r>
      <w:r w:rsidR="00C81936" w:rsidRPr="00C33443">
        <w:rPr>
          <w:rFonts w:cs="B Nazanin" w:hint="cs"/>
          <w:sz w:val="28"/>
          <w:szCs w:val="28"/>
          <w:rtl/>
        </w:rPr>
        <w:t>ی</w:t>
      </w:r>
      <w:r w:rsidR="00C81936" w:rsidRPr="00C33443">
        <w:rPr>
          <w:rFonts w:cs="B Nazanin" w:hint="eastAsia"/>
          <w:sz w:val="28"/>
          <w:szCs w:val="28"/>
          <w:rtl/>
        </w:rPr>
        <w:t>ک</w:t>
      </w:r>
      <w:r w:rsidR="00C81936" w:rsidRPr="00C33443">
        <w:rPr>
          <w:rFonts w:cs="B Nazanin" w:hint="cs"/>
          <w:sz w:val="28"/>
          <w:szCs w:val="28"/>
          <w:rtl/>
        </w:rPr>
        <w:t>ی</w:t>
      </w:r>
      <w:r w:rsidR="00C81936" w:rsidRPr="00C33443">
        <w:rPr>
          <w:rFonts w:cs="B Nazanin"/>
          <w:sz w:val="28"/>
          <w:szCs w:val="28"/>
          <w:rtl/>
        </w:rPr>
        <w:t xml:space="preserve"> از روش‌ها</w:t>
      </w:r>
      <w:r w:rsidR="00C81936" w:rsidRPr="00C33443">
        <w:rPr>
          <w:rFonts w:cs="B Nazanin" w:hint="cs"/>
          <w:sz w:val="28"/>
          <w:szCs w:val="28"/>
          <w:rtl/>
        </w:rPr>
        <w:t>ی</w:t>
      </w:r>
      <w:r w:rsidR="00C81936" w:rsidRPr="00C33443">
        <w:rPr>
          <w:rFonts w:cs="B Nazanin"/>
          <w:sz w:val="28"/>
          <w:szCs w:val="28"/>
          <w:rtl/>
        </w:rPr>
        <w:t xml:space="preserve"> تحر</w:t>
      </w:r>
      <w:r w:rsidR="00C81936" w:rsidRPr="00C33443">
        <w:rPr>
          <w:rFonts w:cs="B Nazanin" w:hint="cs"/>
          <w:sz w:val="28"/>
          <w:szCs w:val="28"/>
          <w:rtl/>
        </w:rPr>
        <w:t>ی</w:t>
      </w:r>
      <w:r w:rsidR="00C81936" w:rsidRPr="00C33443">
        <w:rPr>
          <w:rFonts w:cs="B Nazanin" w:hint="eastAsia"/>
          <w:sz w:val="28"/>
          <w:szCs w:val="28"/>
          <w:rtl/>
        </w:rPr>
        <w:t>ک</w:t>
      </w:r>
      <w:r w:rsidR="00C81936" w:rsidRPr="00C33443">
        <w:rPr>
          <w:rFonts w:cs="B Nazanin"/>
          <w:sz w:val="28"/>
          <w:szCs w:val="28"/>
          <w:rtl/>
        </w:rPr>
        <w:t xml:space="preserve"> مغز </w:t>
      </w:r>
      <w:r w:rsidR="00C606C7">
        <w:rPr>
          <w:rFonts w:cs="B Nazanin"/>
          <w:sz w:val="28"/>
          <w:szCs w:val="28"/>
        </w:rPr>
        <w:t xml:space="preserve"> </w:t>
      </w:r>
      <w:r w:rsidR="00C81936" w:rsidRPr="00C33443">
        <w:rPr>
          <w:rFonts w:cs="B Nazanin"/>
          <w:sz w:val="28"/>
          <w:szCs w:val="28"/>
        </w:rPr>
        <w:t>tDCS</w:t>
      </w:r>
      <w:r w:rsidR="00C81936" w:rsidRPr="00C33443">
        <w:rPr>
          <w:rFonts w:cs="B Nazanin" w:hint="cs"/>
          <w:sz w:val="28"/>
          <w:szCs w:val="28"/>
          <w:rtl/>
        </w:rPr>
        <w:t>ی</w:t>
      </w:r>
      <w:r w:rsidR="00C81936" w:rsidRPr="00C33443">
        <w:rPr>
          <w:rFonts w:cs="B Nazanin" w:hint="eastAsia"/>
          <w:sz w:val="28"/>
          <w:szCs w:val="28"/>
          <w:rtl/>
        </w:rPr>
        <w:t>ا</w:t>
      </w:r>
      <w:r w:rsidR="00C81936" w:rsidRPr="00C33443">
        <w:rPr>
          <w:rFonts w:cs="B Nazanin"/>
          <w:sz w:val="28"/>
          <w:szCs w:val="28"/>
          <w:rtl/>
        </w:rPr>
        <w:t xml:space="preserve"> تحر</w:t>
      </w:r>
      <w:r w:rsidR="00C81936" w:rsidRPr="00C33443">
        <w:rPr>
          <w:rFonts w:cs="B Nazanin" w:hint="cs"/>
          <w:sz w:val="28"/>
          <w:szCs w:val="28"/>
          <w:rtl/>
        </w:rPr>
        <w:t>ی</w:t>
      </w:r>
      <w:r w:rsidR="00C81936" w:rsidRPr="00C33443">
        <w:rPr>
          <w:rFonts w:cs="B Nazanin" w:hint="eastAsia"/>
          <w:sz w:val="28"/>
          <w:szCs w:val="28"/>
          <w:rtl/>
        </w:rPr>
        <w:t>ک</w:t>
      </w:r>
      <w:r w:rsidR="00C81936" w:rsidRPr="00C33443">
        <w:rPr>
          <w:rFonts w:cs="B Nazanin"/>
          <w:sz w:val="28"/>
          <w:szCs w:val="28"/>
          <w:rtl/>
        </w:rPr>
        <w:t xml:space="preserve"> الکتر</w:t>
      </w:r>
      <w:r w:rsidR="00C81936" w:rsidRPr="00C33443">
        <w:rPr>
          <w:rFonts w:cs="B Nazanin" w:hint="cs"/>
          <w:sz w:val="28"/>
          <w:szCs w:val="28"/>
          <w:rtl/>
        </w:rPr>
        <w:t>ی</w:t>
      </w:r>
      <w:r w:rsidR="00C81936" w:rsidRPr="00C33443">
        <w:rPr>
          <w:rFonts w:cs="B Nazanin" w:hint="eastAsia"/>
          <w:sz w:val="28"/>
          <w:szCs w:val="28"/>
          <w:rtl/>
        </w:rPr>
        <w:t>ک</w:t>
      </w:r>
      <w:r w:rsidR="00C81936" w:rsidRPr="00C33443">
        <w:rPr>
          <w:rFonts w:cs="B Nazanin" w:hint="cs"/>
          <w:sz w:val="28"/>
          <w:szCs w:val="28"/>
          <w:rtl/>
        </w:rPr>
        <w:t>ی</w:t>
      </w:r>
      <w:r w:rsidR="00C81936" w:rsidRPr="00C33443">
        <w:rPr>
          <w:rFonts w:cs="B Nazanin"/>
          <w:sz w:val="28"/>
          <w:szCs w:val="28"/>
          <w:rtl/>
        </w:rPr>
        <w:t xml:space="preserve"> از رو</w:t>
      </w:r>
      <w:r w:rsidR="00C81936" w:rsidRPr="00C33443">
        <w:rPr>
          <w:rFonts w:cs="B Nazanin" w:hint="cs"/>
          <w:sz w:val="28"/>
          <w:szCs w:val="28"/>
          <w:rtl/>
        </w:rPr>
        <w:t>ی</w:t>
      </w:r>
      <w:r w:rsidR="00C81936" w:rsidRPr="00C33443">
        <w:rPr>
          <w:rFonts w:cs="B Nazanin"/>
          <w:sz w:val="28"/>
          <w:szCs w:val="28"/>
          <w:rtl/>
        </w:rPr>
        <w:t xml:space="preserve"> جمجمه است. در ا</w:t>
      </w:r>
      <w:r w:rsidR="00C81936" w:rsidRPr="00C33443">
        <w:rPr>
          <w:rFonts w:cs="B Nazanin" w:hint="cs"/>
          <w:sz w:val="28"/>
          <w:szCs w:val="28"/>
          <w:rtl/>
        </w:rPr>
        <w:t>ی</w:t>
      </w:r>
      <w:r w:rsidR="00C81936" w:rsidRPr="00C33443">
        <w:rPr>
          <w:rFonts w:cs="B Nazanin" w:hint="eastAsia"/>
          <w:sz w:val="28"/>
          <w:szCs w:val="28"/>
          <w:rtl/>
        </w:rPr>
        <w:t>ن</w:t>
      </w:r>
      <w:r w:rsidR="00C81936" w:rsidRPr="00C33443">
        <w:rPr>
          <w:rFonts w:cs="B Nazanin"/>
          <w:sz w:val="28"/>
          <w:szCs w:val="28"/>
          <w:rtl/>
        </w:rPr>
        <w:t xml:space="preserve"> روش با استفاده از </w:t>
      </w:r>
      <w:r w:rsidR="00C81936" w:rsidRPr="00C33443">
        <w:rPr>
          <w:rFonts w:cs="B Nazanin" w:hint="cs"/>
          <w:sz w:val="28"/>
          <w:szCs w:val="28"/>
          <w:rtl/>
        </w:rPr>
        <w:t>ی</w:t>
      </w:r>
      <w:r w:rsidR="00C81936" w:rsidRPr="00C33443">
        <w:rPr>
          <w:rFonts w:cs="B Nazanin" w:hint="eastAsia"/>
          <w:sz w:val="28"/>
          <w:szCs w:val="28"/>
          <w:rtl/>
        </w:rPr>
        <w:t>ک</w:t>
      </w:r>
      <w:r w:rsidR="00C81936" w:rsidRPr="00C33443">
        <w:rPr>
          <w:rFonts w:cs="B Nazanin"/>
          <w:sz w:val="28"/>
          <w:szCs w:val="28"/>
          <w:rtl/>
        </w:rPr>
        <w:t xml:space="preserve"> جر</w:t>
      </w:r>
      <w:r w:rsidR="00C81936" w:rsidRPr="00C33443">
        <w:rPr>
          <w:rFonts w:cs="B Nazanin" w:hint="cs"/>
          <w:sz w:val="28"/>
          <w:szCs w:val="28"/>
          <w:rtl/>
        </w:rPr>
        <w:t>ی</w:t>
      </w:r>
      <w:r w:rsidR="00C81936" w:rsidRPr="00C33443">
        <w:rPr>
          <w:rFonts w:cs="B Nazanin" w:hint="eastAsia"/>
          <w:sz w:val="28"/>
          <w:szCs w:val="28"/>
          <w:rtl/>
        </w:rPr>
        <w:t>ان</w:t>
      </w:r>
      <w:r w:rsidR="00C81936" w:rsidRPr="00C33443">
        <w:rPr>
          <w:rFonts w:cs="B Nazanin"/>
          <w:sz w:val="28"/>
          <w:szCs w:val="28"/>
          <w:rtl/>
        </w:rPr>
        <w:t xml:space="preserve"> الکتر</w:t>
      </w:r>
      <w:r w:rsidR="00C81936" w:rsidRPr="00C33443">
        <w:rPr>
          <w:rFonts w:cs="B Nazanin" w:hint="cs"/>
          <w:sz w:val="28"/>
          <w:szCs w:val="28"/>
          <w:rtl/>
        </w:rPr>
        <w:t>ی</w:t>
      </w:r>
      <w:r w:rsidR="00C81936" w:rsidRPr="00C33443">
        <w:rPr>
          <w:rFonts w:cs="B Nazanin" w:hint="eastAsia"/>
          <w:sz w:val="28"/>
          <w:szCs w:val="28"/>
          <w:rtl/>
        </w:rPr>
        <w:t>ک</w:t>
      </w:r>
      <w:r w:rsidR="00C81936" w:rsidRPr="00C33443">
        <w:rPr>
          <w:rFonts w:cs="B Nazanin" w:hint="cs"/>
          <w:sz w:val="28"/>
          <w:szCs w:val="28"/>
          <w:rtl/>
        </w:rPr>
        <w:t>ی</w:t>
      </w:r>
      <w:r w:rsidR="00C81936" w:rsidRPr="00C33443">
        <w:rPr>
          <w:rFonts w:cs="B Nazanin"/>
          <w:sz w:val="28"/>
          <w:szCs w:val="28"/>
          <w:rtl/>
        </w:rPr>
        <w:t xml:space="preserve"> </w:t>
      </w:r>
      <w:ins w:id="125" w:author="Fariba" w:date="2021-02-02T18:05:00Z">
        <w:r w:rsidR="00736737">
          <w:rPr>
            <w:rFonts w:cs="B Nazanin" w:hint="cs"/>
            <w:sz w:val="28"/>
            <w:szCs w:val="28"/>
            <w:rtl/>
          </w:rPr>
          <w:t xml:space="preserve">مستقیم </w:t>
        </w:r>
      </w:ins>
      <w:r w:rsidR="00C81936" w:rsidRPr="00C33443">
        <w:rPr>
          <w:rFonts w:cs="B Nazanin"/>
          <w:sz w:val="28"/>
          <w:szCs w:val="28"/>
          <w:rtl/>
        </w:rPr>
        <w:t>ضع</w:t>
      </w:r>
      <w:r w:rsidR="00C81936" w:rsidRPr="00C33443">
        <w:rPr>
          <w:rFonts w:cs="B Nazanin" w:hint="cs"/>
          <w:sz w:val="28"/>
          <w:szCs w:val="28"/>
          <w:rtl/>
        </w:rPr>
        <w:t>ی</w:t>
      </w:r>
      <w:r w:rsidR="00C81936" w:rsidRPr="00C33443">
        <w:rPr>
          <w:rFonts w:cs="B Nazanin" w:hint="eastAsia"/>
          <w:sz w:val="28"/>
          <w:szCs w:val="28"/>
          <w:rtl/>
        </w:rPr>
        <w:t>ف</w:t>
      </w:r>
      <w:r w:rsidR="00C81936" w:rsidRPr="00C33443">
        <w:rPr>
          <w:rFonts w:cs="B Nazanin"/>
          <w:sz w:val="28"/>
          <w:szCs w:val="28"/>
          <w:rtl/>
        </w:rPr>
        <w:t xml:space="preserve"> (حداکثر تا 2 م</w:t>
      </w:r>
      <w:r w:rsidR="00C81936" w:rsidRPr="00C33443">
        <w:rPr>
          <w:rFonts w:cs="B Nazanin" w:hint="cs"/>
          <w:sz w:val="28"/>
          <w:szCs w:val="28"/>
          <w:rtl/>
        </w:rPr>
        <w:t>ی</w:t>
      </w:r>
      <w:r w:rsidR="00C81936" w:rsidRPr="00C33443">
        <w:rPr>
          <w:rFonts w:cs="B Nazanin" w:hint="eastAsia"/>
          <w:sz w:val="28"/>
          <w:szCs w:val="28"/>
          <w:rtl/>
        </w:rPr>
        <w:t>ل</w:t>
      </w:r>
      <w:r w:rsidR="00C81936" w:rsidRPr="00C33443">
        <w:rPr>
          <w:rFonts w:cs="B Nazanin" w:hint="cs"/>
          <w:sz w:val="28"/>
          <w:szCs w:val="28"/>
          <w:rtl/>
        </w:rPr>
        <w:t>ی</w:t>
      </w:r>
      <w:r w:rsidR="00C81936" w:rsidRPr="00C33443">
        <w:rPr>
          <w:rFonts w:cs="B Nazanin"/>
          <w:sz w:val="28"/>
          <w:szCs w:val="28"/>
          <w:rtl/>
        </w:rPr>
        <w:t xml:space="preserve"> آمپر) نواح</w:t>
      </w:r>
      <w:r w:rsidR="00C81936" w:rsidRPr="00C33443">
        <w:rPr>
          <w:rFonts w:cs="B Nazanin" w:hint="cs"/>
          <w:sz w:val="28"/>
          <w:szCs w:val="28"/>
          <w:rtl/>
        </w:rPr>
        <w:t>ی</w:t>
      </w:r>
      <w:r w:rsidR="00C81936" w:rsidRPr="00C33443">
        <w:rPr>
          <w:rFonts w:cs="B Nazanin"/>
          <w:sz w:val="28"/>
          <w:szCs w:val="28"/>
          <w:rtl/>
        </w:rPr>
        <w:t xml:space="preserve"> خاص</w:t>
      </w:r>
      <w:r w:rsidR="00C81936" w:rsidRPr="00C33443">
        <w:rPr>
          <w:rFonts w:cs="B Nazanin" w:hint="cs"/>
          <w:sz w:val="28"/>
          <w:szCs w:val="28"/>
          <w:rtl/>
        </w:rPr>
        <w:t>ی</w:t>
      </w:r>
      <w:r w:rsidR="00C81936" w:rsidRPr="00C33443">
        <w:rPr>
          <w:rFonts w:cs="B Nazanin"/>
          <w:sz w:val="28"/>
          <w:szCs w:val="28"/>
          <w:rtl/>
        </w:rPr>
        <w:t xml:space="preserve"> از مغز را تحر</w:t>
      </w:r>
      <w:r w:rsidR="00C81936" w:rsidRPr="00C33443">
        <w:rPr>
          <w:rFonts w:cs="B Nazanin" w:hint="cs"/>
          <w:sz w:val="28"/>
          <w:szCs w:val="28"/>
          <w:rtl/>
        </w:rPr>
        <w:t>ی</w:t>
      </w:r>
      <w:r w:rsidR="00C81936" w:rsidRPr="00C33443">
        <w:rPr>
          <w:rFonts w:cs="B Nazanin" w:hint="eastAsia"/>
          <w:sz w:val="28"/>
          <w:szCs w:val="28"/>
          <w:rtl/>
        </w:rPr>
        <w:t>ک</w:t>
      </w:r>
      <w:r w:rsidR="00C81936" w:rsidRPr="00C33443">
        <w:rPr>
          <w:rFonts w:cs="B Nazanin"/>
          <w:sz w:val="28"/>
          <w:szCs w:val="28"/>
          <w:rtl/>
        </w:rPr>
        <w:t xml:space="preserve"> م</w:t>
      </w:r>
      <w:r w:rsidR="00C81936" w:rsidRPr="00C33443">
        <w:rPr>
          <w:rFonts w:cs="B Nazanin" w:hint="cs"/>
          <w:sz w:val="28"/>
          <w:szCs w:val="28"/>
          <w:rtl/>
        </w:rPr>
        <w:t>ی</w:t>
      </w:r>
      <w:r w:rsidR="00C81936" w:rsidRPr="00C33443">
        <w:rPr>
          <w:rFonts w:cs="B Nazanin"/>
          <w:sz w:val="28"/>
          <w:szCs w:val="28"/>
          <w:rtl/>
        </w:rPr>
        <w:t xml:space="preserve"> کنند که </w:t>
      </w:r>
      <w:r w:rsidR="00CF200B" w:rsidRPr="00C33443">
        <w:rPr>
          <w:rFonts w:cs="B Nazanin" w:hint="cs"/>
          <w:sz w:val="28"/>
          <w:szCs w:val="28"/>
          <w:rtl/>
        </w:rPr>
        <w:t xml:space="preserve">باعث </w:t>
      </w:r>
      <w:r w:rsidR="00CF200B" w:rsidRPr="00C33443">
        <w:rPr>
          <w:rFonts w:cs="B Nazanin"/>
          <w:sz w:val="28"/>
          <w:szCs w:val="28"/>
          <w:rtl/>
        </w:rPr>
        <w:t>افزا</w:t>
      </w:r>
      <w:r w:rsidR="00CF200B" w:rsidRPr="00C33443">
        <w:rPr>
          <w:rFonts w:cs="B Nazanin" w:hint="cs"/>
          <w:sz w:val="28"/>
          <w:szCs w:val="28"/>
          <w:rtl/>
        </w:rPr>
        <w:t>ی</w:t>
      </w:r>
      <w:r w:rsidR="00CF200B" w:rsidRPr="00C33443">
        <w:rPr>
          <w:rFonts w:cs="B Nazanin" w:hint="eastAsia"/>
          <w:sz w:val="28"/>
          <w:szCs w:val="28"/>
          <w:rtl/>
        </w:rPr>
        <w:t>ش</w:t>
      </w:r>
      <w:r w:rsidR="00CF200B" w:rsidRPr="00C33443">
        <w:rPr>
          <w:rFonts w:cs="B Nazanin"/>
          <w:sz w:val="28"/>
          <w:szCs w:val="28"/>
          <w:rtl/>
        </w:rPr>
        <w:t xml:space="preserve"> </w:t>
      </w:r>
      <w:r w:rsidR="00CF200B" w:rsidRPr="00C33443">
        <w:rPr>
          <w:rFonts w:cs="B Nazanin" w:hint="cs"/>
          <w:sz w:val="28"/>
          <w:szCs w:val="28"/>
          <w:rtl/>
        </w:rPr>
        <w:t>ی</w:t>
      </w:r>
      <w:r w:rsidR="00CF200B" w:rsidRPr="00C33443">
        <w:rPr>
          <w:rFonts w:cs="B Nazanin" w:hint="eastAsia"/>
          <w:sz w:val="28"/>
          <w:szCs w:val="28"/>
          <w:rtl/>
        </w:rPr>
        <w:t>ا</w:t>
      </w:r>
      <w:r w:rsidR="00CF200B" w:rsidRPr="00C33443">
        <w:rPr>
          <w:rFonts w:cs="B Nazanin"/>
          <w:sz w:val="28"/>
          <w:szCs w:val="28"/>
          <w:rtl/>
        </w:rPr>
        <w:t xml:space="preserve"> کاهش تحر</w:t>
      </w:r>
      <w:r w:rsidR="00CF200B" w:rsidRPr="00C33443">
        <w:rPr>
          <w:rFonts w:cs="B Nazanin" w:hint="cs"/>
          <w:sz w:val="28"/>
          <w:szCs w:val="28"/>
          <w:rtl/>
        </w:rPr>
        <w:t>ی</w:t>
      </w:r>
      <w:r w:rsidR="00CF200B" w:rsidRPr="00C33443">
        <w:rPr>
          <w:rFonts w:cs="B Nazanin" w:hint="eastAsia"/>
          <w:sz w:val="28"/>
          <w:szCs w:val="28"/>
          <w:rtl/>
        </w:rPr>
        <w:t>ک</w:t>
      </w:r>
      <w:r w:rsidR="00CF200B" w:rsidRPr="00C33443">
        <w:rPr>
          <w:rFonts w:cs="B Nazanin"/>
          <w:sz w:val="28"/>
          <w:szCs w:val="28"/>
          <w:rtl/>
        </w:rPr>
        <w:t xml:space="preserve"> پذ</w:t>
      </w:r>
      <w:r w:rsidR="00CF200B" w:rsidRPr="00C33443">
        <w:rPr>
          <w:rFonts w:cs="B Nazanin" w:hint="cs"/>
          <w:sz w:val="28"/>
          <w:szCs w:val="28"/>
          <w:rtl/>
        </w:rPr>
        <w:t>ی</w:t>
      </w:r>
      <w:r w:rsidR="00CF200B" w:rsidRPr="00C33443">
        <w:rPr>
          <w:rFonts w:cs="B Nazanin" w:hint="eastAsia"/>
          <w:sz w:val="28"/>
          <w:szCs w:val="28"/>
          <w:rtl/>
        </w:rPr>
        <w:t>ر</w:t>
      </w:r>
      <w:r w:rsidR="00CF200B" w:rsidRPr="00C33443">
        <w:rPr>
          <w:rFonts w:cs="B Nazanin" w:hint="cs"/>
          <w:sz w:val="28"/>
          <w:szCs w:val="28"/>
          <w:rtl/>
        </w:rPr>
        <w:t>ی</w:t>
      </w:r>
      <w:r w:rsidR="00CF200B" w:rsidRPr="00C33443">
        <w:rPr>
          <w:rFonts w:cs="B Nazanin"/>
          <w:sz w:val="28"/>
          <w:szCs w:val="28"/>
          <w:rtl/>
        </w:rPr>
        <w:t xml:space="preserve"> در مناطق انتخاب</w:t>
      </w:r>
      <w:r w:rsidR="00CF200B" w:rsidRPr="00C33443">
        <w:rPr>
          <w:rFonts w:cs="B Nazanin" w:hint="cs"/>
          <w:sz w:val="28"/>
          <w:szCs w:val="28"/>
          <w:rtl/>
        </w:rPr>
        <w:t>ی</w:t>
      </w:r>
      <w:r w:rsidR="00CF200B" w:rsidRPr="00C33443">
        <w:rPr>
          <w:rFonts w:cs="B Nazanin"/>
          <w:sz w:val="28"/>
          <w:szCs w:val="28"/>
          <w:rtl/>
        </w:rPr>
        <w:t xml:space="preserve"> </w:t>
      </w:r>
      <w:r w:rsidR="00CF200B" w:rsidRPr="00C33443">
        <w:rPr>
          <w:rFonts w:cs="B Nazanin" w:hint="cs"/>
          <w:sz w:val="28"/>
          <w:szCs w:val="28"/>
          <w:rtl/>
        </w:rPr>
        <w:t xml:space="preserve">و تغییر </w:t>
      </w:r>
      <w:r w:rsidR="00281D29">
        <w:rPr>
          <w:rFonts w:cs="B Nazanin" w:hint="cs"/>
          <w:sz w:val="28"/>
          <w:szCs w:val="28"/>
          <w:rtl/>
        </w:rPr>
        <w:t>سرعت آتش کردن</w:t>
      </w:r>
      <w:r w:rsidR="00CF200B" w:rsidRPr="00C33443">
        <w:rPr>
          <w:rFonts w:cs="B Nazanin" w:hint="cs"/>
          <w:sz w:val="28"/>
          <w:szCs w:val="28"/>
          <w:rtl/>
        </w:rPr>
        <w:t xml:space="preserve"> در سلول های مغز می شود. </w:t>
      </w:r>
      <w:r w:rsidR="00C81936" w:rsidRPr="00C33443">
        <w:rPr>
          <w:rFonts w:cs="B Nazanin"/>
          <w:sz w:val="28"/>
          <w:szCs w:val="28"/>
          <w:rtl/>
        </w:rPr>
        <w:lastRenderedPageBreak/>
        <w:t>ا</w:t>
      </w:r>
      <w:r w:rsidR="00C81936" w:rsidRPr="00C33443">
        <w:rPr>
          <w:rFonts w:cs="B Nazanin" w:hint="cs"/>
          <w:sz w:val="28"/>
          <w:szCs w:val="28"/>
          <w:rtl/>
        </w:rPr>
        <w:t>ی</w:t>
      </w:r>
      <w:r w:rsidR="00C81936" w:rsidRPr="00C33443">
        <w:rPr>
          <w:rFonts w:cs="B Nazanin" w:hint="eastAsia"/>
          <w:sz w:val="28"/>
          <w:szCs w:val="28"/>
          <w:rtl/>
        </w:rPr>
        <w:t>ن</w:t>
      </w:r>
      <w:r w:rsidR="00C81936" w:rsidRPr="00C33443">
        <w:rPr>
          <w:rFonts w:cs="B Nazanin"/>
          <w:sz w:val="28"/>
          <w:szCs w:val="28"/>
          <w:rtl/>
        </w:rPr>
        <w:t xml:space="preserve"> کار م</w:t>
      </w:r>
      <w:r w:rsidR="00C81936" w:rsidRPr="00C33443">
        <w:rPr>
          <w:rFonts w:cs="B Nazanin" w:hint="cs"/>
          <w:sz w:val="28"/>
          <w:szCs w:val="28"/>
          <w:rtl/>
        </w:rPr>
        <w:t>ی</w:t>
      </w:r>
      <w:r w:rsidR="00C81936" w:rsidRPr="00C33443">
        <w:rPr>
          <w:rFonts w:cs="B Nazanin"/>
          <w:sz w:val="28"/>
          <w:szCs w:val="28"/>
          <w:rtl/>
        </w:rPr>
        <w:t xml:space="preserve"> تواند اثرات درمان</w:t>
      </w:r>
      <w:r w:rsidR="00C81936" w:rsidRPr="00C33443">
        <w:rPr>
          <w:rFonts w:cs="B Nazanin" w:hint="cs"/>
          <w:sz w:val="28"/>
          <w:szCs w:val="28"/>
          <w:rtl/>
        </w:rPr>
        <w:t>ی</w:t>
      </w:r>
      <w:r w:rsidR="00C81936" w:rsidRPr="00C33443">
        <w:rPr>
          <w:rFonts w:cs="B Nazanin"/>
          <w:sz w:val="28"/>
          <w:szCs w:val="28"/>
          <w:rtl/>
        </w:rPr>
        <w:t xml:space="preserve"> بر جا</w:t>
      </w:r>
      <w:r w:rsidR="00C81936" w:rsidRPr="00C33443">
        <w:rPr>
          <w:rFonts w:cs="B Nazanin" w:hint="cs"/>
          <w:sz w:val="28"/>
          <w:szCs w:val="28"/>
          <w:rtl/>
        </w:rPr>
        <w:t>ی</w:t>
      </w:r>
      <w:r w:rsidR="00C81936" w:rsidRPr="00C33443">
        <w:rPr>
          <w:rFonts w:cs="B Nazanin"/>
          <w:sz w:val="28"/>
          <w:szCs w:val="28"/>
          <w:rtl/>
        </w:rPr>
        <w:t xml:space="preserve"> ب</w:t>
      </w:r>
      <w:r w:rsidR="00C81936" w:rsidRPr="00C33443">
        <w:rPr>
          <w:rFonts w:cs="B Nazanin" w:hint="eastAsia"/>
          <w:sz w:val="28"/>
          <w:szCs w:val="28"/>
          <w:rtl/>
        </w:rPr>
        <w:t>گذارد</w:t>
      </w:r>
      <w:r w:rsidR="00C81936" w:rsidRPr="00C33443">
        <w:rPr>
          <w:rFonts w:cs="B Nazanin"/>
          <w:sz w:val="28"/>
          <w:szCs w:val="28"/>
          <w:rtl/>
        </w:rPr>
        <w:t>. همچن</w:t>
      </w:r>
      <w:r w:rsidR="00C81936" w:rsidRPr="00C33443">
        <w:rPr>
          <w:rFonts w:cs="B Nazanin" w:hint="cs"/>
          <w:sz w:val="28"/>
          <w:szCs w:val="28"/>
          <w:rtl/>
        </w:rPr>
        <w:t>ی</w:t>
      </w:r>
      <w:r w:rsidR="00C81936" w:rsidRPr="00C33443">
        <w:rPr>
          <w:rFonts w:cs="B Nazanin" w:hint="eastAsia"/>
          <w:sz w:val="28"/>
          <w:szCs w:val="28"/>
          <w:rtl/>
        </w:rPr>
        <w:t>ن</w:t>
      </w:r>
      <w:r w:rsidR="00C81936" w:rsidRPr="00C33443">
        <w:rPr>
          <w:rFonts w:cs="B Nazanin"/>
          <w:sz w:val="28"/>
          <w:szCs w:val="28"/>
          <w:rtl/>
        </w:rPr>
        <w:t xml:space="preserve"> م</w:t>
      </w:r>
      <w:r w:rsidR="00C81936" w:rsidRPr="00C33443">
        <w:rPr>
          <w:rFonts w:cs="B Nazanin" w:hint="cs"/>
          <w:sz w:val="28"/>
          <w:szCs w:val="28"/>
          <w:rtl/>
        </w:rPr>
        <w:t>ی</w:t>
      </w:r>
      <w:r w:rsidR="00D33A08" w:rsidRPr="00C33443">
        <w:rPr>
          <w:rFonts w:cs="B Nazanin" w:hint="cs"/>
          <w:sz w:val="28"/>
          <w:szCs w:val="28"/>
          <w:rtl/>
        </w:rPr>
        <w:t xml:space="preserve"> </w:t>
      </w:r>
      <w:r w:rsidR="00C81936" w:rsidRPr="00C33443">
        <w:rPr>
          <w:rFonts w:cs="B Nazanin" w:hint="eastAsia"/>
          <w:sz w:val="28"/>
          <w:szCs w:val="28"/>
          <w:rtl/>
        </w:rPr>
        <w:t>تواند</w:t>
      </w:r>
      <w:r w:rsidR="00C81936" w:rsidRPr="00C33443">
        <w:rPr>
          <w:rFonts w:cs="B Nazanin"/>
          <w:sz w:val="28"/>
          <w:szCs w:val="28"/>
          <w:rtl/>
        </w:rPr>
        <w:t xml:space="preserve"> منجر به ارائه اطلاعات ب</w:t>
      </w:r>
      <w:r w:rsidR="00C81936" w:rsidRPr="00C33443">
        <w:rPr>
          <w:rFonts w:cs="B Nazanin" w:hint="cs"/>
          <w:sz w:val="28"/>
          <w:szCs w:val="28"/>
          <w:rtl/>
        </w:rPr>
        <w:t>ی</w:t>
      </w:r>
      <w:r w:rsidR="00C81936" w:rsidRPr="00C33443">
        <w:rPr>
          <w:rFonts w:cs="B Nazanin" w:hint="eastAsia"/>
          <w:sz w:val="28"/>
          <w:szCs w:val="28"/>
          <w:rtl/>
        </w:rPr>
        <w:t>شتر</w:t>
      </w:r>
      <w:r w:rsidR="00C81936" w:rsidRPr="00C33443">
        <w:rPr>
          <w:rFonts w:cs="B Nazanin"/>
          <w:sz w:val="28"/>
          <w:szCs w:val="28"/>
          <w:rtl/>
        </w:rPr>
        <w:t xml:space="preserve"> در خصوص کارکرد مغز انسان ن</w:t>
      </w:r>
      <w:r w:rsidR="00C81936" w:rsidRPr="00C33443">
        <w:rPr>
          <w:rFonts w:cs="B Nazanin" w:hint="cs"/>
          <w:sz w:val="28"/>
          <w:szCs w:val="28"/>
          <w:rtl/>
        </w:rPr>
        <w:t>ی</w:t>
      </w:r>
      <w:r w:rsidR="00C81936" w:rsidRPr="00C33443">
        <w:rPr>
          <w:rFonts w:cs="B Nazanin" w:hint="eastAsia"/>
          <w:sz w:val="28"/>
          <w:szCs w:val="28"/>
          <w:rtl/>
        </w:rPr>
        <w:t>ز</w:t>
      </w:r>
      <w:r w:rsidR="00C81936" w:rsidRPr="00C33443">
        <w:rPr>
          <w:rFonts w:cs="B Nazanin"/>
          <w:sz w:val="28"/>
          <w:szCs w:val="28"/>
          <w:rtl/>
        </w:rPr>
        <w:t xml:space="preserve"> بشود</w:t>
      </w:r>
      <w:r w:rsidR="00F735F3">
        <w:rPr>
          <w:rFonts w:cs="B Nazanin"/>
          <w:sz w:val="28"/>
          <w:szCs w:val="28"/>
        </w:rPr>
        <w:t xml:space="preserve">[3] </w:t>
      </w:r>
      <w:r w:rsidR="00C81936" w:rsidRPr="00C33443">
        <w:rPr>
          <w:rFonts w:cs="B Nazanin"/>
          <w:sz w:val="28"/>
          <w:szCs w:val="28"/>
          <w:rtl/>
        </w:rPr>
        <w:t>.</w:t>
      </w:r>
    </w:p>
    <w:p w14:paraId="1E31EEC0" w14:textId="77777777" w:rsidR="00D9218E" w:rsidRPr="002F293C" w:rsidRDefault="00C606C7" w:rsidP="00D9218E">
      <w:pPr>
        <w:rPr>
          <w:rFonts w:cs="B Nazanin"/>
          <w:b/>
          <w:bCs/>
          <w:sz w:val="32"/>
          <w:szCs w:val="32"/>
          <w:rtl/>
          <w:rPrChange w:id="126" w:author="Fariba" w:date="2021-02-02T18:15:00Z">
            <w:rPr>
              <w:rFonts w:cs="B Nazanin"/>
              <w:sz w:val="32"/>
              <w:szCs w:val="32"/>
              <w:rtl/>
            </w:rPr>
          </w:rPrChange>
        </w:rPr>
      </w:pPr>
      <w:r w:rsidRPr="002F293C">
        <w:rPr>
          <w:rFonts w:cs="B Nazanin" w:hint="cs"/>
          <w:b/>
          <w:bCs/>
          <w:sz w:val="32"/>
          <w:szCs w:val="32"/>
          <w:rtl/>
          <w:rPrChange w:id="127" w:author="Fariba" w:date="2021-02-02T18:15:00Z">
            <w:rPr>
              <w:rFonts w:cs="B Nazanin" w:hint="cs"/>
              <w:sz w:val="32"/>
              <w:szCs w:val="32"/>
              <w:rtl/>
            </w:rPr>
          </w:rPrChange>
        </w:rPr>
        <w:t>2-2-</w:t>
      </w:r>
      <w:commentRangeStart w:id="128"/>
      <w:r w:rsidR="00D9218E" w:rsidRPr="002F293C">
        <w:rPr>
          <w:rFonts w:cs="B Nazanin"/>
          <w:b/>
          <w:bCs/>
          <w:sz w:val="32"/>
          <w:szCs w:val="32"/>
          <w:rtl/>
          <w:rPrChange w:id="129" w:author="Fariba" w:date="2021-02-02T18:15:00Z">
            <w:rPr>
              <w:rFonts w:cs="B Nazanin"/>
              <w:sz w:val="32"/>
              <w:szCs w:val="32"/>
              <w:rtl/>
            </w:rPr>
          </w:rPrChange>
        </w:rPr>
        <w:t>تار</w:t>
      </w:r>
      <w:r w:rsidR="00D9218E" w:rsidRPr="002F293C">
        <w:rPr>
          <w:rFonts w:cs="B Nazanin" w:hint="cs"/>
          <w:b/>
          <w:bCs/>
          <w:sz w:val="32"/>
          <w:szCs w:val="32"/>
          <w:rtl/>
          <w:rPrChange w:id="130" w:author="Fariba" w:date="2021-02-02T18:15:00Z">
            <w:rPr>
              <w:rFonts w:cs="B Nazanin" w:hint="cs"/>
              <w:sz w:val="32"/>
              <w:szCs w:val="32"/>
              <w:rtl/>
            </w:rPr>
          </w:rPrChange>
        </w:rPr>
        <w:t>ی</w:t>
      </w:r>
      <w:r w:rsidR="00D9218E" w:rsidRPr="002F293C">
        <w:rPr>
          <w:rFonts w:cs="B Nazanin" w:hint="eastAsia"/>
          <w:b/>
          <w:bCs/>
          <w:sz w:val="32"/>
          <w:szCs w:val="32"/>
          <w:rtl/>
          <w:rPrChange w:id="131" w:author="Fariba" w:date="2021-02-02T18:15:00Z">
            <w:rPr>
              <w:rFonts w:cs="B Nazanin" w:hint="eastAsia"/>
              <w:sz w:val="32"/>
              <w:szCs w:val="32"/>
              <w:rtl/>
            </w:rPr>
          </w:rPrChange>
        </w:rPr>
        <w:t>خچه</w:t>
      </w:r>
      <w:commentRangeEnd w:id="128"/>
      <w:r w:rsidR="00736737" w:rsidRPr="002F293C">
        <w:rPr>
          <w:rStyle w:val="CommentReference"/>
          <w:b/>
          <w:bCs/>
          <w:rtl/>
          <w:rPrChange w:id="132" w:author="Fariba" w:date="2021-02-02T18:15:00Z">
            <w:rPr>
              <w:rStyle w:val="CommentReference"/>
              <w:rtl/>
            </w:rPr>
          </w:rPrChange>
        </w:rPr>
        <w:commentReference w:id="128"/>
      </w:r>
    </w:p>
    <w:p w14:paraId="7CA0F1FF" w14:textId="1BCF2633" w:rsidR="00D9218E" w:rsidRPr="00C33443" w:rsidRDefault="00D9218E" w:rsidP="00FE019C">
      <w:pPr>
        <w:jc w:val="both"/>
        <w:rPr>
          <w:rFonts w:cs="B Nazanin"/>
          <w:sz w:val="28"/>
          <w:szCs w:val="28"/>
          <w:rtl/>
        </w:rPr>
      </w:pPr>
      <w:r w:rsidRPr="00C33443">
        <w:rPr>
          <w:rFonts w:cs="B Nazanin"/>
          <w:sz w:val="28"/>
          <w:szCs w:val="28"/>
          <w:rtl/>
        </w:rPr>
        <w:t>اول</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دستگاه ها</w:t>
      </w:r>
      <w:r w:rsidRPr="00C33443">
        <w:rPr>
          <w:rFonts w:cs="B Nazanin" w:hint="cs"/>
          <w:sz w:val="28"/>
          <w:szCs w:val="28"/>
          <w:rtl/>
        </w:rPr>
        <w:t>ی</w:t>
      </w:r>
      <w:r w:rsidRPr="00C33443">
        <w:rPr>
          <w:rFonts w:cs="B Nazanin"/>
          <w:sz w:val="28"/>
          <w:szCs w:val="28"/>
          <w:rtl/>
        </w:rPr>
        <w:t xml:space="preserve"> تحر</w:t>
      </w:r>
      <w:r w:rsidRPr="00C33443">
        <w:rPr>
          <w:rFonts w:cs="B Nazanin" w:hint="cs"/>
          <w:sz w:val="28"/>
          <w:szCs w:val="28"/>
          <w:rtl/>
        </w:rPr>
        <w:t>ی</w:t>
      </w:r>
      <w:r w:rsidRPr="00C33443">
        <w:rPr>
          <w:rFonts w:cs="B Nazanin" w:hint="eastAsia"/>
          <w:sz w:val="28"/>
          <w:szCs w:val="28"/>
          <w:rtl/>
        </w:rPr>
        <w:t>ک</w:t>
      </w:r>
      <w:ins w:id="133" w:author="Fariba" w:date="2021-02-02T18:07:00Z">
        <w:r w:rsidR="00736737">
          <w:rPr>
            <w:rFonts w:cs="B Nazanin" w:hint="cs"/>
            <w:sz w:val="28"/>
            <w:szCs w:val="28"/>
            <w:rtl/>
          </w:rPr>
          <w:t xml:space="preserve"> الکتریکی غیرتهاجمی</w:t>
        </w:r>
      </w:ins>
      <w:r w:rsidRPr="00C33443">
        <w:rPr>
          <w:rFonts w:cs="B Nazanin"/>
          <w:sz w:val="28"/>
          <w:szCs w:val="28"/>
          <w:rtl/>
        </w:rPr>
        <w:t xml:space="preserve"> مغز ، ماه</w:t>
      </w:r>
      <w:r w:rsidRPr="00C33443">
        <w:rPr>
          <w:rFonts w:cs="B Nazanin" w:hint="cs"/>
          <w:sz w:val="28"/>
          <w:szCs w:val="28"/>
          <w:rtl/>
        </w:rPr>
        <w:t>ی</w:t>
      </w:r>
      <w:r w:rsidRPr="00C33443">
        <w:rPr>
          <w:rFonts w:cs="B Nazanin"/>
          <w:sz w:val="28"/>
          <w:szCs w:val="28"/>
          <w:rtl/>
        </w:rPr>
        <w:t xml:space="preserve"> ها</w:t>
      </w:r>
      <w:r w:rsidRPr="00C33443">
        <w:rPr>
          <w:rFonts w:cs="B Nazanin" w:hint="cs"/>
          <w:sz w:val="28"/>
          <w:szCs w:val="28"/>
          <w:rtl/>
        </w:rPr>
        <w:t>ی</w:t>
      </w:r>
      <w:r w:rsidRPr="00C33443">
        <w:rPr>
          <w:rFonts w:cs="B Nazanin"/>
          <w:sz w:val="28"/>
          <w:szCs w:val="28"/>
          <w:rtl/>
        </w:rPr>
        <w:t xml:space="preserve"> زنده بودند . روم</w:t>
      </w:r>
      <w:r w:rsidRPr="00C33443">
        <w:rPr>
          <w:rFonts w:cs="B Nazanin" w:hint="cs"/>
          <w:sz w:val="28"/>
          <w:szCs w:val="28"/>
          <w:rtl/>
        </w:rPr>
        <w:t>ی</w:t>
      </w:r>
      <w:r w:rsidRPr="00C33443">
        <w:rPr>
          <w:rFonts w:cs="B Nazanin"/>
          <w:sz w:val="28"/>
          <w:szCs w:val="28"/>
          <w:rtl/>
        </w:rPr>
        <w:t xml:space="preserve"> ها و </w:t>
      </w:r>
      <w:r w:rsidRPr="00C33443">
        <w:rPr>
          <w:rFonts w:cs="B Nazanin" w:hint="cs"/>
          <w:sz w:val="28"/>
          <w:szCs w:val="28"/>
          <w:rtl/>
        </w:rPr>
        <w:t>ی</w:t>
      </w:r>
      <w:r w:rsidRPr="00C33443">
        <w:rPr>
          <w:rFonts w:cs="B Nazanin" w:hint="eastAsia"/>
          <w:sz w:val="28"/>
          <w:szCs w:val="28"/>
          <w:rtl/>
        </w:rPr>
        <w:t>ونان</w:t>
      </w:r>
      <w:r w:rsidRPr="00C33443">
        <w:rPr>
          <w:rFonts w:cs="B Nazanin" w:hint="cs"/>
          <w:sz w:val="28"/>
          <w:szCs w:val="28"/>
          <w:rtl/>
        </w:rPr>
        <w:t>ی</w:t>
      </w:r>
      <w:r w:rsidRPr="00C33443">
        <w:rPr>
          <w:rFonts w:cs="B Nazanin" w:hint="eastAsia"/>
          <w:sz w:val="28"/>
          <w:szCs w:val="28"/>
          <w:rtl/>
        </w:rPr>
        <w:t>ان</w:t>
      </w:r>
      <w:r w:rsidRPr="00C33443">
        <w:rPr>
          <w:rFonts w:cs="B Nazanin"/>
          <w:sz w:val="28"/>
          <w:szCs w:val="28"/>
          <w:rtl/>
        </w:rPr>
        <w:t xml:space="preserve"> باستان از قدرت شوک دهندگ</w:t>
      </w:r>
      <w:r w:rsidRPr="00C33443">
        <w:rPr>
          <w:rFonts w:cs="B Nazanin" w:hint="cs"/>
          <w:sz w:val="28"/>
          <w:szCs w:val="28"/>
          <w:rtl/>
        </w:rPr>
        <w:t>ی</w:t>
      </w:r>
      <w:r w:rsidRPr="00C33443">
        <w:rPr>
          <w:rFonts w:cs="B Nazanin"/>
          <w:sz w:val="28"/>
          <w:szCs w:val="28"/>
          <w:rtl/>
        </w:rPr>
        <w:t xml:space="preserve"> گربه ماه</w:t>
      </w:r>
      <w:r w:rsidRPr="00C33443">
        <w:rPr>
          <w:rFonts w:cs="B Nazanin" w:hint="cs"/>
          <w:sz w:val="28"/>
          <w:szCs w:val="28"/>
          <w:rtl/>
        </w:rPr>
        <w:t>ی</w:t>
      </w:r>
      <w:r w:rsidRPr="00C33443">
        <w:rPr>
          <w:rFonts w:cs="B Nazanin"/>
          <w:sz w:val="28"/>
          <w:szCs w:val="28"/>
          <w:rtl/>
        </w:rPr>
        <w:t xml:space="preserve"> ن</w:t>
      </w:r>
      <w:r w:rsidRPr="00C33443">
        <w:rPr>
          <w:rFonts w:cs="B Nazanin" w:hint="cs"/>
          <w:sz w:val="28"/>
          <w:szCs w:val="28"/>
          <w:rtl/>
        </w:rPr>
        <w:t>ی</w:t>
      </w:r>
      <w:r w:rsidRPr="00C33443">
        <w:rPr>
          <w:rFonts w:cs="B Nazanin" w:hint="eastAsia"/>
          <w:sz w:val="28"/>
          <w:szCs w:val="28"/>
          <w:rtl/>
        </w:rPr>
        <w:t>ل</w:t>
      </w:r>
      <w:r w:rsidRPr="00C33443">
        <w:rPr>
          <w:rFonts w:cs="B Nazanin" w:hint="cs"/>
          <w:sz w:val="28"/>
          <w:szCs w:val="28"/>
          <w:rtl/>
        </w:rPr>
        <w:t>ی</w:t>
      </w:r>
      <w:r w:rsidRPr="00C33443">
        <w:rPr>
          <w:rFonts w:cs="B Nazanin"/>
          <w:sz w:val="28"/>
          <w:szCs w:val="28"/>
          <w:rtl/>
        </w:rPr>
        <w:t xml:space="preserve"> (رود ن</w:t>
      </w:r>
      <w:r w:rsidRPr="00C33443">
        <w:rPr>
          <w:rFonts w:cs="B Nazanin" w:hint="cs"/>
          <w:sz w:val="28"/>
          <w:szCs w:val="28"/>
          <w:rtl/>
        </w:rPr>
        <w:t>ی</w:t>
      </w:r>
      <w:r w:rsidRPr="00C33443">
        <w:rPr>
          <w:rFonts w:cs="B Nazanin" w:hint="eastAsia"/>
          <w:sz w:val="28"/>
          <w:szCs w:val="28"/>
          <w:rtl/>
        </w:rPr>
        <w:t>ل</w:t>
      </w:r>
      <w:r w:rsidRPr="00C33443">
        <w:rPr>
          <w:rFonts w:cs="B Nazanin"/>
          <w:sz w:val="28"/>
          <w:szCs w:val="28"/>
          <w:rtl/>
        </w:rPr>
        <w:t>) و ماه</w:t>
      </w:r>
      <w:r w:rsidRPr="00C33443">
        <w:rPr>
          <w:rFonts w:cs="B Nazanin" w:hint="cs"/>
          <w:sz w:val="28"/>
          <w:szCs w:val="28"/>
          <w:rtl/>
        </w:rPr>
        <w:t>ی</w:t>
      </w:r>
      <w:r w:rsidRPr="00C33443">
        <w:rPr>
          <w:rFonts w:cs="B Nazanin"/>
          <w:sz w:val="28"/>
          <w:szCs w:val="28"/>
          <w:rtl/>
        </w:rPr>
        <w:t xml:space="preserve"> د</w:t>
      </w:r>
      <w:r w:rsidRPr="00C33443">
        <w:rPr>
          <w:rFonts w:cs="B Nazanin" w:hint="cs"/>
          <w:sz w:val="28"/>
          <w:szCs w:val="28"/>
          <w:rtl/>
        </w:rPr>
        <w:t>ی</w:t>
      </w:r>
      <w:r w:rsidRPr="00C33443">
        <w:rPr>
          <w:rFonts w:cs="B Nazanin" w:hint="eastAsia"/>
          <w:sz w:val="28"/>
          <w:szCs w:val="28"/>
          <w:rtl/>
        </w:rPr>
        <w:t>گر</w:t>
      </w:r>
      <w:r w:rsidRPr="00C33443">
        <w:rPr>
          <w:rFonts w:cs="B Nazanin" w:hint="cs"/>
          <w:sz w:val="28"/>
          <w:szCs w:val="28"/>
          <w:rtl/>
        </w:rPr>
        <w:t>ی</w:t>
      </w:r>
      <w:r w:rsidRPr="00C33443">
        <w:rPr>
          <w:rFonts w:cs="B Nazanin"/>
          <w:sz w:val="28"/>
          <w:szCs w:val="28"/>
          <w:rtl/>
        </w:rPr>
        <w:t xml:space="preserve"> با اشعه الکتر</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002C4406">
        <w:rPr>
          <w:rStyle w:val="FootnoteReference"/>
          <w:rFonts w:cs="B Nazanin"/>
          <w:sz w:val="28"/>
          <w:szCs w:val="28"/>
          <w:rtl/>
        </w:rPr>
        <w:footnoteReference w:id="13"/>
      </w:r>
      <w:r w:rsidRPr="00C33443">
        <w:rPr>
          <w:rFonts w:cs="B Nazanin"/>
          <w:sz w:val="28"/>
          <w:szCs w:val="28"/>
          <w:rtl/>
        </w:rPr>
        <w:t xml:space="preserve">  آگاه بودند. گالن و اسکر</w:t>
      </w:r>
      <w:r w:rsidRPr="00C33443">
        <w:rPr>
          <w:rFonts w:cs="B Nazanin" w:hint="cs"/>
          <w:sz w:val="28"/>
          <w:szCs w:val="28"/>
          <w:rtl/>
        </w:rPr>
        <w:t>ی</w:t>
      </w:r>
      <w:r w:rsidRPr="00C33443">
        <w:rPr>
          <w:rFonts w:cs="B Nazanin" w:hint="eastAsia"/>
          <w:sz w:val="28"/>
          <w:szCs w:val="28"/>
          <w:rtl/>
        </w:rPr>
        <w:t>بون</w:t>
      </w:r>
      <w:r w:rsidRPr="00C33443">
        <w:rPr>
          <w:rFonts w:cs="B Nazanin" w:hint="cs"/>
          <w:sz w:val="28"/>
          <w:szCs w:val="28"/>
          <w:rtl/>
        </w:rPr>
        <w:t>ی</w:t>
      </w:r>
      <w:r w:rsidRPr="00C33443">
        <w:rPr>
          <w:rFonts w:cs="B Nazanin" w:hint="eastAsia"/>
          <w:sz w:val="28"/>
          <w:szCs w:val="28"/>
          <w:rtl/>
        </w:rPr>
        <w:t>وس</w:t>
      </w:r>
      <w:r w:rsidRPr="00C33443">
        <w:rPr>
          <w:rFonts w:cs="B Nazanin"/>
          <w:sz w:val="28"/>
          <w:szCs w:val="28"/>
          <w:rtl/>
        </w:rPr>
        <w:t xml:space="preserve"> لارگوس در روم از ماه</w:t>
      </w:r>
      <w:r w:rsidRPr="00C33443">
        <w:rPr>
          <w:rFonts w:cs="B Nazanin" w:hint="cs"/>
          <w:sz w:val="28"/>
          <w:szCs w:val="28"/>
          <w:rtl/>
        </w:rPr>
        <w:t>ی</w:t>
      </w:r>
      <w:r w:rsidRPr="00C33443">
        <w:rPr>
          <w:rFonts w:cs="B Nazanin"/>
          <w:sz w:val="28"/>
          <w:szCs w:val="28"/>
          <w:rtl/>
        </w:rPr>
        <w:t xml:space="preserve"> الکتر</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sz w:val="28"/>
          <w:szCs w:val="28"/>
          <w:rtl/>
        </w:rPr>
        <w:t xml:space="preserve"> برا</w:t>
      </w:r>
      <w:r w:rsidRPr="00C33443">
        <w:rPr>
          <w:rFonts w:cs="B Nazanin" w:hint="cs"/>
          <w:sz w:val="28"/>
          <w:szCs w:val="28"/>
          <w:rtl/>
        </w:rPr>
        <w:t>ی</w:t>
      </w:r>
      <w:r w:rsidRPr="00C33443">
        <w:rPr>
          <w:rFonts w:cs="B Nazanin"/>
          <w:sz w:val="28"/>
          <w:szCs w:val="28"/>
          <w:rtl/>
        </w:rPr>
        <w:t xml:space="preserve"> درمان سردر</w:t>
      </w:r>
      <w:r w:rsidRPr="00C33443">
        <w:rPr>
          <w:rFonts w:cs="B Nazanin" w:hint="eastAsia"/>
          <w:sz w:val="28"/>
          <w:szCs w:val="28"/>
          <w:rtl/>
        </w:rPr>
        <w:t>د</w:t>
      </w:r>
      <w:r w:rsidRPr="00C33443">
        <w:rPr>
          <w:rFonts w:cs="B Nazanin"/>
          <w:sz w:val="28"/>
          <w:szCs w:val="28"/>
          <w:rtl/>
        </w:rPr>
        <w:t xml:space="preserve"> و اختلالات مختلف</w:t>
      </w:r>
      <w:r w:rsidRPr="00C33443">
        <w:rPr>
          <w:rFonts w:cs="B Nazanin" w:hint="cs"/>
          <w:sz w:val="28"/>
          <w:szCs w:val="28"/>
          <w:rtl/>
        </w:rPr>
        <w:t>ی</w:t>
      </w:r>
      <w:r w:rsidRPr="00C33443">
        <w:rPr>
          <w:rFonts w:cs="B Nazanin"/>
          <w:sz w:val="28"/>
          <w:szCs w:val="28"/>
          <w:rtl/>
        </w:rPr>
        <w:t xml:space="preserve"> استفاده م</w:t>
      </w:r>
      <w:r w:rsidRPr="00C33443">
        <w:rPr>
          <w:rFonts w:cs="B Nazanin" w:hint="cs"/>
          <w:sz w:val="28"/>
          <w:szCs w:val="28"/>
          <w:rtl/>
        </w:rPr>
        <w:t>ی</w:t>
      </w:r>
      <w:r w:rsidRPr="00C33443">
        <w:rPr>
          <w:rFonts w:cs="B Nazanin"/>
          <w:sz w:val="28"/>
          <w:szCs w:val="28"/>
          <w:rtl/>
        </w:rPr>
        <w:t xml:space="preserve"> کردند.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ماه</w:t>
      </w:r>
      <w:r w:rsidRPr="00C33443">
        <w:rPr>
          <w:rFonts w:cs="B Nazanin" w:hint="cs"/>
          <w:sz w:val="28"/>
          <w:szCs w:val="28"/>
          <w:rtl/>
        </w:rPr>
        <w:t>ی</w:t>
      </w:r>
      <w:r w:rsidRPr="00C33443">
        <w:rPr>
          <w:rFonts w:cs="B Nazanin"/>
          <w:sz w:val="28"/>
          <w:szCs w:val="28"/>
          <w:rtl/>
        </w:rPr>
        <w:t xml:space="preserve"> ها احتمالأ اول</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دستگاه ها</w:t>
      </w:r>
      <w:r w:rsidRPr="00C33443">
        <w:rPr>
          <w:rFonts w:cs="B Nazanin" w:hint="cs"/>
          <w:sz w:val="28"/>
          <w:szCs w:val="28"/>
          <w:rtl/>
        </w:rPr>
        <w:t>ی</w:t>
      </w:r>
      <w:r w:rsidRPr="00C33443">
        <w:rPr>
          <w:rFonts w:cs="B Nazanin"/>
          <w:sz w:val="28"/>
          <w:szCs w:val="28"/>
          <w:rtl/>
        </w:rPr>
        <w:t xml:space="preserve">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مغز</w:t>
      </w:r>
      <w:r w:rsidRPr="00C33443">
        <w:rPr>
          <w:rFonts w:cs="B Nazanin" w:hint="cs"/>
          <w:sz w:val="28"/>
          <w:szCs w:val="28"/>
          <w:rtl/>
        </w:rPr>
        <w:t>ی</w:t>
      </w:r>
      <w:r w:rsidRPr="00C33443">
        <w:rPr>
          <w:rFonts w:cs="B Nazanin"/>
          <w:sz w:val="28"/>
          <w:szCs w:val="28"/>
          <w:rtl/>
        </w:rPr>
        <w:t xml:space="preserve"> به شمار</w:t>
      </w:r>
      <w:r w:rsidR="00C606C7">
        <w:rPr>
          <w:rFonts w:cs="B Nazanin" w:hint="cs"/>
          <w:sz w:val="28"/>
          <w:szCs w:val="28"/>
          <w:rtl/>
        </w:rPr>
        <w:t xml:space="preserve"> </w:t>
      </w:r>
      <w:r w:rsidRPr="00C33443">
        <w:rPr>
          <w:rFonts w:cs="B Nazanin"/>
          <w:sz w:val="28"/>
          <w:szCs w:val="28"/>
          <w:rtl/>
        </w:rPr>
        <w:t>م</w:t>
      </w:r>
      <w:r w:rsidRPr="00C33443">
        <w:rPr>
          <w:rFonts w:cs="B Nazanin" w:hint="cs"/>
          <w:sz w:val="28"/>
          <w:szCs w:val="28"/>
          <w:rtl/>
        </w:rPr>
        <w:t>ی</w:t>
      </w:r>
      <w:r w:rsidRPr="00C33443">
        <w:rPr>
          <w:rFonts w:cs="B Nazanin"/>
          <w:sz w:val="28"/>
          <w:szCs w:val="28"/>
          <w:rtl/>
        </w:rPr>
        <w:t xml:space="preserve"> آمدند. روم</w:t>
      </w:r>
      <w:r w:rsidRPr="00C33443">
        <w:rPr>
          <w:rFonts w:cs="B Nazanin" w:hint="cs"/>
          <w:sz w:val="28"/>
          <w:szCs w:val="28"/>
          <w:rtl/>
        </w:rPr>
        <w:t>ی</w:t>
      </w:r>
      <w:r w:rsidRPr="00C33443">
        <w:rPr>
          <w:rFonts w:cs="B Nazanin"/>
          <w:sz w:val="28"/>
          <w:szCs w:val="28"/>
          <w:rtl/>
        </w:rPr>
        <w:t xml:space="preserve"> ها و </w:t>
      </w:r>
      <w:r w:rsidRPr="00C33443">
        <w:rPr>
          <w:rFonts w:cs="B Nazanin" w:hint="cs"/>
          <w:sz w:val="28"/>
          <w:szCs w:val="28"/>
          <w:rtl/>
        </w:rPr>
        <w:t>ی</w:t>
      </w:r>
      <w:r w:rsidRPr="00C33443">
        <w:rPr>
          <w:rFonts w:cs="B Nazanin" w:hint="eastAsia"/>
          <w:sz w:val="28"/>
          <w:szCs w:val="28"/>
          <w:rtl/>
        </w:rPr>
        <w:t>ونان</w:t>
      </w:r>
      <w:r w:rsidRPr="00C33443">
        <w:rPr>
          <w:rFonts w:cs="B Nazanin" w:hint="cs"/>
          <w:sz w:val="28"/>
          <w:szCs w:val="28"/>
          <w:rtl/>
        </w:rPr>
        <w:t>ی</w:t>
      </w:r>
      <w:r w:rsidRPr="00C33443">
        <w:rPr>
          <w:rFonts w:cs="B Nazanin"/>
          <w:sz w:val="28"/>
          <w:szCs w:val="28"/>
          <w:rtl/>
        </w:rPr>
        <w:t xml:space="preserve"> ها </w:t>
      </w:r>
      <w:r w:rsidR="00D33A08" w:rsidRPr="00C33443">
        <w:rPr>
          <w:rFonts w:cs="B Nazanin"/>
          <w:sz w:val="28"/>
          <w:szCs w:val="28"/>
          <w:rtl/>
        </w:rPr>
        <w:t>ا</w:t>
      </w:r>
      <w:r w:rsidR="00D33A08" w:rsidRPr="00C33443">
        <w:rPr>
          <w:rFonts w:cs="B Nazanin" w:hint="cs"/>
          <w:sz w:val="28"/>
          <w:szCs w:val="28"/>
          <w:rtl/>
        </w:rPr>
        <w:t>ی</w:t>
      </w:r>
      <w:r w:rsidR="00D33A08" w:rsidRPr="00C33443">
        <w:rPr>
          <w:rFonts w:cs="B Nazanin" w:hint="eastAsia"/>
          <w:sz w:val="28"/>
          <w:szCs w:val="28"/>
          <w:rtl/>
        </w:rPr>
        <w:t>ن</w:t>
      </w:r>
      <w:r w:rsidR="00D33A08" w:rsidRPr="00C33443">
        <w:rPr>
          <w:rFonts w:cs="B Nazanin"/>
          <w:sz w:val="28"/>
          <w:szCs w:val="28"/>
          <w:rtl/>
        </w:rPr>
        <w:t xml:space="preserve"> ماه</w:t>
      </w:r>
      <w:r w:rsidR="00D33A08" w:rsidRPr="00C33443">
        <w:rPr>
          <w:rFonts w:cs="B Nazanin" w:hint="cs"/>
          <w:sz w:val="28"/>
          <w:szCs w:val="28"/>
          <w:rtl/>
        </w:rPr>
        <w:t>ی</w:t>
      </w:r>
      <w:r w:rsidR="00D33A08" w:rsidRPr="00C33443">
        <w:rPr>
          <w:rFonts w:cs="B Nazanin"/>
          <w:sz w:val="28"/>
          <w:szCs w:val="28"/>
          <w:rtl/>
        </w:rPr>
        <w:t xml:space="preserve"> را </w:t>
      </w:r>
      <w:r w:rsidRPr="00C33443">
        <w:rPr>
          <w:rFonts w:cs="B Nazanin"/>
          <w:sz w:val="28"/>
          <w:szCs w:val="28"/>
          <w:rtl/>
        </w:rPr>
        <w:t>برا</w:t>
      </w:r>
      <w:r w:rsidRPr="00C33443">
        <w:rPr>
          <w:rFonts w:cs="B Nazanin" w:hint="cs"/>
          <w:sz w:val="28"/>
          <w:szCs w:val="28"/>
          <w:rtl/>
        </w:rPr>
        <w:t>ی</w:t>
      </w:r>
      <w:r w:rsidRPr="00C33443">
        <w:rPr>
          <w:rFonts w:cs="B Nazanin"/>
          <w:sz w:val="28"/>
          <w:szCs w:val="28"/>
          <w:rtl/>
        </w:rPr>
        <w:t xml:space="preserve"> درمان اختلالات گوناگون مورد استفاده قرار م</w:t>
      </w:r>
      <w:r w:rsidRPr="00C33443">
        <w:rPr>
          <w:rFonts w:cs="B Nazanin" w:hint="cs"/>
          <w:sz w:val="28"/>
          <w:szCs w:val="28"/>
          <w:rtl/>
        </w:rPr>
        <w:t>ی</w:t>
      </w:r>
      <w:r w:rsidRPr="00C33443">
        <w:rPr>
          <w:rFonts w:cs="B Nazanin"/>
          <w:sz w:val="28"/>
          <w:szCs w:val="28"/>
          <w:rtl/>
        </w:rPr>
        <w:t xml:space="preserve"> دادند.</w:t>
      </w:r>
    </w:p>
    <w:p w14:paraId="4570B0F5" w14:textId="77777777" w:rsidR="00D9218E" w:rsidRPr="00C33443" w:rsidRDefault="00D9218E" w:rsidP="00FE019C">
      <w:pPr>
        <w:jc w:val="both"/>
        <w:rPr>
          <w:rFonts w:cs="B Nazanin"/>
          <w:sz w:val="28"/>
          <w:szCs w:val="28"/>
          <w:rtl/>
        </w:rPr>
      </w:pPr>
      <w:r w:rsidRPr="00C33443">
        <w:rPr>
          <w:rFonts w:cs="B Nazanin" w:hint="eastAsia"/>
          <w:sz w:val="28"/>
          <w:szCs w:val="28"/>
          <w:rtl/>
        </w:rPr>
        <w:t>آنها</w:t>
      </w:r>
      <w:r w:rsidRPr="00C33443">
        <w:rPr>
          <w:rFonts w:cs="B Nazanin"/>
          <w:sz w:val="28"/>
          <w:szCs w:val="28"/>
          <w:rtl/>
        </w:rPr>
        <w:t xml:space="preserve"> ماه</w:t>
      </w:r>
      <w:r w:rsidRPr="00C33443">
        <w:rPr>
          <w:rFonts w:cs="B Nazanin" w:hint="cs"/>
          <w:sz w:val="28"/>
          <w:szCs w:val="28"/>
          <w:rtl/>
        </w:rPr>
        <w:t>ی</w:t>
      </w:r>
      <w:r w:rsidRPr="00C33443">
        <w:rPr>
          <w:rFonts w:cs="B Nazanin"/>
          <w:sz w:val="28"/>
          <w:szCs w:val="28"/>
          <w:rtl/>
        </w:rPr>
        <w:t xml:space="preserve"> را رو</w:t>
      </w:r>
      <w:r w:rsidRPr="00C33443">
        <w:rPr>
          <w:rFonts w:cs="B Nazanin" w:hint="cs"/>
          <w:sz w:val="28"/>
          <w:szCs w:val="28"/>
          <w:rtl/>
        </w:rPr>
        <w:t>ی</w:t>
      </w:r>
      <w:r w:rsidRPr="00C33443">
        <w:rPr>
          <w:rFonts w:cs="B Nazanin"/>
          <w:sz w:val="28"/>
          <w:szCs w:val="28"/>
          <w:rtl/>
        </w:rPr>
        <w:t xml:space="preserve"> پ</w:t>
      </w:r>
      <w:r w:rsidRPr="00C33443">
        <w:rPr>
          <w:rFonts w:cs="B Nazanin" w:hint="cs"/>
          <w:sz w:val="28"/>
          <w:szCs w:val="28"/>
          <w:rtl/>
        </w:rPr>
        <w:t>ی</w:t>
      </w:r>
      <w:r w:rsidRPr="00C33443">
        <w:rPr>
          <w:rFonts w:cs="B Nazanin" w:hint="eastAsia"/>
          <w:sz w:val="28"/>
          <w:szCs w:val="28"/>
          <w:rtl/>
        </w:rPr>
        <w:t>شان</w:t>
      </w:r>
      <w:r w:rsidRPr="00C33443">
        <w:rPr>
          <w:rFonts w:cs="B Nazanin" w:hint="cs"/>
          <w:sz w:val="28"/>
          <w:szCs w:val="28"/>
          <w:rtl/>
        </w:rPr>
        <w:t>ی</w:t>
      </w:r>
      <w:r w:rsidRPr="00C33443">
        <w:rPr>
          <w:rFonts w:cs="B Nazanin"/>
          <w:sz w:val="28"/>
          <w:szCs w:val="28"/>
          <w:rtl/>
        </w:rPr>
        <w:t xml:space="preserve"> ب</w:t>
      </w:r>
      <w:r w:rsidRPr="00C33443">
        <w:rPr>
          <w:rFonts w:cs="B Nazanin" w:hint="cs"/>
          <w:sz w:val="28"/>
          <w:szCs w:val="28"/>
          <w:rtl/>
        </w:rPr>
        <w:t>ی</w:t>
      </w:r>
      <w:r w:rsidRPr="00C33443">
        <w:rPr>
          <w:rFonts w:cs="B Nazanin" w:hint="eastAsia"/>
          <w:sz w:val="28"/>
          <w:szCs w:val="28"/>
          <w:rtl/>
        </w:rPr>
        <w:t>مار</w:t>
      </w:r>
      <w:r w:rsidRPr="00C33443">
        <w:rPr>
          <w:rFonts w:cs="B Nazanin"/>
          <w:sz w:val="28"/>
          <w:szCs w:val="28"/>
          <w:rtl/>
        </w:rPr>
        <w:t xml:space="preserve"> قرار م</w:t>
      </w:r>
      <w:r w:rsidRPr="00C33443">
        <w:rPr>
          <w:rFonts w:cs="B Nazanin" w:hint="cs"/>
          <w:sz w:val="28"/>
          <w:szCs w:val="28"/>
          <w:rtl/>
        </w:rPr>
        <w:t>ی</w:t>
      </w:r>
      <w:r w:rsidRPr="00C33443">
        <w:rPr>
          <w:rFonts w:cs="B Nazanin"/>
          <w:sz w:val="28"/>
          <w:szCs w:val="28"/>
          <w:rtl/>
        </w:rPr>
        <w:t xml:space="preserve"> دادند </w:t>
      </w:r>
      <w:r w:rsidRPr="00C33443">
        <w:rPr>
          <w:rFonts w:cs="B Nazanin" w:hint="cs"/>
          <w:sz w:val="28"/>
          <w:szCs w:val="28"/>
          <w:rtl/>
        </w:rPr>
        <w:t>ی</w:t>
      </w:r>
      <w:r w:rsidRPr="00C33443">
        <w:rPr>
          <w:rFonts w:cs="B Nazanin" w:hint="eastAsia"/>
          <w:sz w:val="28"/>
          <w:szCs w:val="28"/>
          <w:rtl/>
        </w:rPr>
        <w:t>ا</w:t>
      </w:r>
      <w:r w:rsidRPr="00C33443">
        <w:rPr>
          <w:rFonts w:cs="B Nazanin"/>
          <w:sz w:val="28"/>
          <w:szCs w:val="28"/>
          <w:rtl/>
        </w:rPr>
        <w:t xml:space="preserve"> ا</w:t>
      </w:r>
      <w:r w:rsidRPr="00C33443">
        <w:rPr>
          <w:rFonts w:cs="B Nazanin" w:hint="cs"/>
          <w:sz w:val="28"/>
          <w:szCs w:val="28"/>
          <w:rtl/>
        </w:rPr>
        <w:t>ی</w:t>
      </w:r>
      <w:r w:rsidRPr="00C33443">
        <w:rPr>
          <w:rFonts w:cs="B Nazanin" w:hint="eastAsia"/>
          <w:sz w:val="28"/>
          <w:szCs w:val="28"/>
          <w:rtl/>
        </w:rPr>
        <w:t>نکه</w:t>
      </w:r>
      <w:r w:rsidRPr="00C33443">
        <w:rPr>
          <w:rFonts w:cs="B Nazanin"/>
          <w:sz w:val="28"/>
          <w:szCs w:val="28"/>
          <w:rtl/>
        </w:rPr>
        <w:t xml:space="preserve"> از او م</w:t>
      </w:r>
      <w:r w:rsidRPr="00C33443">
        <w:rPr>
          <w:rFonts w:cs="B Nazanin" w:hint="cs"/>
          <w:sz w:val="28"/>
          <w:szCs w:val="28"/>
          <w:rtl/>
        </w:rPr>
        <w:t>ی</w:t>
      </w:r>
      <w:r w:rsidRPr="00C33443">
        <w:rPr>
          <w:rFonts w:cs="B Nazanin"/>
          <w:sz w:val="28"/>
          <w:szCs w:val="28"/>
          <w:rtl/>
        </w:rPr>
        <w:t xml:space="preserve"> خواستند بر رو</w:t>
      </w:r>
      <w:r w:rsidRPr="00C33443">
        <w:rPr>
          <w:rFonts w:cs="B Nazanin" w:hint="cs"/>
          <w:sz w:val="28"/>
          <w:szCs w:val="28"/>
          <w:rtl/>
        </w:rPr>
        <w:t>ی</w:t>
      </w:r>
      <w:r w:rsidRPr="00C33443">
        <w:rPr>
          <w:rFonts w:cs="B Nazanin"/>
          <w:sz w:val="28"/>
          <w:szCs w:val="28"/>
          <w:rtl/>
        </w:rPr>
        <w:t xml:space="preserve"> تعداد ز</w:t>
      </w:r>
      <w:r w:rsidRPr="00C33443">
        <w:rPr>
          <w:rFonts w:cs="B Nazanin" w:hint="cs"/>
          <w:sz w:val="28"/>
          <w:szCs w:val="28"/>
          <w:rtl/>
        </w:rPr>
        <w:t>ی</w:t>
      </w:r>
      <w:r w:rsidRPr="00C33443">
        <w:rPr>
          <w:rFonts w:cs="B Nazanin" w:hint="eastAsia"/>
          <w:sz w:val="28"/>
          <w:szCs w:val="28"/>
          <w:rtl/>
        </w:rPr>
        <w:t>اد</w:t>
      </w:r>
      <w:r w:rsidRPr="00C33443">
        <w:rPr>
          <w:rFonts w:cs="B Nazanin" w:hint="cs"/>
          <w:sz w:val="28"/>
          <w:szCs w:val="28"/>
          <w:rtl/>
        </w:rPr>
        <w:t>ی</w:t>
      </w:r>
      <w:r w:rsidRPr="00C33443">
        <w:rPr>
          <w:rFonts w:cs="B Nazanin"/>
          <w:sz w:val="28"/>
          <w:szCs w:val="28"/>
          <w:rtl/>
        </w:rPr>
        <w:t xml:space="preserve"> از ماه</w:t>
      </w:r>
      <w:r w:rsidRPr="00C33443">
        <w:rPr>
          <w:rFonts w:cs="B Nazanin" w:hint="cs"/>
          <w:sz w:val="28"/>
          <w:szCs w:val="28"/>
          <w:rtl/>
        </w:rPr>
        <w:t>ی</w:t>
      </w:r>
      <w:r w:rsidR="00D33A08" w:rsidRPr="00C33443">
        <w:rPr>
          <w:rFonts w:cs="B Nazanin" w:hint="cs"/>
          <w:sz w:val="28"/>
          <w:szCs w:val="28"/>
          <w:rtl/>
        </w:rPr>
        <w:t xml:space="preserve"> های</w:t>
      </w:r>
      <w:r w:rsidR="00D33A08" w:rsidRPr="00C33443">
        <w:rPr>
          <w:rFonts w:cs="B Nazanin"/>
          <w:sz w:val="28"/>
          <w:szCs w:val="28"/>
          <w:rtl/>
        </w:rPr>
        <w:t xml:space="preserve"> زنده</w:t>
      </w:r>
      <w:r w:rsidRPr="00C33443">
        <w:rPr>
          <w:rFonts w:cs="B Nazanin"/>
          <w:sz w:val="28"/>
          <w:szCs w:val="28"/>
          <w:rtl/>
        </w:rPr>
        <w:t xml:space="preserve"> با</w:t>
      </w:r>
      <w:r w:rsidRPr="00C33443">
        <w:rPr>
          <w:rFonts w:cs="B Nazanin" w:hint="cs"/>
          <w:sz w:val="28"/>
          <w:szCs w:val="28"/>
          <w:rtl/>
        </w:rPr>
        <w:t>ی</w:t>
      </w:r>
      <w:r w:rsidR="00C606C7">
        <w:rPr>
          <w:rFonts w:cs="B Nazanin" w:hint="eastAsia"/>
          <w:sz w:val="28"/>
          <w:szCs w:val="28"/>
          <w:rtl/>
        </w:rPr>
        <w:t>س</w:t>
      </w:r>
      <w:r w:rsidR="00C606C7">
        <w:rPr>
          <w:rFonts w:cs="B Nazanin" w:hint="cs"/>
          <w:sz w:val="28"/>
          <w:szCs w:val="28"/>
          <w:rtl/>
        </w:rPr>
        <w:t>ت</w:t>
      </w:r>
      <w:r w:rsidRPr="00C33443">
        <w:rPr>
          <w:rFonts w:cs="B Nazanin" w:hint="eastAsia"/>
          <w:sz w:val="28"/>
          <w:szCs w:val="28"/>
          <w:rtl/>
        </w:rPr>
        <w:t>د</w:t>
      </w:r>
      <w:r w:rsidRPr="00C33443">
        <w:rPr>
          <w:rFonts w:cs="B Nazanin"/>
          <w:sz w:val="28"/>
          <w:szCs w:val="28"/>
          <w:rtl/>
        </w:rPr>
        <w:t>.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ماه</w:t>
      </w:r>
      <w:r w:rsidRPr="00C33443">
        <w:rPr>
          <w:rFonts w:cs="B Nazanin" w:hint="cs"/>
          <w:sz w:val="28"/>
          <w:szCs w:val="28"/>
          <w:rtl/>
        </w:rPr>
        <w:t>ی</w:t>
      </w:r>
      <w:r w:rsidRPr="00C33443">
        <w:rPr>
          <w:rFonts w:cs="B Nazanin"/>
          <w:sz w:val="28"/>
          <w:szCs w:val="28"/>
          <w:rtl/>
        </w:rPr>
        <w:t xml:space="preserve"> انرژ</w:t>
      </w:r>
      <w:r w:rsidRPr="00C33443">
        <w:rPr>
          <w:rFonts w:cs="B Nazanin" w:hint="cs"/>
          <w:sz w:val="28"/>
          <w:szCs w:val="28"/>
          <w:rtl/>
        </w:rPr>
        <w:t>ی</w:t>
      </w:r>
      <w:r w:rsidRPr="00C33443">
        <w:rPr>
          <w:rFonts w:cs="B Nazanin"/>
          <w:sz w:val="28"/>
          <w:szCs w:val="28"/>
          <w:rtl/>
        </w:rPr>
        <w:t xml:space="preserve"> خاص خود را تخل</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م</w:t>
      </w:r>
      <w:r w:rsidRPr="00C33443">
        <w:rPr>
          <w:rFonts w:cs="B Nazanin" w:hint="cs"/>
          <w:sz w:val="28"/>
          <w:szCs w:val="28"/>
          <w:rtl/>
        </w:rPr>
        <w:t>ی</w:t>
      </w:r>
      <w:r w:rsidRPr="00C33443">
        <w:rPr>
          <w:rFonts w:cs="B Nazanin"/>
          <w:sz w:val="28"/>
          <w:szCs w:val="28"/>
          <w:rtl/>
        </w:rPr>
        <w:t xml:space="preserve"> کرد که البته در آن زمان و تا قرن ها بعد به عنوان الکتر</w:t>
      </w:r>
      <w:r w:rsidRPr="00C33443">
        <w:rPr>
          <w:rFonts w:cs="B Nazanin" w:hint="cs"/>
          <w:sz w:val="28"/>
          <w:szCs w:val="28"/>
          <w:rtl/>
        </w:rPr>
        <w:t>ی</w:t>
      </w:r>
      <w:r w:rsidRPr="00C33443">
        <w:rPr>
          <w:rFonts w:cs="B Nazanin" w:hint="eastAsia"/>
          <w:sz w:val="28"/>
          <w:szCs w:val="28"/>
          <w:rtl/>
        </w:rPr>
        <w:t>س</w:t>
      </w:r>
      <w:r w:rsidRPr="00C33443">
        <w:rPr>
          <w:rFonts w:cs="B Nazanin" w:hint="cs"/>
          <w:sz w:val="28"/>
          <w:szCs w:val="28"/>
          <w:rtl/>
        </w:rPr>
        <w:t>ی</w:t>
      </w:r>
      <w:r w:rsidRPr="00C33443">
        <w:rPr>
          <w:rFonts w:cs="B Nazanin" w:hint="eastAsia"/>
          <w:sz w:val="28"/>
          <w:szCs w:val="28"/>
          <w:rtl/>
        </w:rPr>
        <w:t>ته</w:t>
      </w:r>
      <w:r w:rsidRPr="00C33443">
        <w:rPr>
          <w:rFonts w:cs="B Nazanin"/>
          <w:sz w:val="28"/>
          <w:szCs w:val="28"/>
          <w:rtl/>
        </w:rPr>
        <w:t xml:space="preserve"> شناخته شده نبود. متاسفانه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ماه</w:t>
      </w:r>
      <w:r w:rsidRPr="00C33443">
        <w:rPr>
          <w:rFonts w:cs="B Nazanin" w:hint="cs"/>
          <w:sz w:val="28"/>
          <w:szCs w:val="28"/>
          <w:rtl/>
        </w:rPr>
        <w:t>ی</w:t>
      </w:r>
      <w:r w:rsidR="00D33A08" w:rsidRPr="00C33443">
        <w:rPr>
          <w:rFonts w:cs="B Nazanin" w:hint="cs"/>
          <w:sz w:val="28"/>
          <w:szCs w:val="28"/>
          <w:rtl/>
        </w:rPr>
        <w:t xml:space="preserve"> </w:t>
      </w:r>
      <w:r w:rsidRPr="00C33443">
        <w:rPr>
          <w:rFonts w:cs="B Nazanin" w:hint="eastAsia"/>
          <w:sz w:val="28"/>
          <w:szCs w:val="28"/>
          <w:rtl/>
        </w:rPr>
        <w:t>ها</w:t>
      </w:r>
      <w:r w:rsidRPr="00C33443">
        <w:rPr>
          <w:rFonts w:cs="B Nazanin"/>
          <w:sz w:val="28"/>
          <w:szCs w:val="28"/>
          <w:rtl/>
        </w:rPr>
        <w:t xml:space="preserve"> به سادگ</w:t>
      </w:r>
      <w:r w:rsidRPr="00C33443">
        <w:rPr>
          <w:rFonts w:cs="B Nazanin" w:hint="cs"/>
          <w:sz w:val="28"/>
          <w:szCs w:val="28"/>
          <w:rtl/>
        </w:rPr>
        <w:t>ی</w:t>
      </w:r>
      <w:r w:rsidRPr="00C33443">
        <w:rPr>
          <w:rFonts w:cs="B Nazanin"/>
          <w:sz w:val="28"/>
          <w:szCs w:val="28"/>
          <w:rtl/>
        </w:rPr>
        <w:t xml:space="preserve"> در دسترس نبودند تا ا</w:t>
      </w:r>
      <w:r w:rsidRPr="00C33443">
        <w:rPr>
          <w:rFonts w:cs="B Nazanin" w:hint="cs"/>
          <w:sz w:val="28"/>
          <w:szCs w:val="28"/>
          <w:rtl/>
        </w:rPr>
        <w:t>ی</w:t>
      </w:r>
      <w:r w:rsidRPr="00C33443">
        <w:rPr>
          <w:rFonts w:cs="B Nazanin" w:hint="eastAsia"/>
          <w:sz w:val="28"/>
          <w:szCs w:val="28"/>
          <w:rtl/>
        </w:rPr>
        <w:t>نکه</w:t>
      </w:r>
      <w:r w:rsidRPr="00C33443">
        <w:rPr>
          <w:rFonts w:cs="B Nazanin"/>
          <w:sz w:val="28"/>
          <w:szCs w:val="28"/>
          <w:rtl/>
        </w:rPr>
        <w:t xml:space="preserve"> در قرن هجدهم ماش</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ها</w:t>
      </w:r>
      <w:r w:rsidRPr="00C33443">
        <w:rPr>
          <w:rFonts w:cs="B Nazanin" w:hint="cs"/>
          <w:sz w:val="28"/>
          <w:szCs w:val="28"/>
          <w:rtl/>
        </w:rPr>
        <w:t>یی</w:t>
      </w:r>
      <w:r w:rsidRPr="00C33443">
        <w:rPr>
          <w:rFonts w:cs="B Nazanin"/>
          <w:sz w:val="28"/>
          <w:szCs w:val="28"/>
          <w:rtl/>
        </w:rPr>
        <w:t xml:space="preserve"> ساخته شد که م</w:t>
      </w:r>
      <w:r w:rsidRPr="00C33443">
        <w:rPr>
          <w:rFonts w:cs="B Nazanin" w:hint="cs"/>
          <w:sz w:val="28"/>
          <w:szCs w:val="28"/>
          <w:rtl/>
        </w:rPr>
        <w:t>ی</w:t>
      </w:r>
      <w:r w:rsidRPr="00C33443">
        <w:rPr>
          <w:rFonts w:cs="B Nazanin"/>
          <w:sz w:val="28"/>
          <w:szCs w:val="28"/>
          <w:rtl/>
        </w:rPr>
        <w:t xml:space="preserve"> توانستند الکتر</w:t>
      </w:r>
      <w:r w:rsidRPr="00C33443">
        <w:rPr>
          <w:rFonts w:cs="B Nazanin" w:hint="cs"/>
          <w:sz w:val="28"/>
          <w:szCs w:val="28"/>
          <w:rtl/>
        </w:rPr>
        <w:t>ی</w:t>
      </w:r>
      <w:r w:rsidRPr="00C33443">
        <w:rPr>
          <w:rFonts w:cs="B Nazanin" w:hint="eastAsia"/>
          <w:sz w:val="28"/>
          <w:szCs w:val="28"/>
          <w:rtl/>
        </w:rPr>
        <w:t>س</w:t>
      </w:r>
      <w:r w:rsidRPr="00C33443">
        <w:rPr>
          <w:rFonts w:cs="B Nazanin" w:hint="cs"/>
          <w:sz w:val="28"/>
          <w:szCs w:val="28"/>
          <w:rtl/>
        </w:rPr>
        <w:t>ی</w:t>
      </w:r>
      <w:r w:rsidRPr="00C33443">
        <w:rPr>
          <w:rFonts w:cs="B Nazanin" w:hint="eastAsia"/>
          <w:sz w:val="28"/>
          <w:szCs w:val="28"/>
          <w:rtl/>
        </w:rPr>
        <w:t>ته</w:t>
      </w:r>
      <w:r w:rsidRPr="00C33443">
        <w:rPr>
          <w:rFonts w:cs="B Nazanin"/>
          <w:sz w:val="28"/>
          <w:szCs w:val="28"/>
          <w:rtl/>
        </w:rPr>
        <w:t xml:space="preserve"> را بر حسب ن</w:t>
      </w:r>
      <w:r w:rsidRPr="00C33443">
        <w:rPr>
          <w:rFonts w:cs="B Nazanin" w:hint="cs"/>
          <w:sz w:val="28"/>
          <w:szCs w:val="28"/>
          <w:rtl/>
        </w:rPr>
        <w:t>ی</w:t>
      </w:r>
      <w:r w:rsidRPr="00C33443">
        <w:rPr>
          <w:rFonts w:cs="B Nazanin" w:hint="eastAsia"/>
          <w:sz w:val="28"/>
          <w:szCs w:val="28"/>
          <w:rtl/>
        </w:rPr>
        <w:t>از</w:t>
      </w:r>
      <w:r w:rsidRPr="00C33443">
        <w:rPr>
          <w:rFonts w:cs="B Nazanin"/>
          <w:sz w:val="28"/>
          <w:szCs w:val="28"/>
          <w:rtl/>
        </w:rPr>
        <w:t xml:space="preserve"> تول</w:t>
      </w:r>
      <w:r w:rsidRPr="00C33443">
        <w:rPr>
          <w:rFonts w:cs="B Nazanin" w:hint="cs"/>
          <w:sz w:val="28"/>
          <w:szCs w:val="28"/>
          <w:rtl/>
        </w:rPr>
        <w:t>ی</w:t>
      </w:r>
      <w:r w:rsidRPr="00C33443">
        <w:rPr>
          <w:rFonts w:cs="B Nazanin" w:hint="eastAsia"/>
          <w:sz w:val="28"/>
          <w:szCs w:val="28"/>
          <w:rtl/>
        </w:rPr>
        <w:t>د</w:t>
      </w:r>
      <w:r w:rsidRPr="00C33443">
        <w:rPr>
          <w:rFonts w:cs="B Nazanin"/>
          <w:sz w:val="28"/>
          <w:szCs w:val="28"/>
          <w:rtl/>
        </w:rPr>
        <w:t xml:space="preserve"> کنند.</w:t>
      </w:r>
      <w:r w:rsidR="00A617A9">
        <w:rPr>
          <w:rFonts w:cs="B Nazanin" w:hint="cs"/>
          <w:sz w:val="28"/>
          <w:szCs w:val="28"/>
          <w:rtl/>
        </w:rPr>
        <w:t xml:space="preserve"> </w:t>
      </w:r>
    </w:p>
    <w:p w14:paraId="0F418172" w14:textId="77777777" w:rsidR="00D9218E" w:rsidRPr="00C33443" w:rsidRDefault="00D9218E" w:rsidP="00FE019C">
      <w:pPr>
        <w:jc w:val="both"/>
        <w:rPr>
          <w:rFonts w:cs="B Nazanin"/>
          <w:sz w:val="28"/>
          <w:szCs w:val="28"/>
          <w:rtl/>
        </w:rPr>
      </w:pPr>
      <w:r w:rsidRPr="00C33443">
        <w:rPr>
          <w:rFonts w:cs="B Nazanin" w:hint="eastAsia"/>
          <w:sz w:val="28"/>
          <w:szCs w:val="28"/>
          <w:rtl/>
        </w:rPr>
        <w:t>طرح</w:t>
      </w:r>
      <w:r w:rsidRPr="00C33443">
        <w:rPr>
          <w:rFonts w:cs="B Nazanin"/>
          <w:sz w:val="28"/>
          <w:szCs w:val="28"/>
          <w:rtl/>
        </w:rPr>
        <w:t xml:space="preserve"> ر</w:t>
      </w:r>
      <w:r w:rsidRPr="00C33443">
        <w:rPr>
          <w:rFonts w:cs="B Nazanin" w:hint="cs"/>
          <w:sz w:val="28"/>
          <w:szCs w:val="28"/>
          <w:rtl/>
        </w:rPr>
        <w:t>ی</w:t>
      </w:r>
      <w:r w:rsidRPr="00C33443">
        <w:rPr>
          <w:rFonts w:cs="B Nazanin" w:hint="eastAsia"/>
          <w:sz w:val="28"/>
          <w:szCs w:val="28"/>
          <w:rtl/>
        </w:rPr>
        <w:t>ز</w:t>
      </w:r>
      <w:r w:rsidRPr="00C33443">
        <w:rPr>
          <w:rFonts w:cs="B Nazanin" w:hint="cs"/>
          <w:sz w:val="28"/>
          <w:szCs w:val="28"/>
          <w:rtl/>
        </w:rPr>
        <w:t>ی</w:t>
      </w:r>
      <w:r w:rsidRPr="00C33443">
        <w:rPr>
          <w:rFonts w:cs="B Nazanin"/>
          <w:sz w:val="28"/>
          <w:szCs w:val="28"/>
          <w:rtl/>
        </w:rPr>
        <w:t xml:space="preserve"> اول</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w:t>
      </w:r>
      <w:r w:rsidRPr="00C33443">
        <w:rPr>
          <w:rFonts w:cs="B Nazanin"/>
          <w:sz w:val="28"/>
          <w:szCs w:val="28"/>
        </w:rPr>
        <w:t>tDCS</w:t>
      </w:r>
      <w:r w:rsidRPr="00C33443">
        <w:rPr>
          <w:rFonts w:cs="B Nazanin"/>
          <w:sz w:val="28"/>
          <w:szCs w:val="28"/>
          <w:rtl/>
        </w:rPr>
        <w:t xml:space="preserve"> به ب</w:t>
      </w:r>
      <w:r w:rsidRPr="00C33443">
        <w:rPr>
          <w:rFonts w:cs="B Nazanin" w:hint="cs"/>
          <w:sz w:val="28"/>
          <w:szCs w:val="28"/>
          <w:rtl/>
        </w:rPr>
        <w:t>ی</w:t>
      </w:r>
      <w:r w:rsidRPr="00C33443">
        <w:rPr>
          <w:rFonts w:cs="B Nazanin" w:hint="eastAsia"/>
          <w:sz w:val="28"/>
          <w:szCs w:val="28"/>
          <w:rtl/>
        </w:rPr>
        <w:t>ش</w:t>
      </w:r>
      <w:r w:rsidRPr="00C33443">
        <w:rPr>
          <w:rFonts w:cs="B Nazanin"/>
          <w:sz w:val="28"/>
          <w:szCs w:val="28"/>
          <w:rtl/>
        </w:rPr>
        <w:t xml:space="preserve"> از 100 سال پ</w:t>
      </w:r>
      <w:r w:rsidRPr="00C33443">
        <w:rPr>
          <w:rFonts w:cs="B Nazanin" w:hint="cs"/>
          <w:sz w:val="28"/>
          <w:szCs w:val="28"/>
          <w:rtl/>
        </w:rPr>
        <w:t>ی</w:t>
      </w:r>
      <w:r w:rsidRPr="00C33443">
        <w:rPr>
          <w:rFonts w:cs="B Nazanin" w:hint="eastAsia"/>
          <w:sz w:val="28"/>
          <w:szCs w:val="28"/>
          <w:rtl/>
        </w:rPr>
        <w:t>ش</w:t>
      </w:r>
      <w:r w:rsidRPr="00C33443">
        <w:rPr>
          <w:rFonts w:cs="B Nazanin"/>
          <w:sz w:val="28"/>
          <w:szCs w:val="28"/>
          <w:rtl/>
        </w:rPr>
        <w:t xml:space="preserve"> بر م</w:t>
      </w:r>
      <w:r w:rsidRPr="00C33443">
        <w:rPr>
          <w:rFonts w:cs="B Nazanin" w:hint="cs"/>
          <w:sz w:val="28"/>
          <w:szCs w:val="28"/>
          <w:rtl/>
        </w:rPr>
        <w:t>ی</w:t>
      </w:r>
      <w:r w:rsidRPr="00C33443">
        <w:rPr>
          <w:rFonts w:cs="B Nazanin"/>
          <w:sz w:val="28"/>
          <w:szCs w:val="28"/>
          <w:rtl/>
        </w:rPr>
        <w:t xml:space="preserve"> گردد. تعداد</w:t>
      </w:r>
      <w:r w:rsidRPr="00C33443">
        <w:rPr>
          <w:rFonts w:cs="B Nazanin" w:hint="cs"/>
          <w:sz w:val="28"/>
          <w:szCs w:val="28"/>
          <w:rtl/>
        </w:rPr>
        <w:t>ی</w:t>
      </w:r>
      <w:r w:rsidRPr="00C33443">
        <w:rPr>
          <w:rFonts w:cs="B Nazanin"/>
          <w:sz w:val="28"/>
          <w:szCs w:val="28"/>
          <w:rtl/>
        </w:rPr>
        <w:t xml:space="preserve"> آزما</w:t>
      </w:r>
      <w:r w:rsidRPr="00C33443">
        <w:rPr>
          <w:rFonts w:cs="B Nazanin" w:hint="cs"/>
          <w:sz w:val="28"/>
          <w:szCs w:val="28"/>
          <w:rtl/>
        </w:rPr>
        <w:t>ی</w:t>
      </w:r>
      <w:r w:rsidRPr="00C33443">
        <w:rPr>
          <w:rFonts w:cs="B Nazanin" w:hint="eastAsia"/>
          <w:sz w:val="28"/>
          <w:szCs w:val="28"/>
          <w:rtl/>
        </w:rPr>
        <w:t>شات</w:t>
      </w:r>
      <w:r w:rsidRPr="00C33443">
        <w:rPr>
          <w:rFonts w:cs="B Nazanin"/>
          <w:sz w:val="28"/>
          <w:szCs w:val="28"/>
          <w:rtl/>
        </w:rPr>
        <w:t xml:space="preserve"> ابتدا</w:t>
      </w:r>
      <w:r w:rsidRPr="00C33443">
        <w:rPr>
          <w:rFonts w:cs="B Nazanin" w:hint="cs"/>
          <w:sz w:val="28"/>
          <w:szCs w:val="28"/>
          <w:rtl/>
        </w:rPr>
        <w:t>یی</w:t>
      </w:r>
      <w:r w:rsidRPr="00C33443">
        <w:rPr>
          <w:rFonts w:cs="B Nazanin"/>
          <w:sz w:val="28"/>
          <w:szCs w:val="28"/>
          <w:rtl/>
        </w:rPr>
        <w:t xml:space="preserve"> با استفاده از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تکن</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بر رو</w:t>
      </w:r>
      <w:r w:rsidRPr="00C33443">
        <w:rPr>
          <w:rFonts w:cs="B Nazanin" w:hint="cs"/>
          <w:sz w:val="28"/>
          <w:szCs w:val="28"/>
          <w:rtl/>
        </w:rPr>
        <w:t>ی</w:t>
      </w:r>
      <w:r w:rsidRPr="00C33443">
        <w:rPr>
          <w:rFonts w:cs="B Nazanin"/>
          <w:sz w:val="28"/>
          <w:szCs w:val="28"/>
          <w:rtl/>
        </w:rPr>
        <w:t xml:space="preserve"> نمونه ها</w:t>
      </w:r>
      <w:r w:rsidRPr="00C33443">
        <w:rPr>
          <w:rFonts w:cs="B Nazanin" w:hint="cs"/>
          <w:sz w:val="28"/>
          <w:szCs w:val="28"/>
          <w:rtl/>
        </w:rPr>
        <w:t>ی</w:t>
      </w:r>
      <w:r w:rsidRPr="00C33443">
        <w:rPr>
          <w:rFonts w:cs="B Nazanin"/>
          <w:sz w:val="28"/>
          <w:szCs w:val="28"/>
          <w:rtl/>
        </w:rPr>
        <w:t xml:space="preserve"> ح</w:t>
      </w:r>
      <w:r w:rsidRPr="00C33443">
        <w:rPr>
          <w:rFonts w:cs="B Nazanin" w:hint="cs"/>
          <w:sz w:val="28"/>
          <w:szCs w:val="28"/>
          <w:rtl/>
        </w:rPr>
        <w:t>ی</w:t>
      </w:r>
      <w:r w:rsidRPr="00C33443">
        <w:rPr>
          <w:rFonts w:cs="B Nazanin" w:hint="eastAsia"/>
          <w:sz w:val="28"/>
          <w:szCs w:val="28"/>
          <w:rtl/>
        </w:rPr>
        <w:t>وان</w:t>
      </w:r>
      <w:r w:rsidRPr="00C33443">
        <w:rPr>
          <w:rFonts w:cs="B Nazanin" w:hint="cs"/>
          <w:sz w:val="28"/>
          <w:szCs w:val="28"/>
          <w:rtl/>
        </w:rPr>
        <w:t>ی</w:t>
      </w:r>
      <w:r w:rsidRPr="00C33443">
        <w:rPr>
          <w:rFonts w:cs="B Nazanin"/>
          <w:sz w:val="28"/>
          <w:szCs w:val="28"/>
          <w:rtl/>
        </w:rPr>
        <w:t xml:space="preserve"> و انسان</w:t>
      </w:r>
      <w:r w:rsidRPr="00C33443">
        <w:rPr>
          <w:rFonts w:cs="B Nazanin" w:hint="cs"/>
          <w:sz w:val="28"/>
          <w:szCs w:val="28"/>
          <w:rtl/>
        </w:rPr>
        <w:t>ی</w:t>
      </w:r>
      <w:r w:rsidRPr="00C33443">
        <w:rPr>
          <w:rFonts w:cs="B Nazanin"/>
          <w:sz w:val="28"/>
          <w:szCs w:val="28"/>
          <w:rtl/>
        </w:rPr>
        <w:t xml:space="preserve"> پ</w:t>
      </w:r>
      <w:r w:rsidRPr="00C33443">
        <w:rPr>
          <w:rFonts w:cs="B Nazanin" w:hint="cs"/>
          <w:sz w:val="28"/>
          <w:szCs w:val="28"/>
          <w:rtl/>
        </w:rPr>
        <w:t>ی</w:t>
      </w:r>
      <w:r w:rsidRPr="00C33443">
        <w:rPr>
          <w:rFonts w:cs="B Nazanin" w:hint="eastAsia"/>
          <w:sz w:val="28"/>
          <w:szCs w:val="28"/>
          <w:rtl/>
        </w:rPr>
        <w:t>ش</w:t>
      </w:r>
      <w:r w:rsidRPr="00C33443">
        <w:rPr>
          <w:rFonts w:cs="B Nazanin"/>
          <w:sz w:val="28"/>
          <w:szCs w:val="28"/>
          <w:rtl/>
        </w:rPr>
        <w:t xml:space="preserve"> از قرن 19 انجام شده بود. </w:t>
      </w:r>
      <w:r w:rsidR="004C03B6" w:rsidRPr="004C03B6">
        <w:rPr>
          <w:rFonts w:cs="B Nazanin"/>
          <w:sz w:val="28"/>
          <w:szCs w:val="28"/>
          <w:rtl/>
        </w:rPr>
        <w:t>لو</w:t>
      </w:r>
      <w:r w:rsidR="004C03B6" w:rsidRPr="004C03B6">
        <w:rPr>
          <w:rFonts w:cs="B Nazanin" w:hint="cs"/>
          <w:sz w:val="28"/>
          <w:szCs w:val="28"/>
          <w:rtl/>
        </w:rPr>
        <w:t>یی</w:t>
      </w:r>
      <w:r w:rsidR="004C03B6" w:rsidRPr="004C03B6">
        <w:rPr>
          <w:rFonts w:cs="B Nazanin" w:hint="eastAsia"/>
          <w:sz w:val="28"/>
          <w:szCs w:val="28"/>
          <w:rtl/>
        </w:rPr>
        <w:t>ج</w:t>
      </w:r>
      <w:r w:rsidR="004C03B6" w:rsidRPr="004C03B6">
        <w:rPr>
          <w:rFonts w:cs="B Nazanin" w:hint="cs"/>
          <w:sz w:val="28"/>
          <w:szCs w:val="28"/>
          <w:rtl/>
        </w:rPr>
        <w:t>ی</w:t>
      </w:r>
      <w:r w:rsidR="004C03B6" w:rsidRPr="004C03B6">
        <w:rPr>
          <w:rFonts w:cs="B Nazanin"/>
          <w:sz w:val="28"/>
          <w:szCs w:val="28"/>
          <w:rtl/>
        </w:rPr>
        <w:t xml:space="preserve"> گالوان</w:t>
      </w:r>
      <w:r w:rsidR="004C03B6" w:rsidRPr="004C03B6">
        <w:rPr>
          <w:rFonts w:cs="B Nazanin" w:hint="cs"/>
          <w:sz w:val="28"/>
          <w:szCs w:val="28"/>
          <w:rtl/>
        </w:rPr>
        <w:t>ی</w:t>
      </w:r>
      <w:r w:rsidR="004C03B6" w:rsidRPr="004C03B6">
        <w:rPr>
          <w:rFonts w:cs="B Nazanin"/>
          <w:sz w:val="28"/>
          <w:szCs w:val="28"/>
          <w:rtl/>
        </w:rPr>
        <w:t xml:space="preserve"> </w:t>
      </w:r>
      <w:r w:rsidRPr="00C33443">
        <w:rPr>
          <w:rFonts w:cs="B Nazanin"/>
          <w:sz w:val="28"/>
          <w:szCs w:val="28"/>
          <w:rtl/>
        </w:rPr>
        <w:t xml:space="preserve">و </w:t>
      </w:r>
      <w:r w:rsidR="004C03B6" w:rsidRPr="004C03B6">
        <w:rPr>
          <w:rFonts w:cs="B Nazanin"/>
          <w:sz w:val="28"/>
          <w:szCs w:val="28"/>
          <w:rtl/>
        </w:rPr>
        <w:t xml:space="preserve">آلساندرو ولتا </w:t>
      </w:r>
      <w:r w:rsidRPr="00C33443">
        <w:rPr>
          <w:rFonts w:cs="B Nazanin"/>
          <w:sz w:val="28"/>
          <w:szCs w:val="28"/>
          <w:rtl/>
        </w:rPr>
        <w:t>دو تن از محققان</w:t>
      </w:r>
      <w:r w:rsidRPr="00C33443">
        <w:rPr>
          <w:rFonts w:cs="B Nazanin" w:hint="cs"/>
          <w:sz w:val="28"/>
          <w:szCs w:val="28"/>
          <w:rtl/>
        </w:rPr>
        <w:t>ی</w:t>
      </w:r>
      <w:r w:rsidRPr="00C33443">
        <w:rPr>
          <w:rFonts w:cs="B Nazanin"/>
          <w:sz w:val="28"/>
          <w:szCs w:val="28"/>
          <w:rtl/>
        </w:rPr>
        <w:t xml:space="preserve"> بودند که از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تکنولوژ</w:t>
      </w:r>
      <w:r w:rsidRPr="00C33443">
        <w:rPr>
          <w:rFonts w:cs="B Nazanin" w:hint="cs"/>
          <w:sz w:val="28"/>
          <w:szCs w:val="28"/>
          <w:rtl/>
        </w:rPr>
        <w:t>ی</w:t>
      </w:r>
      <w:r w:rsidRPr="00C33443">
        <w:rPr>
          <w:rFonts w:cs="B Nazanin"/>
          <w:sz w:val="28"/>
          <w:szCs w:val="28"/>
          <w:rtl/>
        </w:rPr>
        <w:t xml:space="preserve"> جهت شناسا</w:t>
      </w:r>
      <w:r w:rsidRPr="00C33443">
        <w:rPr>
          <w:rFonts w:cs="B Nazanin" w:hint="cs"/>
          <w:sz w:val="28"/>
          <w:szCs w:val="28"/>
          <w:rtl/>
        </w:rPr>
        <w:t>یی</w:t>
      </w:r>
      <w:r w:rsidRPr="00C33443">
        <w:rPr>
          <w:rFonts w:cs="B Nazanin"/>
          <w:sz w:val="28"/>
          <w:szCs w:val="28"/>
          <w:rtl/>
        </w:rPr>
        <w:t xml:space="preserve"> منبع </w:t>
      </w:r>
      <w:r w:rsidRPr="00C33443">
        <w:rPr>
          <w:rFonts w:cs="B Nazanin" w:hint="eastAsia"/>
          <w:sz w:val="28"/>
          <w:szCs w:val="28"/>
          <w:rtl/>
        </w:rPr>
        <w:t>الکتر</w:t>
      </w:r>
      <w:r w:rsidRPr="00C33443">
        <w:rPr>
          <w:rFonts w:cs="B Nazanin" w:hint="cs"/>
          <w:sz w:val="28"/>
          <w:szCs w:val="28"/>
          <w:rtl/>
        </w:rPr>
        <w:t>ی</w:t>
      </w:r>
      <w:r w:rsidRPr="00C33443">
        <w:rPr>
          <w:rFonts w:cs="B Nazanin" w:hint="eastAsia"/>
          <w:sz w:val="28"/>
          <w:szCs w:val="28"/>
          <w:rtl/>
        </w:rPr>
        <w:t>س</w:t>
      </w:r>
      <w:r w:rsidRPr="00C33443">
        <w:rPr>
          <w:rFonts w:cs="B Nazanin" w:hint="cs"/>
          <w:sz w:val="28"/>
          <w:szCs w:val="28"/>
          <w:rtl/>
        </w:rPr>
        <w:t>ی</w:t>
      </w:r>
      <w:r w:rsidRPr="00C33443">
        <w:rPr>
          <w:rFonts w:cs="B Nazanin" w:hint="eastAsia"/>
          <w:sz w:val="28"/>
          <w:szCs w:val="28"/>
          <w:rtl/>
        </w:rPr>
        <w:t>ته</w:t>
      </w:r>
      <w:r w:rsidRPr="00C33443">
        <w:rPr>
          <w:rFonts w:cs="B Nazanin"/>
          <w:sz w:val="28"/>
          <w:szCs w:val="28"/>
          <w:rtl/>
        </w:rPr>
        <w:t xml:space="preserve"> سلول ها</w:t>
      </w:r>
      <w:r w:rsidRPr="00C33443">
        <w:rPr>
          <w:rFonts w:cs="B Nazanin" w:hint="cs"/>
          <w:sz w:val="28"/>
          <w:szCs w:val="28"/>
          <w:rtl/>
        </w:rPr>
        <w:t>ی</w:t>
      </w:r>
      <w:r w:rsidRPr="00C33443">
        <w:rPr>
          <w:rFonts w:cs="B Nazanin"/>
          <w:sz w:val="28"/>
          <w:szCs w:val="28"/>
          <w:rtl/>
        </w:rPr>
        <w:t xml:space="preserve"> ح</w:t>
      </w:r>
      <w:r w:rsidRPr="00C33443">
        <w:rPr>
          <w:rFonts w:cs="B Nazanin" w:hint="cs"/>
          <w:sz w:val="28"/>
          <w:szCs w:val="28"/>
          <w:rtl/>
        </w:rPr>
        <w:t>ی</w:t>
      </w:r>
      <w:r w:rsidRPr="00C33443">
        <w:rPr>
          <w:rFonts w:cs="B Nazanin" w:hint="eastAsia"/>
          <w:sz w:val="28"/>
          <w:szCs w:val="28"/>
          <w:rtl/>
        </w:rPr>
        <w:t>وان</w:t>
      </w:r>
      <w:r w:rsidRPr="00C33443">
        <w:rPr>
          <w:rFonts w:cs="B Nazanin" w:hint="cs"/>
          <w:sz w:val="28"/>
          <w:szCs w:val="28"/>
          <w:rtl/>
        </w:rPr>
        <w:t>ی</w:t>
      </w:r>
      <w:r w:rsidRPr="00C33443">
        <w:rPr>
          <w:rFonts w:cs="B Nazanin"/>
          <w:sz w:val="28"/>
          <w:szCs w:val="28"/>
          <w:rtl/>
        </w:rPr>
        <w:t xml:space="preserve"> استفاده کردند. در سال 1804، </w:t>
      </w:r>
      <w:r w:rsidR="004C03B6" w:rsidRPr="004C03B6">
        <w:rPr>
          <w:rFonts w:cs="B Nazanin"/>
          <w:sz w:val="28"/>
          <w:szCs w:val="28"/>
          <w:rtl/>
        </w:rPr>
        <w:t>آلد</w:t>
      </w:r>
      <w:r w:rsidR="004C03B6" w:rsidRPr="004C03B6">
        <w:rPr>
          <w:rFonts w:cs="B Nazanin" w:hint="cs"/>
          <w:sz w:val="28"/>
          <w:szCs w:val="28"/>
          <w:rtl/>
        </w:rPr>
        <w:t>ی</w:t>
      </w:r>
      <w:r w:rsidR="004C03B6" w:rsidRPr="004C03B6">
        <w:rPr>
          <w:rFonts w:cs="B Nazanin" w:hint="eastAsia"/>
          <w:sz w:val="28"/>
          <w:szCs w:val="28"/>
          <w:rtl/>
        </w:rPr>
        <w:t>ن</w:t>
      </w:r>
      <w:r w:rsidR="004C03B6" w:rsidRPr="004C03B6">
        <w:rPr>
          <w:rFonts w:cs="B Nazanin" w:hint="cs"/>
          <w:sz w:val="28"/>
          <w:szCs w:val="28"/>
          <w:rtl/>
        </w:rPr>
        <w:t>ی</w:t>
      </w:r>
      <w:r w:rsidR="004C03B6" w:rsidRPr="004C03B6">
        <w:rPr>
          <w:rFonts w:cs="B Nazanin"/>
          <w:sz w:val="28"/>
          <w:szCs w:val="28"/>
          <w:rtl/>
        </w:rPr>
        <w:t xml:space="preserve"> </w:t>
      </w:r>
      <w:r w:rsidRPr="00C33443">
        <w:rPr>
          <w:rFonts w:cs="B Nazanin"/>
          <w:sz w:val="28"/>
          <w:szCs w:val="28"/>
          <w:rtl/>
        </w:rPr>
        <w:t>مطالعه ا</w:t>
      </w:r>
      <w:r w:rsidRPr="00C33443">
        <w:rPr>
          <w:rFonts w:cs="B Nazanin" w:hint="cs"/>
          <w:sz w:val="28"/>
          <w:szCs w:val="28"/>
          <w:rtl/>
        </w:rPr>
        <w:t>ی</w:t>
      </w:r>
      <w:r w:rsidRPr="00C33443">
        <w:rPr>
          <w:rFonts w:cs="B Nazanin"/>
          <w:sz w:val="28"/>
          <w:szCs w:val="28"/>
          <w:rtl/>
        </w:rPr>
        <w:t xml:space="preserve"> در خصوص کاربرد </w:t>
      </w:r>
      <w:r w:rsidRPr="00C33443">
        <w:rPr>
          <w:rFonts w:cs="B Nazanin"/>
          <w:sz w:val="28"/>
          <w:szCs w:val="28"/>
        </w:rPr>
        <w:t>tDCS</w:t>
      </w:r>
      <w:r w:rsidRPr="00C33443">
        <w:rPr>
          <w:rFonts w:cs="B Nazanin"/>
          <w:sz w:val="28"/>
          <w:szCs w:val="28"/>
          <w:rtl/>
        </w:rPr>
        <w:t xml:space="preserve"> شروع کرد که در بهبود خلق و خو</w:t>
      </w:r>
      <w:r w:rsidRPr="00C33443">
        <w:rPr>
          <w:rFonts w:cs="B Nazanin" w:hint="cs"/>
          <w:sz w:val="28"/>
          <w:szCs w:val="28"/>
          <w:rtl/>
        </w:rPr>
        <w:t>ی</w:t>
      </w:r>
      <w:r w:rsidRPr="00C33443">
        <w:rPr>
          <w:rFonts w:cs="B Nazanin"/>
          <w:sz w:val="28"/>
          <w:szCs w:val="28"/>
          <w:rtl/>
        </w:rPr>
        <w:t xml:space="preserve"> افراد افسرده موثر بود.</w:t>
      </w:r>
    </w:p>
    <w:p w14:paraId="5F0FAF1B" w14:textId="77777777" w:rsidR="00D9218E" w:rsidRPr="00C33443" w:rsidRDefault="00D9218E" w:rsidP="00FE019C">
      <w:pPr>
        <w:jc w:val="both"/>
        <w:rPr>
          <w:rFonts w:cs="B Nazanin"/>
          <w:sz w:val="28"/>
          <w:szCs w:val="28"/>
          <w:rtl/>
        </w:rPr>
      </w:pPr>
      <w:commentRangeStart w:id="134"/>
      <w:r w:rsidRPr="00C33443">
        <w:rPr>
          <w:rFonts w:cs="B Nazanin" w:hint="eastAsia"/>
          <w:sz w:val="28"/>
          <w:szCs w:val="28"/>
          <w:rtl/>
        </w:rPr>
        <w:t>در</w:t>
      </w:r>
      <w:r w:rsidRPr="00C33443">
        <w:rPr>
          <w:rFonts w:cs="B Nazanin"/>
          <w:sz w:val="28"/>
          <w:szCs w:val="28"/>
          <w:rtl/>
        </w:rPr>
        <w:t xml:space="preserve"> سال ها</w:t>
      </w:r>
      <w:r w:rsidRPr="00C33443">
        <w:rPr>
          <w:rFonts w:cs="B Nazanin" w:hint="cs"/>
          <w:sz w:val="28"/>
          <w:szCs w:val="28"/>
          <w:rtl/>
        </w:rPr>
        <w:t>ی</w:t>
      </w:r>
      <w:r w:rsidRPr="00C33443">
        <w:rPr>
          <w:rFonts w:cs="B Nazanin"/>
          <w:sz w:val="28"/>
          <w:szCs w:val="28"/>
          <w:rtl/>
        </w:rPr>
        <w:t xml:space="preserve"> دهه 1960 شخص</w:t>
      </w:r>
      <w:r w:rsidRPr="00C33443">
        <w:rPr>
          <w:rFonts w:cs="B Nazanin" w:hint="cs"/>
          <w:sz w:val="28"/>
          <w:szCs w:val="28"/>
          <w:rtl/>
        </w:rPr>
        <w:t>ی</w:t>
      </w:r>
      <w:r w:rsidRPr="00C33443">
        <w:rPr>
          <w:rFonts w:cs="B Nazanin"/>
          <w:sz w:val="28"/>
          <w:szCs w:val="28"/>
          <w:rtl/>
        </w:rPr>
        <w:t xml:space="preserve"> به نام آلبرت تو</w:t>
      </w:r>
      <w:commentRangeEnd w:id="134"/>
      <w:r w:rsidR="00736737">
        <w:rPr>
          <w:rStyle w:val="CommentReference"/>
          <w:rtl/>
        </w:rPr>
        <w:commentReference w:id="134"/>
      </w:r>
      <w:r w:rsidRPr="00C33443">
        <w:rPr>
          <w:rFonts w:cs="B Nazanin"/>
          <w:sz w:val="28"/>
          <w:szCs w:val="28"/>
          <w:rtl/>
        </w:rPr>
        <w:t>انست نشان دهد که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روش با تغ</w:t>
      </w:r>
      <w:r w:rsidRPr="00C33443">
        <w:rPr>
          <w:rFonts w:cs="B Nazanin" w:hint="cs"/>
          <w:sz w:val="28"/>
          <w:szCs w:val="28"/>
          <w:rtl/>
        </w:rPr>
        <w:t>یی</w:t>
      </w:r>
      <w:r w:rsidRPr="00C33443">
        <w:rPr>
          <w:rFonts w:cs="B Nazanin" w:hint="eastAsia"/>
          <w:sz w:val="28"/>
          <w:szCs w:val="28"/>
          <w:rtl/>
        </w:rPr>
        <w:t>ر</w:t>
      </w:r>
      <w:r w:rsidRPr="00C33443">
        <w:rPr>
          <w:rFonts w:cs="B Nazanin"/>
          <w:sz w:val="28"/>
          <w:szCs w:val="28"/>
          <w:rtl/>
        </w:rPr>
        <w:t xml:space="preserve">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پذ</w:t>
      </w:r>
      <w:r w:rsidRPr="00C33443">
        <w:rPr>
          <w:rFonts w:cs="B Nazanin" w:hint="cs"/>
          <w:sz w:val="28"/>
          <w:szCs w:val="28"/>
          <w:rtl/>
        </w:rPr>
        <w:t>ی</w:t>
      </w:r>
      <w:r w:rsidRPr="00C33443">
        <w:rPr>
          <w:rFonts w:cs="B Nazanin" w:hint="eastAsia"/>
          <w:sz w:val="28"/>
          <w:szCs w:val="28"/>
          <w:rtl/>
        </w:rPr>
        <w:t>ر</w:t>
      </w:r>
      <w:r w:rsidRPr="00C33443">
        <w:rPr>
          <w:rFonts w:cs="B Nazanin" w:hint="cs"/>
          <w:sz w:val="28"/>
          <w:szCs w:val="28"/>
          <w:rtl/>
        </w:rPr>
        <w:t>ی</w:t>
      </w:r>
      <w:r w:rsidRPr="00C33443">
        <w:rPr>
          <w:rFonts w:cs="B Nazanin"/>
          <w:sz w:val="28"/>
          <w:szCs w:val="28"/>
          <w:rtl/>
        </w:rPr>
        <w:t xml:space="preserve"> قشر مغز</w:t>
      </w:r>
      <w:r w:rsidR="00D33A08" w:rsidRPr="00C33443">
        <w:rPr>
          <w:rFonts w:cs="B Nazanin" w:hint="cs"/>
          <w:sz w:val="28"/>
          <w:szCs w:val="28"/>
          <w:rtl/>
        </w:rPr>
        <w:t>،</w:t>
      </w:r>
      <w:r w:rsidRPr="00C33443">
        <w:rPr>
          <w:rFonts w:cs="B Nazanin"/>
          <w:sz w:val="28"/>
          <w:szCs w:val="28"/>
          <w:rtl/>
        </w:rPr>
        <w:t xml:space="preserve"> عملکرد مغز را مورد تاث</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قرار م</w:t>
      </w:r>
      <w:r w:rsidRPr="00C33443">
        <w:rPr>
          <w:rFonts w:cs="B Nazanin" w:hint="cs"/>
          <w:sz w:val="28"/>
          <w:szCs w:val="28"/>
          <w:rtl/>
        </w:rPr>
        <w:t>ی</w:t>
      </w:r>
      <w:r w:rsidRPr="00C33443">
        <w:rPr>
          <w:rFonts w:cs="B Nazanin"/>
          <w:sz w:val="28"/>
          <w:szCs w:val="28"/>
          <w:rtl/>
        </w:rPr>
        <w:t xml:space="preserve"> دهد. او همچن</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کشف کرد که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مثبت و منف</w:t>
      </w:r>
      <w:r w:rsidRPr="00C33443">
        <w:rPr>
          <w:rFonts w:cs="B Nazanin" w:hint="cs"/>
          <w:sz w:val="28"/>
          <w:szCs w:val="28"/>
          <w:rtl/>
        </w:rPr>
        <w:t>ی</w:t>
      </w:r>
      <w:r w:rsidRPr="00C33443">
        <w:rPr>
          <w:rFonts w:cs="B Nazanin"/>
          <w:sz w:val="28"/>
          <w:szCs w:val="28"/>
          <w:rtl/>
        </w:rPr>
        <w:t xml:space="preserve"> آثار متفاوت</w:t>
      </w:r>
      <w:r w:rsidRPr="00C33443">
        <w:rPr>
          <w:rFonts w:cs="B Nazanin" w:hint="cs"/>
          <w:sz w:val="28"/>
          <w:szCs w:val="28"/>
          <w:rtl/>
        </w:rPr>
        <w:t>ی</w:t>
      </w:r>
      <w:r w:rsidRPr="00C33443">
        <w:rPr>
          <w:rFonts w:cs="B Nazanin"/>
          <w:sz w:val="28"/>
          <w:szCs w:val="28"/>
          <w:rtl/>
        </w:rPr>
        <w:t xml:space="preserve"> بر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پذ</w:t>
      </w:r>
      <w:r w:rsidRPr="00C33443">
        <w:rPr>
          <w:rFonts w:cs="B Nazanin" w:hint="cs"/>
          <w:sz w:val="28"/>
          <w:szCs w:val="28"/>
          <w:rtl/>
        </w:rPr>
        <w:t>ی</w:t>
      </w:r>
      <w:r w:rsidRPr="00C33443">
        <w:rPr>
          <w:rFonts w:cs="B Nazanin" w:hint="eastAsia"/>
          <w:sz w:val="28"/>
          <w:szCs w:val="28"/>
          <w:rtl/>
        </w:rPr>
        <w:t>ر</w:t>
      </w:r>
      <w:r w:rsidRPr="00C33443">
        <w:rPr>
          <w:rFonts w:cs="B Nazanin" w:hint="cs"/>
          <w:sz w:val="28"/>
          <w:szCs w:val="28"/>
          <w:rtl/>
        </w:rPr>
        <w:t>ی</w:t>
      </w:r>
      <w:r w:rsidRPr="00C33443">
        <w:rPr>
          <w:rFonts w:cs="B Nazanin"/>
          <w:sz w:val="28"/>
          <w:szCs w:val="28"/>
          <w:rtl/>
        </w:rPr>
        <w:t xml:space="preserve"> قشر مغز دارند. اگرچه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w:t>
      </w:r>
      <w:r w:rsidRPr="00C33443">
        <w:rPr>
          <w:rFonts w:cs="B Nazanin" w:hint="cs"/>
          <w:sz w:val="28"/>
          <w:szCs w:val="28"/>
          <w:rtl/>
        </w:rPr>
        <w:t>ی</w:t>
      </w:r>
      <w:r w:rsidRPr="00C33443">
        <w:rPr>
          <w:rFonts w:cs="B Nazanin" w:hint="eastAsia"/>
          <w:sz w:val="28"/>
          <w:szCs w:val="28"/>
          <w:rtl/>
        </w:rPr>
        <w:t>افته</w:t>
      </w:r>
      <w:r w:rsidRPr="00C33443">
        <w:rPr>
          <w:rFonts w:cs="B Nazanin"/>
          <w:sz w:val="28"/>
          <w:szCs w:val="28"/>
          <w:rtl/>
        </w:rPr>
        <w:t xml:space="preserve"> ها برا</w:t>
      </w:r>
      <w:r w:rsidRPr="00C33443">
        <w:rPr>
          <w:rFonts w:cs="B Nazanin" w:hint="cs"/>
          <w:sz w:val="28"/>
          <w:szCs w:val="28"/>
          <w:rtl/>
        </w:rPr>
        <w:t>ی</w:t>
      </w:r>
      <w:r w:rsidRPr="00C33443">
        <w:rPr>
          <w:rFonts w:cs="B Nazanin"/>
          <w:sz w:val="28"/>
          <w:szCs w:val="28"/>
          <w:rtl/>
        </w:rPr>
        <w:t xml:space="preserve"> استفاده بال</w:t>
      </w:r>
      <w:r w:rsidRPr="00C33443">
        <w:rPr>
          <w:rFonts w:cs="B Nazanin" w:hint="cs"/>
          <w:sz w:val="28"/>
          <w:szCs w:val="28"/>
          <w:rtl/>
        </w:rPr>
        <w:t>ی</w:t>
      </w:r>
      <w:r w:rsidRPr="00C33443">
        <w:rPr>
          <w:rFonts w:cs="B Nazanin" w:hint="eastAsia"/>
          <w:sz w:val="28"/>
          <w:szCs w:val="28"/>
          <w:rtl/>
        </w:rPr>
        <w:t>ن</w:t>
      </w:r>
      <w:r w:rsidRPr="00C33443">
        <w:rPr>
          <w:rFonts w:cs="B Nazanin" w:hint="cs"/>
          <w:sz w:val="28"/>
          <w:szCs w:val="28"/>
          <w:rtl/>
        </w:rPr>
        <w:t>ی</w:t>
      </w:r>
      <w:r w:rsidRPr="00C33443">
        <w:rPr>
          <w:rFonts w:cs="B Nazanin"/>
          <w:sz w:val="28"/>
          <w:szCs w:val="28"/>
          <w:rtl/>
        </w:rPr>
        <w:t xml:space="preserve"> از </w:t>
      </w:r>
      <w:r w:rsidRPr="00C33443">
        <w:rPr>
          <w:rFonts w:cs="B Nazanin"/>
          <w:sz w:val="28"/>
          <w:szCs w:val="28"/>
        </w:rPr>
        <w:t>tDCS</w:t>
      </w:r>
      <w:r w:rsidRPr="00C33443">
        <w:rPr>
          <w:rFonts w:cs="B Nazanin"/>
          <w:sz w:val="28"/>
          <w:szCs w:val="28"/>
          <w:rtl/>
        </w:rPr>
        <w:t xml:space="preserve"> مهم بود، اما با توجه به کم شدن دوباره تحق</w:t>
      </w:r>
      <w:r w:rsidRPr="00C33443">
        <w:rPr>
          <w:rFonts w:cs="B Nazanin" w:hint="cs"/>
          <w:sz w:val="28"/>
          <w:szCs w:val="28"/>
          <w:rtl/>
        </w:rPr>
        <w:t>ی</w:t>
      </w:r>
      <w:r w:rsidRPr="00C33443">
        <w:rPr>
          <w:rFonts w:cs="B Nazanin" w:hint="eastAsia"/>
          <w:sz w:val="28"/>
          <w:szCs w:val="28"/>
          <w:rtl/>
        </w:rPr>
        <w:t>قات</w:t>
      </w:r>
      <w:r w:rsidRPr="00C33443">
        <w:rPr>
          <w:rFonts w:cs="B Nazanin"/>
          <w:sz w:val="28"/>
          <w:szCs w:val="28"/>
          <w:rtl/>
        </w:rPr>
        <w:t xml:space="preserve"> در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زم</w:t>
      </w:r>
      <w:r w:rsidRPr="00C33443">
        <w:rPr>
          <w:rFonts w:cs="B Nazanin" w:hint="cs"/>
          <w:sz w:val="28"/>
          <w:szCs w:val="28"/>
          <w:rtl/>
        </w:rPr>
        <w:t>ی</w:t>
      </w:r>
      <w:r w:rsidRPr="00C33443">
        <w:rPr>
          <w:rFonts w:cs="B Nazanin" w:hint="eastAsia"/>
          <w:sz w:val="28"/>
          <w:szCs w:val="28"/>
          <w:rtl/>
        </w:rPr>
        <w:t>نه،</w:t>
      </w:r>
      <w:r w:rsidRPr="00C33443">
        <w:rPr>
          <w:rFonts w:cs="B Nazanin"/>
          <w:sz w:val="28"/>
          <w:szCs w:val="28"/>
          <w:rtl/>
        </w:rPr>
        <w:t xml:space="preserve"> دارو</w:t>
      </w:r>
      <w:r w:rsidR="00D33A08" w:rsidRPr="00C33443">
        <w:rPr>
          <w:rFonts w:cs="B Nazanin" w:hint="cs"/>
          <w:sz w:val="28"/>
          <w:szCs w:val="28"/>
          <w:rtl/>
        </w:rPr>
        <w:t xml:space="preserve"> </w:t>
      </w:r>
      <w:r w:rsidRPr="00C33443">
        <w:rPr>
          <w:rFonts w:cs="B Nazanin"/>
          <w:sz w:val="28"/>
          <w:szCs w:val="28"/>
          <w:rtl/>
        </w:rPr>
        <w:t>درمان</w:t>
      </w:r>
      <w:r w:rsidRPr="00C33443">
        <w:rPr>
          <w:rFonts w:cs="B Nazanin" w:hint="cs"/>
          <w:sz w:val="28"/>
          <w:szCs w:val="28"/>
          <w:rtl/>
        </w:rPr>
        <w:t>ی</w:t>
      </w:r>
      <w:r w:rsidRPr="00C33443">
        <w:rPr>
          <w:rFonts w:cs="B Nazanin"/>
          <w:sz w:val="28"/>
          <w:szCs w:val="28"/>
          <w:rtl/>
        </w:rPr>
        <w:t xml:space="preserve"> خود را به عنوان روش</w:t>
      </w:r>
      <w:r w:rsidRPr="00C33443">
        <w:rPr>
          <w:rFonts w:cs="B Nazanin" w:hint="cs"/>
          <w:sz w:val="28"/>
          <w:szCs w:val="28"/>
          <w:rtl/>
        </w:rPr>
        <w:t>ی</w:t>
      </w:r>
      <w:r w:rsidRPr="00C33443">
        <w:rPr>
          <w:rFonts w:cs="B Nazanin"/>
          <w:sz w:val="28"/>
          <w:szCs w:val="28"/>
          <w:rtl/>
        </w:rPr>
        <w:t xml:space="preserve"> موثرتر در درمان نشان داد.</w:t>
      </w:r>
    </w:p>
    <w:p w14:paraId="77BD7D97" w14:textId="77777777" w:rsidR="00D9218E" w:rsidRDefault="00D9218E" w:rsidP="00FE019C">
      <w:pPr>
        <w:jc w:val="both"/>
        <w:rPr>
          <w:rFonts w:cs="B Nazanin"/>
          <w:sz w:val="28"/>
          <w:szCs w:val="28"/>
          <w:rtl/>
        </w:rPr>
      </w:pPr>
      <w:r w:rsidRPr="00C33443">
        <w:rPr>
          <w:rFonts w:cs="B Nazanin" w:hint="eastAsia"/>
          <w:sz w:val="28"/>
          <w:szCs w:val="28"/>
          <w:rtl/>
        </w:rPr>
        <w:t>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استدلال تا عصر حاضر ادامه داشت تا ا</w:t>
      </w:r>
      <w:r w:rsidRPr="00C33443">
        <w:rPr>
          <w:rFonts w:cs="B Nazanin" w:hint="cs"/>
          <w:sz w:val="28"/>
          <w:szCs w:val="28"/>
          <w:rtl/>
        </w:rPr>
        <w:t>ی</w:t>
      </w:r>
      <w:r w:rsidRPr="00C33443">
        <w:rPr>
          <w:rFonts w:cs="B Nazanin" w:hint="eastAsia"/>
          <w:sz w:val="28"/>
          <w:szCs w:val="28"/>
          <w:rtl/>
        </w:rPr>
        <w:t>نکه</w:t>
      </w:r>
      <w:r w:rsidRPr="00C33443">
        <w:rPr>
          <w:rFonts w:cs="B Nazanin"/>
          <w:sz w:val="28"/>
          <w:szCs w:val="28"/>
          <w:rtl/>
        </w:rPr>
        <w:t xml:space="preserve"> با افزا</w:t>
      </w:r>
      <w:r w:rsidRPr="00C33443">
        <w:rPr>
          <w:rFonts w:cs="B Nazanin" w:hint="cs"/>
          <w:sz w:val="28"/>
          <w:szCs w:val="28"/>
          <w:rtl/>
        </w:rPr>
        <w:t>ی</w:t>
      </w:r>
      <w:r w:rsidRPr="00C33443">
        <w:rPr>
          <w:rFonts w:cs="B Nazanin" w:hint="eastAsia"/>
          <w:sz w:val="28"/>
          <w:szCs w:val="28"/>
          <w:rtl/>
        </w:rPr>
        <w:t>ش</w:t>
      </w:r>
      <w:r w:rsidRPr="00C33443">
        <w:rPr>
          <w:rFonts w:cs="B Nazanin"/>
          <w:sz w:val="28"/>
          <w:szCs w:val="28"/>
          <w:rtl/>
        </w:rPr>
        <w:t xml:space="preserve"> علاقه نسبت به مطالعات در خصوص کارکردها</w:t>
      </w:r>
      <w:r w:rsidRPr="00C33443">
        <w:rPr>
          <w:rFonts w:cs="B Nazanin" w:hint="cs"/>
          <w:sz w:val="28"/>
          <w:szCs w:val="28"/>
          <w:rtl/>
        </w:rPr>
        <w:t>ی</w:t>
      </w:r>
      <w:r w:rsidRPr="00C33443">
        <w:rPr>
          <w:rFonts w:cs="B Nazanin"/>
          <w:sz w:val="28"/>
          <w:szCs w:val="28"/>
          <w:rtl/>
        </w:rPr>
        <w:t xml:space="preserve"> اساس</w:t>
      </w:r>
      <w:r w:rsidRPr="00C33443">
        <w:rPr>
          <w:rFonts w:cs="B Nazanin" w:hint="cs"/>
          <w:sz w:val="28"/>
          <w:szCs w:val="28"/>
          <w:rtl/>
        </w:rPr>
        <w:t>ی</w:t>
      </w:r>
      <w:r w:rsidRPr="00C33443">
        <w:rPr>
          <w:rFonts w:cs="B Nazanin"/>
          <w:sz w:val="28"/>
          <w:szCs w:val="28"/>
          <w:rtl/>
        </w:rPr>
        <w:t xml:space="preserve"> مغز و کاربردها</w:t>
      </w:r>
      <w:r w:rsidRPr="00C33443">
        <w:rPr>
          <w:rFonts w:cs="B Nazanin" w:hint="cs"/>
          <w:sz w:val="28"/>
          <w:szCs w:val="28"/>
          <w:rtl/>
        </w:rPr>
        <w:t>ی</w:t>
      </w:r>
      <w:r w:rsidRPr="00C33443">
        <w:rPr>
          <w:rFonts w:cs="B Nazanin"/>
          <w:sz w:val="28"/>
          <w:szCs w:val="28"/>
          <w:rtl/>
        </w:rPr>
        <w:t xml:space="preserve"> درمان</w:t>
      </w:r>
      <w:r w:rsidRPr="00C33443">
        <w:rPr>
          <w:rFonts w:cs="B Nazanin" w:hint="cs"/>
          <w:sz w:val="28"/>
          <w:szCs w:val="28"/>
          <w:rtl/>
        </w:rPr>
        <w:t>ی</w:t>
      </w:r>
      <w:r w:rsidRPr="00C33443">
        <w:rPr>
          <w:rFonts w:cs="B Nazanin" w:hint="eastAsia"/>
          <w:sz w:val="28"/>
          <w:szCs w:val="28"/>
          <w:rtl/>
        </w:rPr>
        <w:t>،</w:t>
      </w:r>
      <w:r w:rsidRPr="00C33443">
        <w:rPr>
          <w:rFonts w:cs="B Nazanin"/>
          <w:sz w:val="28"/>
          <w:szCs w:val="28"/>
          <w:rtl/>
        </w:rPr>
        <w:t xml:space="preserve">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روش به اندازه روش ها</w:t>
      </w:r>
      <w:r w:rsidRPr="00C33443">
        <w:rPr>
          <w:rFonts w:cs="B Nazanin" w:hint="cs"/>
          <w:sz w:val="28"/>
          <w:szCs w:val="28"/>
          <w:rtl/>
        </w:rPr>
        <w:t>ی</w:t>
      </w:r>
      <w:r w:rsidRPr="00C33443">
        <w:rPr>
          <w:rFonts w:cs="B Nazanin"/>
          <w:sz w:val="28"/>
          <w:szCs w:val="28"/>
          <w:rtl/>
        </w:rPr>
        <w:t xml:space="preserve"> جد</w:t>
      </w:r>
      <w:r w:rsidRPr="00C33443">
        <w:rPr>
          <w:rFonts w:cs="B Nazanin" w:hint="cs"/>
          <w:sz w:val="28"/>
          <w:szCs w:val="28"/>
          <w:rtl/>
        </w:rPr>
        <w:t>ی</w:t>
      </w:r>
      <w:r w:rsidRPr="00C33443">
        <w:rPr>
          <w:rFonts w:cs="B Nazanin" w:hint="eastAsia"/>
          <w:sz w:val="28"/>
          <w:szCs w:val="28"/>
          <w:rtl/>
        </w:rPr>
        <w:t>د</w:t>
      </w:r>
      <w:r w:rsidRPr="00C33443">
        <w:rPr>
          <w:rFonts w:cs="B Nazanin"/>
          <w:sz w:val="28"/>
          <w:szCs w:val="28"/>
          <w:rtl/>
        </w:rPr>
        <w:t xml:space="preserve">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مغز و تکن</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ها</w:t>
      </w:r>
      <w:r w:rsidRPr="00C33443">
        <w:rPr>
          <w:rFonts w:cs="B Nazanin" w:hint="cs"/>
          <w:sz w:val="28"/>
          <w:szCs w:val="28"/>
          <w:rtl/>
        </w:rPr>
        <w:t>ی</w:t>
      </w:r>
      <w:r w:rsidRPr="00C33443">
        <w:rPr>
          <w:rFonts w:cs="B Nazanin"/>
          <w:sz w:val="28"/>
          <w:szCs w:val="28"/>
          <w:rtl/>
        </w:rPr>
        <w:t xml:space="preserve"> جد</w:t>
      </w:r>
      <w:r w:rsidRPr="00C33443">
        <w:rPr>
          <w:rFonts w:cs="B Nazanin" w:hint="cs"/>
          <w:sz w:val="28"/>
          <w:szCs w:val="28"/>
          <w:rtl/>
        </w:rPr>
        <w:t>ی</w:t>
      </w:r>
      <w:r w:rsidRPr="00C33443">
        <w:rPr>
          <w:rFonts w:cs="B Nazanin" w:hint="eastAsia"/>
          <w:sz w:val="28"/>
          <w:szCs w:val="28"/>
          <w:rtl/>
        </w:rPr>
        <w:t>د</w:t>
      </w:r>
      <w:r w:rsidRPr="00C33443">
        <w:rPr>
          <w:rFonts w:cs="B Nazanin"/>
          <w:sz w:val="28"/>
          <w:szCs w:val="28"/>
          <w:rtl/>
        </w:rPr>
        <w:t xml:space="preserve"> تصو</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بردار</w:t>
      </w:r>
      <w:r w:rsidRPr="00C33443">
        <w:rPr>
          <w:rFonts w:cs="B Nazanin" w:hint="cs"/>
          <w:sz w:val="28"/>
          <w:szCs w:val="28"/>
          <w:rtl/>
        </w:rPr>
        <w:t>ی</w:t>
      </w:r>
      <w:r w:rsidRPr="00C33443">
        <w:rPr>
          <w:rFonts w:cs="B Nazanin"/>
          <w:sz w:val="28"/>
          <w:szCs w:val="28"/>
          <w:rtl/>
        </w:rPr>
        <w:t xml:space="preserve"> مغز مانند </w:t>
      </w:r>
      <w:r w:rsidRPr="00C33443">
        <w:rPr>
          <w:rFonts w:cs="B Nazanin"/>
          <w:sz w:val="28"/>
          <w:szCs w:val="28"/>
        </w:rPr>
        <w:t>TMS</w:t>
      </w:r>
      <w:r w:rsidRPr="00C33443">
        <w:rPr>
          <w:rFonts w:cs="B Nazanin"/>
          <w:sz w:val="28"/>
          <w:szCs w:val="28"/>
          <w:rtl/>
        </w:rPr>
        <w:t xml:space="preserve"> و </w:t>
      </w:r>
      <w:r w:rsidRPr="00C33443">
        <w:rPr>
          <w:rFonts w:cs="B Nazanin"/>
          <w:sz w:val="28"/>
          <w:szCs w:val="28"/>
        </w:rPr>
        <w:t>fMRI</w:t>
      </w:r>
      <w:r w:rsidRPr="00C33443">
        <w:rPr>
          <w:rFonts w:cs="B Nazanin"/>
          <w:sz w:val="28"/>
          <w:szCs w:val="28"/>
          <w:rtl/>
        </w:rPr>
        <w:t xml:space="preserve"> مجددا رونق گرفت.</w:t>
      </w:r>
    </w:p>
    <w:p w14:paraId="3B880171" w14:textId="670FD312" w:rsidR="00797D4E" w:rsidRDefault="00797D4E" w:rsidP="00131A04">
      <w:pPr>
        <w:rPr>
          <w:ins w:id="135" w:author="Fariba" w:date="2021-02-02T18:09:00Z"/>
          <w:rFonts w:cs="B Nazanin"/>
          <w:sz w:val="28"/>
          <w:szCs w:val="28"/>
          <w:rtl/>
        </w:rPr>
      </w:pPr>
    </w:p>
    <w:p w14:paraId="65214044" w14:textId="77777777" w:rsidR="00736737" w:rsidRPr="00C33443" w:rsidRDefault="00736737" w:rsidP="00131A04">
      <w:pPr>
        <w:rPr>
          <w:rFonts w:cs="B Nazanin"/>
          <w:sz w:val="28"/>
          <w:szCs w:val="28"/>
          <w:rtl/>
        </w:rPr>
      </w:pPr>
    </w:p>
    <w:p w14:paraId="6BAC21FE" w14:textId="77777777" w:rsidR="00D9218E" w:rsidRPr="002F293C" w:rsidRDefault="00F735F3" w:rsidP="00F735F3">
      <w:pPr>
        <w:rPr>
          <w:rFonts w:cs="B Nazanin"/>
          <w:b/>
          <w:bCs/>
          <w:sz w:val="32"/>
          <w:szCs w:val="32"/>
          <w:rPrChange w:id="136" w:author="Fariba" w:date="2021-02-02T18:15:00Z">
            <w:rPr>
              <w:rFonts w:cs="B Nazanin"/>
              <w:sz w:val="32"/>
              <w:szCs w:val="32"/>
            </w:rPr>
          </w:rPrChange>
        </w:rPr>
      </w:pPr>
      <w:r w:rsidRPr="002F293C">
        <w:rPr>
          <w:rFonts w:cs="B Nazanin" w:hint="cs"/>
          <w:b/>
          <w:bCs/>
          <w:sz w:val="32"/>
          <w:szCs w:val="32"/>
          <w:rtl/>
          <w:rPrChange w:id="137" w:author="Fariba" w:date="2021-02-02T18:15:00Z">
            <w:rPr>
              <w:rFonts w:cs="B Nazanin" w:hint="cs"/>
              <w:sz w:val="32"/>
              <w:szCs w:val="32"/>
              <w:rtl/>
            </w:rPr>
          </w:rPrChange>
        </w:rPr>
        <w:lastRenderedPageBreak/>
        <w:t>2-3-</w:t>
      </w:r>
      <w:r w:rsidRPr="002F293C">
        <w:rPr>
          <w:rFonts w:cs="B Nazanin"/>
          <w:b/>
          <w:bCs/>
          <w:sz w:val="32"/>
          <w:szCs w:val="32"/>
          <w:rPrChange w:id="138" w:author="Fariba" w:date="2021-02-02T18:15:00Z">
            <w:rPr>
              <w:rFonts w:cs="B Nazanin"/>
              <w:sz w:val="32"/>
              <w:szCs w:val="32"/>
            </w:rPr>
          </w:rPrChange>
        </w:rPr>
        <w:t>tDCS</w:t>
      </w:r>
    </w:p>
    <w:p w14:paraId="45A0F43A" w14:textId="77777777" w:rsidR="00D9218E" w:rsidRPr="00C33443" w:rsidRDefault="00D9218E" w:rsidP="00FE019C">
      <w:pPr>
        <w:jc w:val="both"/>
        <w:rPr>
          <w:rFonts w:cs="B Nazanin"/>
          <w:sz w:val="28"/>
          <w:szCs w:val="28"/>
          <w:rtl/>
        </w:rPr>
      </w:pPr>
      <w:r w:rsidRPr="00C33443">
        <w:rPr>
          <w:rFonts w:cs="B Nazanin"/>
          <w:sz w:val="28"/>
          <w:szCs w:val="28"/>
          <w:rtl/>
        </w:rPr>
        <w:t>س</w:t>
      </w:r>
      <w:r w:rsidRPr="00C33443">
        <w:rPr>
          <w:rFonts w:cs="B Nazanin" w:hint="cs"/>
          <w:sz w:val="28"/>
          <w:szCs w:val="28"/>
          <w:rtl/>
        </w:rPr>
        <w:t>ی</w:t>
      </w:r>
      <w:r w:rsidRPr="00C33443">
        <w:rPr>
          <w:rFonts w:cs="B Nazanin" w:hint="eastAsia"/>
          <w:sz w:val="28"/>
          <w:szCs w:val="28"/>
          <w:rtl/>
        </w:rPr>
        <w:t>گنال‌</w:t>
      </w:r>
      <w:r w:rsidRPr="00C33443">
        <w:rPr>
          <w:rFonts w:cs="B Nazanin"/>
          <w:sz w:val="28"/>
          <w:szCs w:val="28"/>
          <w:rtl/>
        </w:rPr>
        <w:t xml:space="preserve"> ها</w:t>
      </w:r>
      <w:r w:rsidRPr="00C33443">
        <w:rPr>
          <w:rFonts w:cs="B Nazanin" w:hint="cs"/>
          <w:sz w:val="28"/>
          <w:szCs w:val="28"/>
          <w:rtl/>
        </w:rPr>
        <w:t>ی</w:t>
      </w:r>
      <w:r w:rsidRPr="00C33443">
        <w:rPr>
          <w:rFonts w:cs="B Nazanin"/>
          <w:sz w:val="28"/>
          <w:szCs w:val="28"/>
          <w:rtl/>
        </w:rPr>
        <w:t xml:space="preserve"> عصب</w:t>
      </w:r>
      <w:r w:rsidRPr="00C33443">
        <w:rPr>
          <w:rFonts w:cs="B Nazanin" w:hint="cs"/>
          <w:sz w:val="28"/>
          <w:szCs w:val="28"/>
          <w:rtl/>
        </w:rPr>
        <w:t>ی</w:t>
      </w:r>
      <w:r w:rsidRPr="00C33443">
        <w:rPr>
          <w:rFonts w:cs="B Nazanin"/>
          <w:sz w:val="28"/>
          <w:szCs w:val="28"/>
          <w:rtl/>
        </w:rPr>
        <w:t xml:space="preserve"> از توال</w:t>
      </w:r>
      <w:r w:rsidRPr="00C33443">
        <w:rPr>
          <w:rFonts w:cs="B Nazanin" w:hint="cs"/>
          <w:sz w:val="28"/>
          <w:szCs w:val="28"/>
          <w:rtl/>
        </w:rPr>
        <w:t>ی‌</w:t>
      </w:r>
      <w:r w:rsidRPr="00C33443">
        <w:rPr>
          <w:rFonts w:cs="B Nazanin"/>
          <w:sz w:val="28"/>
          <w:szCs w:val="28"/>
          <w:rtl/>
        </w:rPr>
        <w:t xml:space="preserve"> پالس‌ ها</w:t>
      </w:r>
      <w:r w:rsidRPr="00C33443">
        <w:rPr>
          <w:rFonts w:cs="B Nazanin" w:hint="cs"/>
          <w:sz w:val="28"/>
          <w:szCs w:val="28"/>
          <w:rtl/>
        </w:rPr>
        <w:t>ی</w:t>
      </w:r>
      <w:r w:rsidRPr="00C33443">
        <w:rPr>
          <w:rFonts w:cs="B Nazanin"/>
          <w:sz w:val="28"/>
          <w:szCs w:val="28"/>
          <w:rtl/>
        </w:rPr>
        <w:t xml:space="preserve"> الکتر</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sz w:val="28"/>
          <w:szCs w:val="28"/>
          <w:rtl/>
        </w:rPr>
        <w:t xml:space="preserve"> تشک</w:t>
      </w:r>
      <w:r w:rsidRPr="00C33443">
        <w:rPr>
          <w:rFonts w:cs="B Nazanin" w:hint="cs"/>
          <w:sz w:val="28"/>
          <w:szCs w:val="28"/>
          <w:rtl/>
        </w:rPr>
        <w:t>ی</w:t>
      </w:r>
      <w:r w:rsidRPr="00C33443">
        <w:rPr>
          <w:rFonts w:cs="B Nazanin" w:hint="eastAsia"/>
          <w:sz w:val="28"/>
          <w:szCs w:val="28"/>
          <w:rtl/>
        </w:rPr>
        <w:t>ل</w:t>
      </w:r>
      <w:r w:rsidRPr="00C33443">
        <w:rPr>
          <w:rFonts w:cs="B Nazanin"/>
          <w:sz w:val="28"/>
          <w:szCs w:val="28"/>
          <w:rtl/>
        </w:rPr>
        <w:t xml:space="preserve"> شده ‌اند که در م</w:t>
      </w:r>
      <w:r w:rsidRPr="00C33443">
        <w:rPr>
          <w:rFonts w:cs="B Nazanin" w:hint="cs"/>
          <w:sz w:val="28"/>
          <w:szCs w:val="28"/>
          <w:rtl/>
        </w:rPr>
        <w:t>ی</w:t>
      </w:r>
      <w:r w:rsidRPr="00C33443">
        <w:rPr>
          <w:rFonts w:cs="B Nazanin" w:hint="eastAsia"/>
          <w:sz w:val="28"/>
          <w:szCs w:val="28"/>
          <w:rtl/>
        </w:rPr>
        <w:t>ان</w:t>
      </w:r>
      <w:r w:rsidRPr="00C33443">
        <w:rPr>
          <w:rFonts w:cs="B Nazanin"/>
          <w:sz w:val="28"/>
          <w:szCs w:val="28"/>
          <w:rtl/>
        </w:rPr>
        <w:t xml:space="preserve"> کانال ‌ها</w:t>
      </w:r>
      <w:r w:rsidRPr="00C33443">
        <w:rPr>
          <w:rFonts w:cs="B Nazanin" w:hint="cs"/>
          <w:sz w:val="28"/>
          <w:szCs w:val="28"/>
          <w:rtl/>
        </w:rPr>
        <w:t>ی</w:t>
      </w:r>
      <w:r w:rsidRPr="00C33443">
        <w:rPr>
          <w:rFonts w:cs="B Nazanin"/>
          <w:sz w:val="28"/>
          <w:szCs w:val="28"/>
          <w:rtl/>
        </w:rPr>
        <w:t xml:space="preserve"> ارتباط</w:t>
      </w:r>
      <w:r w:rsidRPr="00C33443">
        <w:rPr>
          <w:rFonts w:cs="B Nazanin" w:hint="cs"/>
          <w:sz w:val="28"/>
          <w:szCs w:val="28"/>
          <w:rtl/>
        </w:rPr>
        <w:t>ی</w:t>
      </w:r>
      <w:r w:rsidRPr="00C33443">
        <w:rPr>
          <w:rFonts w:cs="B Nazanin"/>
          <w:sz w:val="28"/>
          <w:szCs w:val="28"/>
          <w:rtl/>
        </w:rPr>
        <w:t xml:space="preserve"> </w:t>
      </w:r>
      <w:r w:rsidRPr="00C33443">
        <w:rPr>
          <w:rFonts w:cs="B Nazanin" w:hint="cs"/>
          <w:sz w:val="28"/>
          <w:szCs w:val="28"/>
          <w:rtl/>
        </w:rPr>
        <w:t>ی</w:t>
      </w:r>
      <w:r w:rsidRPr="00C33443">
        <w:rPr>
          <w:rFonts w:cs="B Nazanin" w:hint="eastAsia"/>
          <w:sz w:val="28"/>
          <w:szCs w:val="28"/>
          <w:rtl/>
        </w:rPr>
        <w:t>ا</w:t>
      </w:r>
      <w:r w:rsidRPr="00C33443">
        <w:rPr>
          <w:rFonts w:cs="B Nazanin"/>
          <w:sz w:val="28"/>
          <w:szCs w:val="28"/>
          <w:rtl/>
        </w:rPr>
        <w:t xml:space="preserve"> مدارها</w:t>
      </w:r>
      <w:r w:rsidRPr="00C33443">
        <w:rPr>
          <w:rFonts w:cs="B Nazanin" w:hint="cs"/>
          <w:sz w:val="28"/>
          <w:szCs w:val="28"/>
          <w:rtl/>
        </w:rPr>
        <w:t>ی</w:t>
      </w:r>
      <w:r w:rsidRPr="00C33443">
        <w:rPr>
          <w:rFonts w:cs="B Nazanin"/>
          <w:sz w:val="28"/>
          <w:szCs w:val="28"/>
          <w:rtl/>
        </w:rPr>
        <w:t xml:space="preserve"> عصب</w:t>
      </w:r>
      <w:r w:rsidRPr="00C33443">
        <w:rPr>
          <w:rFonts w:cs="B Nazanin" w:hint="cs"/>
          <w:sz w:val="28"/>
          <w:szCs w:val="28"/>
          <w:rtl/>
        </w:rPr>
        <w:t>ی</w:t>
      </w:r>
      <w:r w:rsidRPr="00C33443">
        <w:rPr>
          <w:rFonts w:cs="B Nazanin"/>
          <w:sz w:val="28"/>
          <w:szCs w:val="28"/>
          <w:rtl/>
        </w:rPr>
        <w:t xml:space="preserve"> حرکت م</w:t>
      </w:r>
      <w:r w:rsidRPr="00C33443">
        <w:rPr>
          <w:rFonts w:cs="B Nazanin" w:hint="cs"/>
          <w:sz w:val="28"/>
          <w:szCs w:val="28"/>
          <w:rtl/>
        </w:rPr>
        <w:t>ی</w:t>
      </w:r>
      <w:r w:rsidR="00F735F3">
        <w:rPr>
          <w:rFonts w:cs="B Nazanin" w:hint="cs"/>
          <w:sz w:val="28"/>
          <w:szCs w:val="28"/>
          <w:rtl/>
        </w:rPr>
        <w:t xml:space="preserve"> </w:t>
      </w:r>
      <w:r w:rsidRPr="00C33443">
        <w:rPr>
          <w:rFonts w:cs="B Nazanin"/>
          <w:sz w:val="28"/>
          <w:szCs w:val="28"/>
          <w:rtl/>
        </w:rPr>
        <w:t>کنند. استفاده از جر</w:t>
      </w:r>
      <w:r w:rsidRPr="00C33443">
        <w:rPr>
          <w:rFonts w:cs="B Nazanin" w:hint="cs"/>
          <w:sz w:val="28"/>
          <w:szCs w:val="28"/>
          <w:rtl/>
        </w:rPr>
        <w:t>ی</w:t>
      </w:r>
      <w:r w:rsidRPr="00C33443">
        <w:rPr>
          <w:rFonts w:cs="B Nazanin" w:hint="eastAsia"/>
          <w:sz w:val="28"/>
          <w:szCs w:val="28"/>
          <w:rtl/>
        </w:rPr>
        <w:t>ان</w:t>
      </w:r>
      <w:r w:rsidRPr="00C33443">
        <w:rPr>
          <w:rFonts w:cs="B Nazanin"/>
          <w:sz w:val="28"/>
          <w:szCs w:val="28"/>
          <w:rtl/>
        </w:rPr>
        <w:t xml:space="preserve"> الکتر</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sz w:val="28"/>
          <w:szCs w:val="28"/>
          <w:rtl/>
        </w:rPr>
        <w:t xml:space="preserve"> ضع</w:t>
      </w:r>
      <w:r w:rsidRPr="00C33443">
        <w:rPr>
          <w:rFonts w:cs="B Nazanin" w:hint="cs"/>
          <w:sz w:val="28"/>
          <w:szCs w:val="28"/>
          <w:rtl/>
        </w:rPr>
        <w:t>ی</w:t>
      </w:r>
      <w:r w:rsidRPr="00C33443">
        <w:rPr>
          <w:rFonts w:cs="B Nazanin" w:hint="eastAsia"/>
          <w:sz w:val="28"/>
          <w:szCs w:val="28"/>
          <w:rtl/>
        </w:rPr>
        <w:t>ف،</w:t>
      </w:r>
      <w:r w:rsidRPr="00C33443">
        <w:rPr>
          <w:rFonts w:cs="B Nazanin"/>
          <w:sz w:val="28"/>
          <w:szCs w:val="28"/>
          <w:rtl/>
        </w:rPr>
        <w:t xml:space="preserve"> تلاش</w:t>
      </w:r>
      <w:r w:rsidRPr="00C33443">
        <w:rPr>
          <w:rFonts w:cs="B Nazanin" w:hint="cs"/>
          <w:sz w:val="28"/>
          <w:szCs w:val="28"/>
          <w:rtl/>
        </w:rPr>
        <w:t>ی</w:t>
      </w:r>
      <w:r w:rsidRPr="00C33443">
        <w:rPr>
          <w:rFonts w:cs="B Nazanin"/>
          <w:sz w:val="28"/>
          <w:szCs w:val="28"/>
          <w:rtl/>
        </w:rPr>
        <w:t xml:space="preserve"> برا</w:t>
      </w:r>
      <w:r w:rsidRPr="00C33443">
        <w:rPr>
          <w:rFonts w:cs="B Nazanin" w:hint="cs"/>
          <w:sz w:val="28"/>
          <w:szCs w:val="28"/>
          <w:rtl/>
        </w:rPr>
        <w:t>ی</w:t>
      </w:r>
      <w:r w:rsidRPr="00C33443">
        <w:rPr>
          <w:rFonts w:cs="B Nazanin"/>
          <w:sz w:val="28"/>
          <w:szCs w:val="28"/>
          <w:rtl/>
        </w:rPr>
        <w:t xml:space="preserve"> افزا</w:t>
      </w:r>
      <w:r w:rsidRPr="00C33443">
        <w:rPr>
          <w:rFonts w:cs="B Nazanin" w:hint="cs"/>
          <w:sz w:val="28"/>
          <w:szCs w:val="28"/>
          <w:rtl/>
        </w:rPr>
        <w:t>ی</w:t>
      </w:r>
      <w:r w:rsidRPr="00C33443">
        <w:rPr>
          <w:rFonts w:cs="B Nazanin" w:hint="eastAsia"/>
          <w:sz w:val="28"/>
          <w:szCs w:val="28"/>
          <w:rtl/>
        </w:rPr>
        <w:t>ش</w:t>
      </w:r>
      <w:r w:rsidRPr="00C33443">
        <w:rPr>
          <w:rFonts w:cs="B Nazanin"/>
          <w:sz w:val="28"/>
          <w:szCs w:val="28"/>
          <w:rtl/>
        </w:rPr>
        <w:t xml:space="preserve"> قدرت مغز</w:t>
      </w:r>
      <w:r w:rsidRPr="00C33443">
        <w:rPr>
          <w:rFonts w:cs="B Nazanin" w:hint="cs"/>
          <w:sz w:val="28"/>
          <w:szCs w:val="28"/>
          <w:rtl/>
        </w:rPr>
        <w:t>ی</w:t>
      </w:r>
      <w:r w:rsidRPr="00C33443">
        <w:rPr>
          <w:rFonts w:cs="B Nazanin"/>
          <w:sz w:val="28"/>
          <w:szCs w:val="28"/>
          <w:rtl/>
        </w:rPr>
        <w:t xml:space="preserve"> است. روانشناسان اعتقاد دارند اعمال جر</w:t>
      </w:r>
      <w:r w:rsidRPr="00C33443">
        <w:rPr>
          <w:rFonts w:cs="B Nazanin" w:hint="cs"/>
          <w:sz w:val="28"/>
          <w:szCs w:val="28"/>
          <w:rtl/>
        </w:rPr>
        <w:t>ی</w:t>
      </w:r>
      <w:r w:rsidRPr="00C33443">
        <w:rPr>
          <w:rFonts w:cs="B Nazanin" w:hint="eastAsia"/>
          <w:sz w:val="28"/>
          <w:szCs w:val="28"/>
          <w:rtl/>
        </w:rPr>
        <w:t>ان</w:t>
      </w:r>
      <w:r w:rsidRPr="00C33443">
        <w:rPr>
          <w:rFonts w:cs="B Nazanin"/>
          <w:sz w:val="28"/>
          <w:szCs w:val="28"/>
          <w:rtl/>
        </w:rPr>
        <w:t xml:space="preserve"> الکتر</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sz w:val="28"/>
          <w:szCs w:val="28"/>
          <w:rtl/>
        </w:rPr>
        <w:t xml:space="preserve"> بر مغز انسان، برا</w:t>
      </w:r>
      <w:r w:rsidRPr="00C33443">
        <w:rPr>
          <w:rFonts w:cs="B Nazanin" w:hint="cs"/>
          <w:sz w:val="28"/>
          <w:szCs w:val="28"/>
          <w:rtl/>
        </w:rPr>
        <w:t>ی</w:t>
      </w:r>
      <w:r w:rsidRPr="00C33443">
        <w:rPr>
          <w:rFonts w:cs="B Nazanin"/>
          <w:sz w:val="28"/>
          <w:szCs w:val="28"/>
          <w:rtl/>
        </w:rPr>
        <w:t xml:space="preserve"> درمان ب</w:t>
      </w:r>
      <w:r w:rsidRPr="00C33443">
        <w:rPr>
          <w:rFonts w:cs="B Nazanin" w:hint="cs"/>
          <w:sz w:val="28"/>
          <w:szCs w:val="28"/>
          <w:rtl/>
        </w:rPr>
        <w:t>ی</w:t>
      </w:r>
      <w:r w:rsidRPr="00C33443">
        <w:rPr>
          <w:rFonts w:cs="B Nazanin" w:hint="eastAsia"/>
          <w:sz w:val="28"/>
          <w:szCs w:val="28"/>
          <w:rtl/>
        </w:rPr>
        <w:t>مار</w:t>
      </w:r>
      <w:r w:rsidRPr="00C33443">
        <w:rPr>
          <w:rFonts w:cs="B Nazanin" w:hint="cs"/>
          <w:sz w:val="28"/>
          <w:szCs w:val="28"/>
          <w:rtl/>
        </w:rPr>
        <w:t>ی</w:t>
      </w:r>
      <w:r w:rsidRPr="00C33443">
        <w:rPr>
          <w:rFonts w:cs="B Nazanin"/>
          <w:sz w:val="28"/>
          <w:szCs w:val="28"/>
          <w:rtl/>
        </w:rPr>
        <w:t xml:space="preserve"> ‌ها</w:t>
      </w:r>
      <w:r w:rsidRPr="00C33443">
        <w:rPr>
          <w:rFonts w:cs="B Nazanin" w:hint="cs"/>
          <w:sz w:val="28"/>
          <w:szCs w:val="28"/>
          <w:rtl/>
        </w:rPr>
        <w:t>ی</w:t>
      </w:r>
      <w:r w:rsidRPr="00C33443">
        <w:rPr>
          <w:rFonts w:cs="B Nazanin"/>
          <w:sz w:val="28"/>
          <w:szCs w:val="28"/>
          <w:rtl/>
        </w:rPr>
        <w:t xml:space="preserve"> روان</w:t>
      </w:r>
      <w:r w:rsidRPr="00C33443">
        <w:rPr>
          <w:rFonts w:cs="B Nazanin" w:hint="cs"/>
          <w:sz w:val="28"/>
          <w:szCs w:val="28"/>
          <w:rtl/>
        </w:rPr>
        <w:t>ی</w:t>
      </w:r>
      <w:r w:rsidRPr="00C33443">
        <w:rPr>
          <w:rFonts w:cs="B Nazanin"/>
          <w:sz w:val="28"/>
          <w:szCs w:val="28"/>
          <w:rtl/>
        </w:rPr>
        <w:t xml:space="preserve"> مؤثر است.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مغز با استفاده از جر</w:t>
      </w:r>
      <w:r w:rsidRPr="00C33443">
        <w:rPr>
          <w:rFonts w:cs="B Nazanin" w:hint="cs"/>
          <w:sz w:val="28"/>
          <w:szCs w:val="28"/>
          <w:rtl/>
        </w:rPr>
        <w:t>ی</w:t>
      </w:r>
      <w:r w:rsidRPr="00C33443">
        <w:rPr>
          <w:rFonts w:cs="B Nazanin" w:hint="eastAsia"/>
          <w:sz w:val="28"/>
          <w:szCs w:val="28"/>
          <w:rtl/>
        </w:rPr>
        <w:t>ان</w:t>
      </w:r>
      <w:r w:rsidRPr="00C33443">
        <w:rPr>
          <w:rFonts w:cs="B Nazanin"/>
          <w:sz w:val="28"/>
          <w:szCs w:val="28"/>
          <w:rtl/>
        </w:rPr>
        <w:t xml:space="preserve"> الکتر</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sz w:val="28"/>
          <w:szCs w:val="28"/>
          <w:rtl/>
        </w:rPr>
        <w:t xml:space="preserve"> ضع</w:t>
      </w:r>
      <w:r w:rsidRPr="00C33443">
        <w:rPr>
          <w:rFonts w:cs="B Nazanin" w:hint="cs"/>
          <w:sz w:val="28"/>
          <w:szCs w:val="28"/>
          <w:rtl/>
        </w:rPr>
        <w:t>ی</w:t>
      </w:r>
      <w:r w:rsidRPr="00C33443">
        <w:rPr>
          <w:rFonts w:cs="B Nazanin" w:hint="eastAsia"/>
          <w:sz w:val="28"/>
          <w:szCs w:val="28"/>
          <w:rtl/>
        </w:rPr>
        <w:t>ف</w:t>
      </w:r>
      <w:r w:rsidRPr="00C33443">
        <w:rPr>
          <w:rFonts w:cs="B Nazanin"/>
          <w:sz w:val="28"/>
          <w:szCs w:val="28"/>
          <w:rtl/>
        </w:rPr>
        <w:t xml:space="preserve"> و پ</w:t>
      </w:r>
      <w:r w:rsidRPr="00C33443">
        <w:rPr>
          <w:rFonts w:cs="B Nazanin" w:hint="cs"/>
          <w:sz w:val="28"/>
          <w:szCs w:val="28"/>
          <w:rtl/>
        </w:rPr>
        <w:t>ی</w:t>
      </w:r>
      <w:r w:rsidRPr="00C33443">
        <w:rPr>
          <w:rFonts w:cs="B Nazanin" w:hint="eastAsia"/>
          <w:sz w:val="28"/>
          <w:szCs w:val="28"/>
          <w:rtl/>
        </w:rPr>
        <w:t>وسته،</w:t>
      </w:r>
      <w:r w:rsidRPr="00C33443">
        <w:rPr>
          <w:rFonts w:cs="B Nazanin"/>
          <w:sz w:val="28"/>
          <w:szCs w:val="28"/>
          <w:rtl/>
        </w:rPr>
        <w:t xml:space="preserve">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پذ</w:t>
      </w:r>
      <w:r w:rsidRPr="00C33443">
        <w:rPr>
          <w:rFonts w:cs="B Nazanin" w:hint="cs"/>
          <w:sz w:val="28"/>
          <w:szCs w:val="28"/>
          <w:rtl/>
        </w:rPr>
        <w:t>ی</w:t>
      </w:r>
      <w:r w:rsidRPr="00C33443">
        <w:rPr>
          <w:rFonts w:cs="B Nazanin" w:hint="eastAsia"/>
          <w:sz w:val="28"/>
          <w:szCs w:val="28"/>
          <w:rtl/>
        </w:rPr>
        <w:t>ر</w:t>
      </w:r>
      <w:r w:rsidRPr="00C33443">
        <w:rPr>
          <w:rFonts w:cs="B Nazanin" w:hint="cs"/>
          <w:sz w:val="28"/>
          <w:szCs w:val="28"/>
          <w:rtl/>
        </w:rPr>
        <w:t>ی</w:t>
      </w:r>
      <w:r w:rsidRPr="00C33443">
        <w:rPr>
          <w:rFonts w:cs="B Nazanin"/>
          <w:sz w:val="28"/>
          <w:szCs w:val="28"/>
          <w:rtl/>
        </w:rPr>
        <w:t xml:space="preserve"> نورون</w:t>
      </w:r>
      <w:r w:rsidRPr="00C33443">
        <w:rPr>
          <w:rFonts w:cs="B Nazanin" w:hint="cs"/>
          <w:sz w:val="28"/>
          <w:szCs w:val="28"/>
          <w:rtl/>
        </w:rPr>
        <w:t>ی</w:t>
      </w:r>
      <w:r w:rsidRPr="00C33443">
        <w:rPr>
          <w:rFonts w:cs="B Nazanin"/>
          <w:sz w:val="28"/>
          <w:szCs w:val="28"/>
          <w:rtl/>
        </w:rPr>
        <w:t xml:space="preserve"> را در نواح</w:t>
      </w:r>
      <w:r w:rsidRPr="00C33443">
        <w:rPr>
          <w:rFonts w:cs="B Nazanin" w:hint="cs"/>
          <w:sz w:val="28"/>
          <w:szCs w:val="28"/>
          <w:rtl/>
        </w:rPr>
        <w:t>ی</w:t>
      </w:r>
      <w:r w:rsidRPr="00C33443">
        <w:rPr>
          <w:rFonts w:cs="B Nazanin"/>
          <w:sz w:val="28"/>
          <w:szCs w:val="28"/>
          <w:rtl/>
        </w:rPr>
        <w:t xml:space="preserve"> خاص مغز افزا</w:t>
      </w:r>
      <w:r w:rsidRPr="00C33443">
        <w:rPr>
          <w:rFonts w:cs="B Nazanin" w:hint="cs"/>
          <w:sz w:val="28"/>
          <w:szCs w:val="28"/>
          <w:rtl/>
        </w:rPr>
        <w:t>ی</w:t>
      </w:r>
      <w:r w:rsidRPr="00C33443">
        <w:rPr>
          <w:rFonts w:cs="B Nazanin" w:hint="eastAsia"/>
          <w:sz w:val="28"/>
          <w:szCs w:val="28"/>
          <w:rtl/>
        </w:rPr>
        <w:t>ش</w:t>
      </w:r>
      <w:r w:rsidRPr="00C33443">
        <w:rPr>
          <w:rFonts w:cs="B Nazanin"/>
          <w:sz w:val="28"/>
          <w:szCs w:val="28"/>
          <w:rtl/>
        </w:rPr>
        <w:t xml:space="preserve"> </w:t>
      </w:r>
      <w:r w:rsidRPr="00C33443">
        <w:rPr>
          <w:rFonts w:cs="B Nazanin" w:hint="cs"/>
          <w:sz w:val="28"/>
          <w:szCs w:val="28"/>
          <w:rtl/>
        </w:rPr>
        <w:t>ی</w:t>
      </w:r>
      <w:r w:rsidRPr="00C33443">
        <w:rPr>
          <w:rFonts w:cs="B Nazanin" w:hint="eastAsia"/>
          <w:sz w:val="28"/>
          <w:szCs w:val="28"/>
          <w:rtl/>
        </w:rPr>
        <w:t>ا</w:t>
      </w:r>
      <w:r w:rsidRPr="00C33443">
        <w:rPr>
          <w:rFonts w:cs="B Nazanin"/>
          <w:sz w:val="28"/>
          <w:szCs w:val="28"/>
          <w:rtl/>
        </w:rPr>
        <w:t xml:space="preserve"> کاهش م</w:t>
      </w:r>
      <w:r w:rsidRPr="00C33443">
        <w:rPr>
          <w:rFonts w:cs="B Nazanin" w:hint="cs"/>
          <w:sz w:val="28"/>
          <w:szCs w:val="28"/>
          <w:rtl/>
        </w:rPr>
        <w:t>ی</w:t>
      </w:r>
      <w:r w:rsidRPr="00C33443">
        <w:rPr>
          <w:rFonts w:cs="B Nazanin"/>
          <w:sz w:val="28"/>
          <w:szCs w:val="28"/>
          <w:rtl/>
        </w:rPr>
        <w:t xml:space="preserve"> دهد.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تغ</w:t>
      </w:r>
      <w:r w:rsidRPr="00C33443">
        <w:rPr>
          <w:rFonts w:cs="B Nazanin" w:hint="cs"/>
          <w:sz w:val="28"/>
          <w:szCs w:val="28"/>
          <w:rtl/>
        </w:rPr>
        <w:t>یی</w:t>
      </w:r>
      <w:r w:rsidRPr="00C33443">
        <w:rPr>
          <w:rFonts w:cs="B Nazanin" w:hint="eastAsia"/>
          <w:sz w:val="28"/>
          <w:szCs w:val="28"/>
          <w:rtl/>
        </w:rPr>
        <w:t>ر</w:t>
      </w:r>
      <w:r w:rsidRPr="00C33443">
        <w:rPr>
          <w:rFonts w:cs="B Nazanin"/>
          <w:sz w:val="28"/>
          <w:szCs w:val="28"/>
          <w:rtl/>
        </w:rPr>
        <w:t xml:space="preserve"> در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پذ</w:t>
      </w:r>
      <w:r w:rsidRPr="00C33443">
        <w:rPr>
          <w:rFonts w:cs="B Nazanin" w:hint="cs"/>
          <w:sz w:val="28"/>
          <w:szCs w:val="28"/>
          <w:rtl/>
        </w:rPr>
        <w:t>ی</w:t>
      </w:r>
      <w:r w:rsidRPr="00C33443">
        <w:rPr>
          <w:rFonts w:cs="B Nazanin" w:hint="eastAsia"/>
          <w:sz w:val="28"/>
          <w:szCs w:val="28"/>
          <w:rtl/>
        </w:rPr>
        <w:t>ر</w:t>
      </w:r>
      <w:r w:rsidRPr="00C33443">
        <w:rPr>
          <w:rFonts w:cs="B Nazanin" w:hint="cs"/>
          <w:sz w:val="28"/>
          <w:szCs w:val="28"/>
          <w:rtl/>
        </w:rPr>
        <w:t>ی</w:t>
      </w:r>
      <w:r w:rsidRPr="00C33443">
        <w:rPr>
          <w:rFonts w:cs="B Nazanin"/>
          <w:sz w:val="28"/>
          <w:szCs w:val="28"/>
          <w:rtl/>
        </w:rPr>
        <w:t xml:space="preserve"> نورون</w:t>
      </w:r>
      <w:r w:rsidRPr="00C33443">
        <w:rPr>
          <w:rFonts w:cs="B Nazanin" w:hint="cs"/>
          <w:sz w:val="28"/>
          <w:szCs w:val="28"/>
          <w:rtl/>
        </w:rPr>
        <w:t>ی</w:t>
      </w:r>
      <w:r w:rsidRPr="00C33443">
        <w:rPr>
          <w:rFonts w:cs="B Nazanin"/>
          <w:sz w:val="28"/>
          <w:szCs w:val="28"/>
          <w:rtl/>
        </w:rPr>
        <w:t xml:space="preserve"> به تغ</w:t>
      </w:r>
      <w:r w:rsidRPr="00C33443">
        <w:rPr>
          <w:rFonts w:cs="B Nazanin" w:hint="cs"/>
          <w:sz w:val="28"/>
          <w:szCs w:val="28"/>
          <w:rtl/>
        </w:rPr>
        <w:t>یی</w:t>
      </w:r>
      <w:r w:rsidRPr="00C33443">
        <w:rPr>
          <w:rFonts w:cs="B Nazanin" w:hint="eastAsia"/>
          <w:sz w:val="28"/>
          <w:szCs w:val="28"/>
          <w:rtl/>
        </w:rPr>
        <w:t>ر</w:t>
      </w:r>
      <w:r w:rsidRPr="00C33443">
        <w:rPr>
          <w:rFonts w:cs="B Nazanin"/>
          <w:sz w:val="28"/>
          <w:szCs w:val="28"/>
          <w:rtl/>
        </w:rPr>
        <w:t xml:space="preserve"> در عملکرد مغز منجر م</w:t>
      </w:r>
      <w:r w:rsidRPr="00C33443">
        <w:rPr>
          <w:rFonts w:cs="B Nazanin" w:hint="cs"/>
          <w:sz w:val="28"/>
          <w:szCs w:val="28"/>
          <w:rtl/>
        </w:rPr>
        <w:t>ی</w:t>
      </w:r>
      <w:r w:rsidRPr="00C33443">
        <w:rPr>
          <w:rFonts w:cs="B Nazanin"/>
          <w:sz w:val="28"/>
          <w:szCs w:val="28"/>
          <w:rtl/>
        </w:rPr>
        <w:t xml:space="preserve"> شود و امروزه کاربرد گسترده ا</w:t>
      </w:r>
      <w:r w:rsidRPr="00C33443">
        <w:rPr>
          <w:rFonts w:cs="B Nazanin" w:hint="cs"/>
          <w:sz w:val="28"/>
          <w:szCs w:val="28"/>
          <w:rtl/>
        </w:rPr>
        <w:t>ی</w:t>
      </w:r>
      <w:r w:rsidRPr="00C33443">
        <w:rPr>
          <w:rFonts w:cs="B Nazanin"/>
          <w:sz w:val="28"/>
          <w:szCs w:val="28"/>
          <w:rtl/>
        </w:rPr>
        <w:t xml:space="preserve"> در اختلالات نورولو</w:t>
      </w:r>
      <w:r w:rsidRPr="00C33443">
        <w:rPr>
          <w:rFonts w:cs="B Nazanin" w:hint="eastAsia"/>
          <w:sz w:val="28"/>
          <w:szCs w:val="28"/>
          <w:rtl/>
        </w:rPr>
        <w:t>ژ</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sz w:val="28"/>
          <w:szCs w:val="28"/>
          <w:rtl/>
        </w:rPr>
        <w:t xml:space="preserve"> و روانپزشک</w:t>
      </w:r>
      <w:r w:rsidRPr="00C33443">
        <w:rPr>
          <w:rFonts w:cs="B Nazanin" w:hint="cs"/>
          <w:sz w:val="28"/>
          <w:szCs w:val="28"/>
          <w:rtl/>
        </w:rPr>
        <w:t>ی</w:t>
      </w:r>
      <w:r w:rsidRPr="00C33443">
        <w:rPr>
          <w:rFonts w:cs="B Nazanin"/>
          <w:sz w:val="28"/>
          <w:szCs w:val="28"/>
          <w:rtl/>
        </w:rPr>
        <w:t xml:space="preserve"> پ</w:t>
      </w:r>
      <w:r w:rsidRPr="00C33443">
        <w:rPr>
          <w:rFonts w:cs="B Nazanin" w:hint="cs"/>
          <w:sz w:val="28"/>
          <w:szCs w:val="28"/>
          <w:rtl/>
        </w:rPr>
        <w:t>ی</w:t>
      </w:r>
      <w:r w:rsidRPr="00C33443">
        <w:rPr>
          <w:rFonts w:cs="B Nazanin" w:hint="eastAsia"/>
          <w:sz w:val="28"/>
          <w:szCs w:val="28"/>
          <w:rtl/>
        </w:rPr>
        <w:t>دا</w:t>
      </w:r>
      <w:r w:rsidRPr="00C33443">
        <w:rPr>
          <w:rFonts w:cs="B Nazanin"/>
          <w:sz w:val="28"/>
          <w:szCs w:val="28"/>
          <w:rtl/>
        </w:rPr>
        <w:t xml:space="preserve"> کرده است. </w:t>
      </w:r>
    </w:p>
    <w:p w14:paraId="4AC61EB9" w14:textId="77777777" w:rsidR="00D9218E" w:rsidRPr="00C33443" w:rsidRDefault="00D9218E" w:rsidP="00FE019C">
      <w:pPr>
        <w:jc w:val="both"/>
        <w:rPr>
          <w:rFonts w:cs="B Nazanin"/>
          <w:sz w:val="28"/>
          <w:szCs w:val="28"/>
          <w:rtl/>
        </w:rPr>
      </w:pPr>
      <w:r w:rsidRPr="00C33443">
        <w:rPr>
          <w:rFonts w:cs="B Nazanin" w:hint="eastAsia"/>
          <w:sz w:val="28"/>
          <w:szCs w:val="28"/>
          <w:rtl/>
        </w:rPr>
        <w:t>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مغز از رو</w:t>
      </w:r>
      <w:r w:rsidRPr="00C33443">
        <w:rPr>
          <w:rFonts w:cs="B Nazanin" w:hint="cs"/>
          <w:sz w:val="28"/>
          <w:szCs w:val="28"/>
          <w:rtl/>
        </w:rPr>
        <w:t>ی</w:t>
      </w:r>
      <w:r w:rsidRPr="00C33443">
        <w:rPr>
          <w:rFonts w:cs="B Nazanin"/>
          <w:sz w:val="28"/>
          <w:szCs w:val="28"/>
          <w:rtl/>
        </w:rPr>
        <w:t xml:space="preserve"> جمجمه با استفاده از جر</w:t>
      </w:r>
      <w:r w:rsidRPr="00C33443">
        <w:rPr>
          <w:rFonts w:cs="B Nazanin" w:hint="cs"/>
          <w:sz w:val="28"/>
          <w:szCs w:val="28"/>
          <w:rtl/>
        </w:rPr>
        <w:t>ی</w:t>
      </w:r>
      <w:r w:rsidRPr="00C33443">
        <w:rPr>
          <w:rFonts w:cs="B Nazanin" w:hint="eastAsia"/>
          <w:sz w:val="28"/>
          <w:szCs w:val="28"/>
          <w:rtl/>
        </w:rPr>
        <w:t>ان</w:t>
      </w:r>
      <w:r w:rsidRPr="00C33443">
        <w:rPr>
          <w:rFonts w:cs="B Nazanin"/>
          <w:sz w:val="28"/>
          <w:szCs w:val="28"/>
          <w:rtl/>
        </w:rPr>
        <w:t xml:space="preserve"> مستق</w:t>
      </w:r>
      <w:r w:rsidRPr="00C33443">
        <w:rPr>
          <w:rFonts w:cs="B Nazanin" w:hint="cs"/>
          <w:sz w:val="28"/>
          <w:szCs w:val="28"/>
          <w:rtl/>
        </w:rPr>
        <w:t>ی</w:t>
      </w:r>
      <w:r w:rsidRPr="00C33443">
        <w:rPr>
          <w:rFonts w:cs="B Nazanin" w:hint="eastAsia"/>
          <w:sz w:val="28"/>
          <w:szCs w:val="28"/>
          <w:rtl/>
        </w:rPr>
        <w:t>م</w:t>
      </w:r>
      <w:r w:rsidRPr="00C33443">
        <w:rPr>
          <w:rFonts w:cs="B Nazanin"/>
          <w:sz w:val="28"/>
          <w:szCs w:val="28"/>
          <w:rtl/>
        </w:rPr>
        <w:t xml:space="preserve"> الکتر</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sz w:val="28"/>
          <w:szCs w:val="28"/>
          <w:rtl/>
        </w:rPr>
        <w:t xml:space="preserve"> به صورت خف</w:t>
      </w:r>
      <w:r w:rsidRPr="00C33443">
        <w:rPr>
          <w:rFonts w:cs="B Nazanin" w:hint="cs"/>
          <w:sz w:val="28"/>
          <w:szCs w:val="28"/>
          <w:rtl/>
        </w:rPr>
        <w:t>ی</w:t>
      </w:r>
      <w:r w:rsidRPr="00C33443">
        <w:rPr>
          <w:rFonts w:cs="B Nazanin" w:hint="eastAsia"/>
          <w:sz w:val="28"/>
          <w:szCs w:val="28"/>
          <w:rtl/>
        </w:rPr>
        <w:t>ف</w:t>
      </w:r>
      <w:r w:rsidRPr="00C33443">
        <w:rPr>
          <w:rFonts w:cs="B Nazanin"/>
          <w:sz w:val="28"/>
          <w:szCs w:val="28"/>
          <w:rtl/>
        </w:rPr>
        <w:t xml:space="preserve"> روش </w:t>
      </w:r>
      <w:r w:rsidRPr="00C33443">
        <w:rPr>
          <w:rFonts w:cs="B Nazanin"/>
          <w:sz w:val="28"/>
          <w:szCs w:val="28"/>
        </w:rPr>
        <w:t>tDCS</w:t>
      </w:r>
      <w:r w:rsidRPr="00C33443">
        <w:rPr>
          <w:rFonts w:cs="B Nazanin"/>
          <w:sz w:val="28"/>
          <w:szCs w:val="28"/>
          <w:rtl/>
        </w:rPr>
        <w:t xml:space="preserve"> نام دارد که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روش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غ</w:t>
      </w:r>
      <w:r w:rsidRPr="00C33443">
        <w:rPr>
          <w:rFonts w:cs="B Nazanin" w:hint="cs"/>
          <w:sz w:val="28"/>
          <w:szCs w:val="28"/>
          <w:rtl/>
        </w:rPr>
        <w:t>ی</w:t>
      </w:r>
      <w:r w:rsidRPr="00C33443">
        <w:rPr>
          <w:rFonts w:cs="B Nazanin" w:hint="eastAsia"/>
          <w:sz w:val="28"/>
          <w:szCs w:val="28"/>
          <w:rtl/>
        </w:rPr>
        <w:t>رتهاجم</w:t>
      </w:r>
      <w:r w:rsidRPr="00C33443">
        <w:rPr>
          <w:rFonts w:cs="B Nazanin" w:hint="cs"/>
          <w:sz w:val="28"/>
          <w:szCs w:val="28"/>
          <w:rtl/>
        </w:rPr>
        <w:t>ی</w:t>
      </w:r>
      <w:r w:rsidRPr="00C33443">
        <w:rPr>
          <w:rFonts w:cs="B Nazanin"/>
          <w:sz w:val="28"/>
          <w:szCs w:val="28"/>
          <w:rtl/>
        </w:rPr>
        <w:t xml:space="preserve"> مغز به شمار م</w:t>
      </w:r>
      <w:r w:rsidRPr="00C33443">
        <w:rPr>
          <w:rFonts w:cs="B Nazanin" w:hint="cs"/>
          <w:sz w:val="28"/>
          <w:szCs w:val="28"/>
          <w:rtl/>
        </w:rPr>
        <w:t>ی</w:t>
      </w:r>
      <w:r w:rsidRPr="00C33443">
        <w:rPr>
          <w:rFonts w:cs="B Nazanin"/>
          <w:sz w:val="28"/>
          <w:szCs w:val="28"/>
          <w:rtl/>
        </w:rPr>
        <w:t xml:space="preserve"> رود که م</w:t>
      </w:r>
      <w:r w:rsidRPr="00C33443">
        <w:rPr>
          <w:rFonts w:cs="B Nazanin" w:hint="cs"/>
          <w:sz w:val="28"/>
          <w:szCs w:val="28"/>
          <w:rtl/>
        </w:rPr>
        <w:t>ی‌</w:t>
      </w:r>
      <w:r w:rsidRPr="00C33443">
        <w:rPr>
          <w:rFonts w:cs="B Nazanin" w:hint="eastAsia"/>
          <w:sz w:val="28"/>
          <w:szCs w:val="28"/>
          <w:rtl/>
        </w:rPr>
        <w:t>تواند</w:t>
      </w:r>
      <w:r w:rsidRPr="00C33443">
        <w:rPr>
          <w:rFonts w:cs="B Nazanin"/>
          <w:sz w:val="28"/>
          <w:szCs w:val="28"/>
          <w:rtl/>
        </w:rPr>
        <w:t xml:space="preserve"> با استفاده از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جر</w:t>
      </w:r>
      <w:r w:rsidRPr="00C33443">
        <w:rPr>
          <w:rFonts w:cs="B Nazanin" w:hint="cs"/>
          <w:sz w:val="28"/>
          <w:szCs w:val="28"/>
          <w:rtl/>
        </w:rPr>
        <w:t>ی</w:t>
      </w:r>
      <w:r w:rsidRPr="00C33443">
        <w:rPr>
          <w:rFonts w:cs="B Nazanin" w:hint="eastAsia"/>
          <w:sz w:val="28"/>
          <w:szCs w:val="28"/>
          <w:rtl/>
        </w:rPr>
        <w:t>ان</w:t>
      </w:r>
      <w:r w:rsidRPr="00C33443">
        <w:rPr>
          <w:rFonts w:cs="B Nazanin"/>
          <w:sz w:val="28"/>
          <w:szCs w:val="28"/>
          <w:rtl/>
        </w:rPr>
        <w:t xml:space="preserve"> ضع</w:t>
      </w:r>
      <w:r w:rsidRPr="00C33443">
        <w:rPr>
          <w:rFonts w:cs="B Nazanin" w:hint="cs"/>
          <w:sz w:val="28"/>
          <w:szCs w:val="28"/>
          <w:rtl/>
        </w:rPr>
        <w:t>ی</w:t>
      </w:r>
      <w:r w:rsidRPr="00C33443">
        <w:rPr>
          <w:rFonts w:cs="B Nazanin" w:hint="eastAsia"/>
          <w:sz w:val="28"/>
          <w:szCs w:val="28"/>
          <w:rtl/>
        </w:rPr>
        <w:t>ف</w:t>
      </w:r>
      <w:r w:rsidRPr="00C33443">
        <w:rPr>
          <w:rFonts w:cs="B Nazanin"/>
          <w:sz w:val="28"/>
          <w:szCs w:val="28"/>
          <w:rtl/>
        </w:rPr>
        <w:t xml:space="preserve"> الکتر</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sz w:val="28"/>
          <w:szCs w:val="28"/>
          <w:rtl/>
        </w:rPr>
        <w:t xml:space="preserve"> (</w:t>
      </w:r>
      <w:r w:rsidRPr="00C33443">
        <w:rPr>
          <w:rFonts w:cs="B Nazanin"/>
          <w:sz w:val="28"/>
          <w:szCs w:val="28"/>
        </w:rPr>
        <w:t>DC</w:t>
      </w:r>
      <w:r w:rsidRPr="00C33443">
        <w:rPr>
          <w:rFonts w:cs="B Nazanin"/>
          <w:sz w:val="28"/>
          <w:szCs w:val="28"/>
          <w:rtl/>
        </w:rPr>
        <w:t>)  بر جمجمه، تغ</w:t>
      </w:r>
      <w:r w:rsidRPr="00C33443">
        <w:rPr>
          <w:rFonts w:cs="B Nazanin" w:hint="cs"/>
          <w:sz w:val="28"/>
          <w:szCs w:val="28"/>
          <w:rtl/>
        </w:rPr>
        <w:t>یی</w:t>
      </w:r>
      <w:r w:rsidRPr="00C33443">
        <w:rPr>
          <w:rFonts w:cs="B Nazanin" w:hint="eastAsia"/>
          <w:sz w:val="28"/>
          <w:szCs w:val="28"/>
          <w:rtl/>
        </w:rPr>
        <w:t>رات</w:t>
      </w:r>
      <w:r w:rsidRPr="00C33443">
        <w:rPr>
          <w:rFonts w:cs="B Nazanin"/>
          <w:sz w:val="28"/>
          <w:szCs w:val="28"/>
          <w:rtl/>
        </w:rPr>
        <w:t xml:space="preserve"> موقت</w:t>
      </w:r>
      <w:r w:rsidRPr="00C33443">
        <w:rPr>
          <w:rFonts w:cs="B Nazanin" w:hint="cs"/>
          <w:sz w:val="28"/>
          <w:szCs w:val="28"/>
          <w:rtl/>
        </w:rPr>
        <w:t>ی</w:t>
      </w:r>
      <w:r w:rsidRPr="00C33443">
        <w:rPr>
          <w:rFonts w:cs="B Nazanin"/>
          <w:sz w:val="28"/>
          <w:szCs w:val="28"/>
          <w:rtl/>
        </w:rPr>
        <w:t xml:space="preserve"> در تحر</w:t>
      </w:r>
      <w:r w:rsidRPr="00C33443">
        <w:rPr>
          <w:rFonts w:cs="B Nazanin" w:hint="cs"/>
          <w:sz w:val="28"/>
          <w:szCs w:val="28"/>
          <w:rtl/>
        </w:rPr>
        <w:t>ی</w:t>
      </w:r>
      <w:r w:rsidRPr="00C33443">
        <w:rPr>
          <w:rFonts w:cs="B Nazanin" w:hint="eastAsia"/>
          <w:sz w:val="28"/>
          <w:szCs w:val="28"/>
          <w:rtl/>
        </w:rPr>
        <w:t>ک‌پذ</w:t>
      </w:r>
      <w:r w:rsidRPr="00C33443">
        <w:rPr>
          <w:rFonts w:cs="B Nazanin" w:hint="cs"/>
          <w:sz w:val="28"/>
          <w:szCs w:val="28"/>
          <w:rtl/>
        </w:rPr>
        <w:t>ی</w:t>
      </w:r>
      <w:r w:rsidRPr="00C33443">
        <w:rPr>
          <w:rFonts w:cs="B Nazanin" w:hint="eastAsia"/>
          <w:sz w:val="28"/>
          <w:szCs w:val="28"/>
          <w:rtl/>
        </w:rPr>
        <w:t>ر</w:t>
      </w:r>
      <w:r w:rsidRPr="00C33443">
        <w:rPr>
          <w:rFonts w:cs="B Nazanin" w:hint="cs"/>
          <w:sz w:val="28"/>
          <w:szCs w:val="28"/>
          <w:rtl/>
        </w:rPr>
        <w:t>ی</w:t>
      </w:r>
      <w:r w:rsidRPr="00C33443">
        <w:rPr>
          <w:rFonts w:cs="B Nazanin"/>
          <w:sz w:val="28"/>
          <w:szCs w:val="28"/>
          <w:rtl/>
        </w:rPr>
        <w:t xml:space="preserve"> مناطق قشر</w:t>
      </w:r>
      <w:r w:rsidRPr="00C33443">
        <w:rPr>
          <w:rFonts w:cs="B Nazanin" w:hint="cs"/>
          <w:sz w:val="28"/>
          <w:szCs w:val="28"/>
          <w:rtl/>
        </w:rPr>
        <w:t>ی</w:t>
      </w:r>
      <w:r w:rsidRPr="00C33443">
        <w:rPr>
          <w:rFonts w:cs="B Nazanin"/>
          <w:sz w:val="28"/>
          <w:szCs w:val="28"/>
          <w:rtl/>
        </w:rPr>
        <w:t xml:space="preserve"> ا</w:t>
      </w:r>
      <w:r w:rsidRPr="00C33443">
        <w:rPr>
          <w:rFonts w:cs="B Nazanin" w:hint="cs"/>
          <w:sz w:val="28"/>
          <w:szCs w:val="28"/>
          <w:rtl/>
        </w:rPr>
        <w:t>ی</w:t>
      </w:r>
      <w:r w:rsidRPr="00C33443">
        <w:rPr>
          <w:rFonts w:cs="B Nazanin" w:hint="eastAsia"/>
          <w:sz w:val="28"/>
          <w:szCs w:val="28"/>
          <w:rtl/>
        </w:rPr>
        <w:t>جاد</w:t>
      </w:r>
      <w:r w:rsidRPr="00C33443">
        <w:rPr>
          <w:rFonts w:cs="B Nazanin"/>
          <w:sz w:val="28"/>
          <w:szCs w:val="28"/>
          <w:rtl/>
        </w:rPr>
        <w:t xml:space="preserve"> کند. م</w:t>
      </w:r>
      <w:r w:rsidRPr="00C33443">
        <w:rPr>
          <w:rFonts w:cs="B Nazanin" w:hint="cs"/>
          <w:sz w:val="28"/>
          <w:szCs w:val="28"/>
          <w:rtl/>
        </w:rPr>
        <w:t>ی</w:t>
      </w:r>
      <w:r w:rsidRPr="00C33443">
        <w:rPr>
          <w:rFonts w:cs="B Nazanin" w:hint="eastAsia"/>
          <w:sz w:val="28"/>
          <w:szCs w:val="28"/>
          <w:rtl/>
        </w:rPr>
        <w:t>زان</w:t>
      </w:r>
      <w:r w:rsidRPr="00C33443">
        <w:rPr>
          <w:rFonts w:cs="B Nazanin"/>
          <w:sz w:val="28"/>
          <w:szCs w:val="28"/>
          <w:rtl/>
        </w:rPr>
        <w:t xml:space="preserve"> الکتر</w:t>
      </w:r>
      <w:r w:rsidRPr="00C33443">
        <w:rPr>
          <w:rFonts w:cs="B Nazanin" w:hint="cs"/>
          <w:sz w:val="28"/>
          <w:szCs w:val="28"/>
          <w:rtl/>
        </w:rPr>
        <w:t>ی</w:t>
      </w:r>
      <w:r w:rsidRPr="00C33443">
        <w:rPr>
          <w:rFonts w:cs="B Nazanin" w:hint="eastAsia"/>
          <w:sz w:val="28"/>
          <w:szCs w:val="28"/>
          <w:rtl/>
        </w:rPr>
        <w:t>س</w:t>
      </w:r>
      <w:r w:rsidRPr="00C33443">
        <w:rPr>
          <w:rFonts w:cs="B Nazanin" w:hint="cs"/>
          <w:sz w:val="28"/>
          <w:szCs w:val="28"/>
          <w:rtl/>
        </w:rPr>
        <w:t>ی</w:t>
      </w:r>
      <w:r w:rsidRPr="00C33443">
        <w:rPr>
          <w:rFonts w:cs="B Nazanin" w:hint="eastAsia"/>
          <w:sz w:val="28"/>
          <w:szCs w:val="28"/>
          <w:rtl/>
        </w:rPr>
        <w:t>ته</w:t>
      </w:r>
      <w:r w:rsidRPr="00C33443">
        <w:rPr>
          <w:rFonts w:cs="B Nazanin"/>
          <w:sz w:val="28"/>
          <w:szCs w:val="28"/>
          <w:rtl/>
        </w:rPr>
        <w:t xml:space="preserve"> انتقال</w:t>
      </w:r>
      <w:r w:rsidRPr="00C33443">
        <w:rPr>
          <w:rFonts w:cs="B Nazanin" w:hint="cs"/>
          <w:sz w:val="28"/>
          <w:szCs w:val="28"/>
          <w:rtl/>
        </w:rPr>
        <w:t>ی</w:t>
      </w:r>
      <w:r w:rsidRPr="00C33443">
        <w:rPr>
          <w:rFonts w:cs="B Nazanin"/>
          <w:sz w:val="28"/>
          <w:szCs w:val="28"/>
          <w:rtl/>
        </w:rPr>
        <w:t xml:space="preserve">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تا دو م</w:t>
      </w:r>
      <w:r w:rsidRPr="00C33443">
        <w:rPr>
          <w:rFonts w:cs="B Nazanin" w:hint="cs"/>
          <w:sz w:val="28"/>
          <w:szCs w:val="28"/>
          <w:rtl/>
        </w:rPr>
        <w:t>ی</w:t>
      </w:r>
      <w:r w:rsidRPr="00C33443">
        <w:rPr>
          <w:rFonts w:cs="B Nazanin" w:hint="eastAsia"/>
          <w:sz w:val="28"/>
          <w:szCs w:val="28"/>
          <w:rtl/>
        </w:rPr>
        <w:t>ل</w:t>
      </w:r>
      <w:r w:rsidRPr="00C33443">
        <w:rPr>
          <w:rFonts w:cs="B Nazanin" w:hint="cs"/>
          <w:sz w:val="28"/>
          <w:szCs w:val="28"/>
          <w:rtl/>
        </w:rPr>
        <w:t>ی</w:t>
      </w:r>
      <w:r w:rsidRPr="00C33443">
        <w:rPr>
          <w:rFonts w:cs="B Nazanin"/>
          <w:sz w:val="28"/>
          <w:szCs w:val="28"/>
          <w:rtl/>
        </w:rPr>
        <w:t xml:space="preserve"> آمپر از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باطر</w:t>
      </w:r>
      <w:r w:rsidRPr="00C33443">
        <w:rPr>
          <w:rFonts w:cs="B Nazanin" w:hint="cs"/>
          <w:sz w:val="28"/>
          <w:szCs w:val="28"/>
          <w:rtl/>
        </w:rPr>
        <w:t>ی</w:t>
      </w:r>
      <w:r w:rsidRPr="00C33443">
        <w:rPr>
          <w:rFonts w:cs="B Nazanin"/>
          <w:sz w:val="28"/>
          <w:szCs w:val="28"/>
          <w:rtl/>
        </w:rPr>
        <w:t xml:space="preserve"> قلم</w:t>
      </w:r>
      <w:r w:rsidRPr="00C33443">
        <w:rPr>
          <w:rFonts w:cs="B Nazanin" w:hint="cs"/>
          <w:sz w:val="28"/>
          <w:szCs w:val="28"/>
          <w:rtl/>
        </w:rPr>
        <w:t>ی</w:t>
      </w:r>
      <w:r w:rsidRPr="00C33443">
        <w:rPr>
          <w:rFonts w:cs="B Nazanin"/>
          <w:sz w:val="28"/>
          <w:szCs w:val="28"/>
          <w:rtl/>
        </w:rPr>
        <w:t xml:space="preserve"> کوچک است که توسط دستگاه انجام م</w:t>
      </w:r>
      <w:r w:rsidRPr="00C33443">
        <w:rPr>
          <w:rFonts w:cs="B Nazanin" w:hint="cs"/>
          <w:sz w:val="28"/>
          <w:szCs w:val="28"/>
          <w:rtl/>
        </w:rPr>
        <w:t>ی</w:t>
      </w:r>
      <w:r w:rsidRPr="00C33443">
        <w:rPr>
          <w:rFonts w:cs="B Nazanin"/>
          <w:sz w:val="28"/>
          <w:szCs w:val="28"/>
          <w:rtl/>
        </w:rPr>
        <w:t xml:space="preserve"> گ</w:t>
      </w:r>
      <w:r w:rsidRPr="00C33443">
        <w:rPr>
          <w:rFonts w:cs="B Nazanin" w:hint="cs"/>
          <w:sz w:val="28"/>
          <w:szCs w:val="28"/>
          <w:rtl/>
        </w:rPr>
        <w:t>ی</w:t>
      </w:r>
      <w:r w:rsidRPr="00C33443">
        <w:rPr>
          <w:rFonts w:cs="B Nazanin" w:hint="eastAsia"/>
          <w:sz w:val="28"/>
          <w:szCs w:val="28"/>
          <w:rtl/>
        </w:rPr>
        <w:t>رد</w:t>
      </w:r>
      <w:r w:rsidRPr="00C33443">
        <w:rPr>
          <w:rFonts w:cs="B Nazanin"/>
          <w:sz w:val="28"/>
          <w:szCs w:val="28"/>
          <w:rtl/>
        </w:rPr>
        <w:t xml:space="preserve"> و محل نصب الکترودها رو</w:t>
      </w:r>
      <w:r w:rsidRPr="00C33443">
        <w:rPr>
          <w:rFonts w:cs="B Nazanin" w:hint="cs"/>
          <w:sz w:val="28"/>
          <w:szCs w:val="28"/>
          <w:rtl/>
        </w:rPr>
        <w:t>ی</w:t>
      </w:r>
      <w:r w:rsidRPr="00C33443">
        <w:rPr>
          <w:rFonts w:cs="B Nazanin"/>
          <w:sz w:val="28"/>
          <w:szCs w:val="28"/>
          <w:rtl/>
        </w:rPr>
        <w:t xml:space="preserve"> سر فرد است. از جمله مزا</w:t>
      </w:r>
      <w:r w:rsidRPr="00C33443">
        <w:rPr>
          <w:rFonts w:cs="B Nazanin" w:hint="cs"/>
          <w:sz w:val="28"/>
          <w:szCs w:val="28"/>
          <w:rtl/>
        </w:rPr>
        <w:t>ی</w:t>
      </w:r>
      <w:r w:rsidRPr="00C33443">
        <w:rPr>
          <w:rFonts w:cs="B Nazanin" w:hint="eastAsia"/>
          <w:sz w:val="28"/>
          <w:szCs w:val="28"/>
          <w:rtl/>
        </w:rPr>
        <w:t>ا</w:t>
      </w:r>
      <w:r w:rsidRPr="00C33443">
        <w:rPr>
          <w:rFonts w:cs="B Nazanin" w:hint="cs"/>
          <w:sz w:val="28"/>
          <w:szCs w:val="28"/>
          <w:rtl/>
        </w:rPr>
        <w:t>ی</w:t>
      </w:r>
      <w:r w:rsidRPr="00C33443">
        <w:rPr>
          <w:rFonts w:cs="B Nazanin"/>
          <w:sz w:val="28"/>
          <w:szCs w:val="28"/>
          <w:rtl/>
        </w:rPr>
        <w:t xml:space="preserve"> بارز </w:t>
      </w:r>
      <w:r w:rsidRPr="00C33443">
        <w:rPr>
          <w:rFonts w:cs="B Nazanin"/>
          <w:sz w:val="28"/>
          <w:szCs w:val="28"/>
        </w:rPr>
        <w:t>tDCS</w:t>
      </w:r>
      <w:r w:rsidRPr="00C33443">
        <w:rPr>
          <w:rFonts w:cs="B Nazanin"/>
          <w:sz w:val="28"/>
          <w:szCs w:val="28"/>
          <w:rtl/>
        </w:rPr>
        <w:t xml:space="preserve"> م</w:t>
      </w:r>
      <w:r w:rsidRPr="00C33443">
        <w:rPr>
          <w:rFonts w:cs="B Nazanin" w:hint="cs"/>
          <w:sz w:val="28"/>
          <w:szCs w:val="28"/>
          <w:rtl/>
        </w:rPr>
        <w:t>ی‌</w:t>
      </w:r>
      <w:r w:rsidRPr="00C33443">
        <w:rPr>
          <w:rFonts w:cs="B Nazanin" w:hint="eastAsia"/>
          <w:sz w:val="28"/>
          <w:szCs w:val="28"/>
          <w:rtl/>
        </w:rPr>
        <w:t>توان</w:t>
      </w:r>
      <w:r w:rsidRPr="00C33443">
        <w:rPr>
          <w:rFonts w:cs="B Nazanin"/>
          <w:sz w:val="28"/>
          <w:szCs w:val="28"/>
          <w:rtl/>
        </w:rPr>
        <w:t xml:space="preserve"> به ارزان بودن، قابل</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اجرا</w:t>
      </w:r>
      <w:r w:rsidRPr="00C33443">
        <w:rPr>
          <w:rFonts w:cs="B Nazanin" w:hint="cs"/>
          <w:sz w:val="28"/>
          <w:szCs w:val="28"/>
          <w:rtl/>
        </w:rPr>
        <w:t>ی</w:t>
      </w:r>
      <w:r w:rsidRPr="00C33443">
        <w:rPr>
          <w:rFonts w:cs="B Nazanin"/>
          <w:sz w:val="28"/>
          <w:szCs w:val="28"/>
          <w:rtl/>
        </w:rPr>
        <w:t xml:space="preserve"> آسان و غ</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تهاجم</w:t>
      </w:r>
      <w:r w:rsidRPr="00C33443">
        <w:rPr>
          <w:rFonts w:cs="B Nazanin" w:hint="cs"/>
          <w:sz w:val="28"/>
          <w:szCs w:val="28"/>
          <w:rtl/>
        </w:rPr>
        <w:t>ی</w:t>
      </w:r>
      <w:r w:rsidRPr="00C33443">
        <w:rPr>
          <w:rFonts w:cs="B Nazanin"/>
          <w:sz w:val="28"/>
          <w:szCs w:val="28"/>
          <w:rtl/>
        </w:rPr>
        <w:t xml:space="preserve"> و بدون درد بودن آن اشاره کرد.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روش در بس</w:t>
      </w:r>
      <w:r w:rsidRPr="00C33443">
        <w:rPr>
          <w:rFonts w:cs="B Nazanin" w:hint="cs"/>
          <w:sz w:val="28"/>
          <w:szCs w:val="28"/>
          <w:rtl/>
        </w:rPr>
        <w:t>ی</w:t>
      </w:r>
      <w:r w:rsidRPr="00C33443">
        <w:rPr>
          <w:rFonts w:cs="B Nazanin" w:hint="eastAsia"/>
          <w:sz w:val="28"/>
          <w:szCs w:val="28"/>
          <w:rtl/>
        </w:rPr>
        <w:t>ار</w:t>
      </w:r>
      <w:r w:rsidRPr="00C33443">
        <w:rPr>
          <w:rFonts w:cs="B Nazanin" w:hint="cs"/>
          <w:sz w:val="28"/>
          <w:szCs w:val="28"/>
          <w:rtl/>
        </w:rPr>
        <w:t>ی</w:t>
      </w:r>
      <w:r w:rsidRPr="00C33443">
        <w:rPr>
          <w:rFonts w:cs="B Nazanin"/>
          <w:sz w:val="28"/>
          <w:szCs w:val="28"/>
          <w:rtl/>
        </w:rPr>
        <w:t xml:space="preserve"> از ب</w:t>
      </w:r>
      <w:r w:rsidRPr="00C33443">
        <w:rPr>
          <w:rFonts w:cs="B Nazanin" w:hint="cs"/>
          <w:sz w:val="28"/>
          <w:szCs w:val="28"/>
          <w:rtl/>
        </w:rPr>
        <w:t>ی</w:t>
      </w:r>
      <w:r w:rsidRPr="00C33443">
        <w:rPr>
          <w:rFonts w:cs="B Nazanin" w:hint="eastAsia"/>
          <w:sz w:val="28"/>
          <w:szCs w:val="28"/>
          <w:rtl/>
        </w:rPr>
        <w:t>مار</w:t>
      </w:r>
      <w:r w:rsidRPr="00C33443">
        <w:rPr>
          <w:rFonts w:cs="B Nazanin" w:hint="cs"/>
          <w:sz w:val="28"/>
          <w:szCs w:val="28"/>
          <w:rtl/>
        </w:rPr>
        <w:t>ی‌</w:t>
      </w:r>
      <w:r w:rsidRPr="00C33443">
        <w:rPr>
          <w:rFonts w:cs="B Nazanin" w:hint="eastAsia"/>
          <w:sz w:val="28"/>
          <w:szCs w:val="28"/>
          <w:rtl/>
        </w:rPr>
        <w:t>ها</w:t>
      </w:r>
      <w:r w:rsidRPr="00C33443">
        <w:rPr>
          <w:rFonts w:cs="B Nazanin"/>
          <w:sz w:val="28"/>
          <w:szCs w:val="28"/>
          <w:rtl/>
        </w:rPr>
        <w:t xml:space="preserve"> از جمله افسردگ</w:t>
      </w:r>
      <w:r w:rsidRPr="00C33443">
        <w:rPr>
          <w:rFonts w:cs="B Nazanin" w:hint="cs"/>
          <w:sz w:val="28"/>
          <w:szCs w:val="28"/>
          <w:rtl/>
        </w:rPr>
        <w:t>ی</w:t>
      </w:r>
      <w:r w:rsidRPr="00C33443">
        <w:rPr>
          <w:rFonts w:cs="B Nazanin" w:hint="eastAsia"/>
          <w:sz w:val="28"/>
          <w:szCs w:val="28"/>
          <w:rtl/>
        </w:rPr>
        <w:t>،</w:t>
      </w:r>
      <w:r w:rsidRPr="00C33443">
        <w:rPr>
          <w:rFonts w:cs="B Nazanin"/>
          <w:sz w:val="28"/>
          <w:szCs w:val="28"/>
          <w:rtl/>
        </w:rPr>
        <w:t xml:space="preserve"> اضطراب، تقو</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توجه و حافظه، صرع، م</w:t>
      </w:r>
      <w:r w:rsidRPr="00C33443">
        <w:rPr>
          <w:rFonts w:cs="B Nazanin" w:hint="cs"/>
          <w:sz w:val="28"/>
          <w:szCs w:val="28"/>
          <w:rtl/>
        </w:rPr>
        <w:t>ی</w:t>
      </w:r>
      <w:r w:rsidRPr="00C33443">
        <w:rPr>
          <w:rFonts w:cs="B Nazanin" w:hint="eastAsia"/>
          <w:sz w:val="28"/>
          <w:szCs w:val="28"/>
          <w:rtl/>
        </w:rPr>
        <w:t>گرن،</w:t>
      </w:r>
      <w:r w:rsidRPr="00C33443">
        <w:rPr>
          <w:rFonts w:cs="B Nazanin"/>
          <w:sz w:val="28"/>
          <w:szCs w:val="28"/>
          <w:rtl/>
        </w:rPr>
        <w:t xml:space="preserve"> کنترل وسوسه در رابطه با مصرف مواد اعت</w:t>
      </w:r>
      <w:r w:rsidRPr="00C33443">
        <w:rPr>
          <w:rFonts w:cs="B Nazanin" w:hint="cs"/>
          <w:sz w:val="28"/>
          <w:szCs w:val="28"/>
          <w:rtl/>
        </w:rPr>
        <w:t>ی</w:t>
      </w:r>
      <w:r w:rsidRPr="00C33443">
        <w:rPr>
          <w:rFonts w:cs="B Nazanin" w:hint="eastAsia"/>
          <w:sz w:val="28"/>
          <w:szCs w:val="28"/>
          <w:rtl/>
        </w:rPr>
        <w:t>اد</w:t>
      </w:r>
      <w:r w:rsidRPr="00C33443">
        <w:rPr>
          <w:rFonts w:cs="B Nazanin"/>
          <w:sz w:val="28"/>
          <w:szCs w:val="28"/>
          <w:rtl/>
        </w:rPr>
        <w:t xml:space="preserve"> آور به و</w:t>
      </w:r>
      <w:r w:rsidRPr="00C33443">
        <w:rPr>
          <w:rFonts w:cs="B Nazanin" w:hint="cs"/>
          <w:sz w:val="28"/>
          <w:szCs w:val="28"/>
          <w:rtl/>
        </w:rPr>
        <w:t>ی</w:t>
      </w:r>
      <w:r w:rsidRPr="00C33443">
        <w:rPr>
          <w:rFonts w:cs="B Nazanin" w:hint="eastAsia"/>
          <w:sz w:val="28"/>
          <w:szCs w:val="28"/>
          <w:rtl/>
        </w:rPr>
        <w:t>ژه</w:t>
      </w:r>
      <w:r w:rsidRPr="00C33443">
        <w:rPr>
          <w:rFonts w:cs="B Nazanin"/>
          <w:sz w:val="28"/>
          <w:szCs w:val="28"/>
          <w:rtl/>
        </w:rPr>
        <w:t xml:space="preserve"> ش</w:t>
      </w:r>
      <w:r w:rsidRPr="00C33443">
        <w:rPr>
          <w:rFonts w:cs="B Nazanin" w:hint="cs"/>
          <w:sz w:val="28"/>
          <w:szCs w:val="28"/>
          <w:rtl/>
        </w:rPr>
        <w:t>ی</w:t>
      </w:r>
      <w:r w:rsidRPr="00C33443">
        <w:rPr>
          <w:rFonts w:cs="B Nazanin" w:hint="eastAsia"/>
          <w:sz w:val="28"/>
          <w:szCs w:val="28"/>
          <w:rtl/>
        </w:rPr>
        <w:t>شه</w:t>
      </w:r>
      <w:r w:rsidRPr="00C33443">
        <w:rPr>
          <w:rFonts w:cs="B Nazanin"/>
          <w:sz w:val="28"/>
          <w:szCs w:val="28"/>
          <w:rtl/>
        </w:rPr>
        <w:t xml:space="preserve"> و کنترل ولع نسبت به مواد غذا</w:t>
      </w:r>
      <w:r w:rsidRPr="00C33443">
        <w:rPr>
          <w:rFonts w:cs="B Nazanin" w:hint="cs"/>
          <w:sz w:val="28"/>
          <w:szCs w:val="28"/>
          <w:rtl/>
        </w:rPr>
        <w:t>یی</w:t>
      </w:r>
      <w:r w:rsidRPr="00C33443">
        <w:rPr>
          <w:rFonts w:cs="B Nazanin" w:hint="eastAsia"/>
          <w:sz w:val="28"/>
          <w:szCs w:val="28"/>
          <w:rtl/>
        </w:rPr>
        <w:t>،</w:t>
      </w:r>
      <w:r w:rsidRPr="00C33443">
        <w:rPr>
          <w:rFonts w:cs="B Nazanin"/>
          <w:sz w:val="28"/>
          <w:szCs w:val="28"/>
          <w:rtl/>
        </w:rPr>
        <w:t xml:space="preserve"> وزوز گوش، اختلالات خواب و بس</w:t>
      </w:r>
      <w:r w:rsidRPr="00C33443">
        <w:rPr>
          <w:rFonts w:cs="B Nazanin" w:hint="cs"/>
          <w:sz w:val="28"/>
          <w:szCs w:val="28"/>
          <w:rtl/>
        </w:rPr>
        <w:t>ی</w:t>
      </w:r>
      <w:r w:rsidRPr="00C33443">
        <w:rPr>
          <w:rFonts w:cs="B Nazanin" w:hint="eastAsia"/>
          <w:sz w:val="28"/>
          <w:szCs w:val="28"/>
          <w:rtl/>
        </w:rPr>
        <w:t>ار</w:t>
      </w:r>
      <w:r w:rsidRPr="00C33443">
        <w:rPr>
          <w:rFonts w:cs="B Nazanin" w:hint="cs"/>
          <w:sz w:val="28"/>
          <w:szCs w:val="28"/>
          <w:rtl/>
        </w:rPr>
        <w:t>ی</w:t>
      </w:r>
      <w:r w:rsidRPr="00C33443">
        <w:rPr>
          <w:rFonts w:cs="B Nazanin"/>
          <w:sz w:val="28"/>
          <w:szCs w:val="28"/>
          <w:rtl/>
        </w:rPr>
        <w:t xml:space="preserve"> از ح</w:t>
      </w:r>
      <w:r w:rsidRPr="00C33443">
        <w:rPr>
          <w:rFonts w:cs="B Nazanin" w:hint="cs"/>
          <w:sz w:val="28"/>
          <w:szCs w:val="28"/>
          <w:rtl/>
        </w:rPr>
        <w:t>ی</w:t>
      </w:r>
      <w:r w:rsidRPr="00C33443">
        <w:rPr>
          <w:rFonts w:cs="B Nazanin"/>
          <w:sz w:val="28"/>
          <w:szCs w:val="28"/>
          <w:rtl/>
        </w:rPr>
        <w:t>طه‌ها</w:t>
      </w:r>
      <w:r w:rsidRPr="00C33443">
        <w:rPr>
          <w:rFonts w:cs="B Nazanin" w:hint="cs"/>
          <w:sz w:val="28"/>
          <w:szCs w:val="28"/>
          <w:rtl/>
        </w:rPr>
        <w:t>ی</w:t>
      </w:r>
      <w:r w:rsidRPr="00C33443">
        <w:rPr>
          <w:rFonts w:cs="B Nazanin"/>
          <w:sz w:val="28"/>
          <w:szCs w:val="28"/>
          <w:rtl/>
        </w:rPr>
        <w:t xml:space="preserve"> د</w:t>
      </w:r>
      <w:r w:rsidRPr="00C33443">
        <w:rPr>
          <w:rFonts w:cs="B Nazanin" w:hint="cs"/>
          <w:sz w:val="28"/>
          <w:szCs w:val="28"/>
          <w:rtl/>
        </w:rPr>
        <w:t>ی</w:t>
      </w:r>
      <w:r w:rsidRPr="00C33443">
        <w:rPr>
          <w:rFonts w:cs="B Nazanin" w:hint="eastAsia"/>
          <w:sz w:val="28"/>
          <w:szCs w:val="28"/>
          <w:rtl/>
        </w:rPr>
        <w:t>گر</w:t>
      </w:r>
      <w:r w:rsidRPr="00C33443">
        <w:rPr>
          <w:rFonts w:cs="B Nazanin"/>
          <w:sz w:val="28"/>
          <w:szCs w:val="28"/>
          <w:rtl/>
        </w:rPr>
        <w:t xml:space="preserve"> کاربرد دارد. </w:t>
      </w:r>
    </w:p>
    <w:p w14:paraId="2D958E41" w14:textId="77777777" w:rsidR="00D9218E" w:rsidRDefault="00D9218E" w:rsidP="00F735F3">
      <w:pPr>
        <w:jc w:val="both"/>
        <w:rPr>
          <w:rFonts w:cs="B Nazanin"/>
          <w:sz w:val="28"/>
          <w:szCs w:val="28"/>
          <w:rtl/>
        </w:rPr>
      </w:pPr>
      <w:r w:rsidRPr="00C33443">
        <w:rPr>
          <w:rFonts w:cs="B Nazanin" w:hint="eastAsia"/>
          <w:sz w:val="28"/>
          <w:szCs w:val="28"/>
          <w:rtl/>
        </w:rPr>
        <w:t>از</w:t>
      </w:r>
      <w:r w:rsidRPr="00C33443">
        <w:rPr>
          <w:rFonts w:cs="B Nazanin"/>
          <w:sz w:val="28"/>
          <w:szCs w:val="28"/>
          <w:rtl/>
        </w:rPr>
        <w:t xml:space="preserve"> آنجا که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جر</w:t>
      </w:r>
      <w:r w:rsidRPr="00C33443">
        <w:rPr>
          <w:rFonts w:cs="B Nazanin" w:hint="cs"/>
          <w:sz w:val="28"/>
          <w:szCs w:val="28"/>
          <w:rtl/>
        </w:rPr>
        <w:t>ی</w:t>
      </w:r>
      <w:r w:rsidRPr="00C33443">
        <w:rPr>
          <w:rFonts w:cs="B Nazanin" w:hint="eastAsia"/>
          <w:sz w:val="28"/>
          <w:szCs w:val="28"/>
          <w:rtl/>
        </w:rPr>
        <w:t>ان</w:t>
      </w:r>
      <w:r w:rsidRPr="00C33443">
        <w:rPr>
          <w:rFonts w:cs="B Nazanin"/>
          <w:sz w:val="28"/>
          <w:szCs w:val="28"/>
          <w:rtl/>
        </w:rPr>
        <w:t xml:space="preserve"> مستق</w:t>
      </w:r>
      <w:r w:rsidRPr="00C33443">
        <w:rPr>
          <w:rFonts w:cs="B Nazanin" w:hint="cs"/>
          <w:sz w:val="28"/>
          <w:szCs w:val="28"/>
          <w:rtl/>
        </w:rPr>
        <w:t>ی</w:t>
      </w:r>
      <w:r w:rsidRPr="00C33443">
        <w:rPr>
          <w:rFonts w:cs="B Nazanin" w:hint="eastAsia"/>
          <w:sz w:val="28"/>
          <w:szCs w:val="28"/>
          <w:rtl/>
        </w:rPr>
        <w:t>م</w:t>
      </w:r>
      <w:r w:rsidRPr="00C33443">
        <w:rPr>
          <w:rFonts w:cs="B Nazanin"/>
          <w:sz w:val="28"/>
          <w:szCs w:val="28"/>
          <w:rtl/>
        </w:rPr>
        <w:t xml:space="preserve"> بس</w:t>
      </w:r>
      <w:r w:rsidRPr="00C33443">
        <w:rPr>
          <w:rFonts w:cs="B Nazanin" w:hint="cs"/>
          <w:sz w:val="28"/>
          <w:szCs w:val="28"/>
          <w:rtl/>
        </w:rPr>
        <w:t>ی</w:t>
      </w:r>
      <w:r w:rsidRPr="00C33443">
        <w:rPr>
          <w:rFonts w:cs="B Nazanin" w:hint="eastAsia"/>
          <w:sz w:val="28"/>
          <w:szCs w:val="28"/>
          <w:rtl/>
        </w:rPr>
        <w:t>ار</w:t>
      </w:r>
      <w:r w:rsidRPr="00C33443">
        <w:rPr>
          <w:rFonts w:cs="B Nazanin"/>
          <w:sz w:val="28"/>
          <w:szCs w:val="28"/>
          <w:rtl/>
        </w:rPr>
        <w:t xml:space="preserve"> ضع</w:t>
      </w:r>
      <w:r w:rsidRPr="00C33443">
        <w:rPr>
          <w:rFonts w:cs="B Nazanin" w:hint="cs"/>
          <w:sz w:val="28"/>
          <w:szCs w:val="28"/>
          <w:rtl/>
        </w:rPr>
        <w:t>ی</w:t>
      </w:r>
      <w:r w:rsidRPr="00C33443">
        <w:rPr>
          <w:rFonts w:cs="B Nazanin" w:hint="eastAsia"/>
          <w:sz w:val="28"/>
          <w:szCs w:val="28"/>
          <w:rtl/>
        </w:rPr>
        <w:t>ف</w:t>
      </w:r>
      <w:r w:rsidRPr="00C33443">
        <w:rPr>
          <w:rFonts w:cs="B Nazanin"/>
          <w:sz w:val="28"/>
          <w:szCs w:val="28"/>
          <w:rtl/>
        </w:rPr>
        <w:t xml:space="preserve"> است تاث</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آن در حد</w:t>
      </w:r>
      <w:r w:rsidRPr="00C33443">
        <w:rPr>
          <w:rFonts w:cs="B Nazanin" w:hint="cs"/>
          <w:sz w:val="28"/>
          <w:szCs w:val="28"/>
          <w:rtl/>
        </w:rPr>
        <w:t>ی</w:t>
      </w:r>
      <w:r w:rsidRPr="00C33443">
        <w:rPr>
          <w:rFonts w:cs="B Nazanin"/>
          <w:sz w:val="28"/>
          <w:szCs w:val="28"/>
          <w:rtl/>
        </w:rPr>
        <w:t xml:space="preserve"> ن</w:t>
      </w:r>
      <w:r w:rsidRPr="00C33443">
        <w:rPr>
          <w:rFonts w:cs="B Nazanin" w:hint="cs"/>
          <w:sz w:val="28"/>
          <w:szCs w:val="28"/>
          <w:rtl/>
        </w:rPr>
        <w:t>ی</w:t>
      </w:r>
      <w:r w:rsidRPr="00C33443">
        <w:rPr>
          <w:rFonts w:cs="B Nazanin" w:hint="eastAsia"/>
          <w:sz w:val="28"/>
          <w:szCs w:val="28"/>
          <w:rtl/>
        </w:rPr>
        <w:t>ست</w:t>
      </w:r>
      <w:r w:rsidRPr="00C33443">
        <w:rPr>
          <w:rFonts w:cs="B Nazanin"/>
          <w:sz w:val="28"/>
          <w:szCs w:val="28"/>
          <w:rtl/>
        </w:rPr>
        <w:t xml:space="preserve"> که منجر به ا</w:t>
      </w:r>
      <w:r w:rsidRPr="00C33443">
        <w:rPr>
          <w:rFonts w:cs="B Nazanin" w:hint="cs"/>
          <w:sz w:val="28"/>
          <w:szCs w:val="28"/>
          <w:rtl/>
        </w:rPr>
        <w:t>ی</w:t>
      </w:r>
      <w:r w:rsidRPr="00C33443">
        <w:rPr>
          <w:rFonts w:cs="B Nazanin" w:hint="eastAsia"/>
          <w:sz w:val="28"/>
          <w:szCs w:val="28"/>
          <w:rtl/>
        </w:rPr>
        <w:t>جاد</w:t>
      </w:r>
      <w:r w:rsidRPr="00C33443">
        <w:rPr>
          <w:rFonts w:cs="B Nazanin"/>
          <w:sz w:val="28"/>
          <w:szCs w:val="28"/>
          <w:rtl/>
        </w:rPr>
        <w:t xml:space="preserve">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پتانس</w:t>
      </w:r>
      <w:r w:rsidRPr="00C33443">
        <w:rPr>
          <w:rFonts w:cs="B Nazanin" w:hint="cs"/>
          <w:sz w:val="28"/>
          <w:szCs w:val="28"/>
          <w:rtl/>
        </w:rPr>
        <w:t>ی</w:t>
      </w:r>
      <w:r w:rsidRPr="00C33443">
        <w:rPr>
          <w:rFonts w:cs="B Nazanin" w:hint="eastAsia"/>
          <w:sz w:val="28"/>
          <w:szCs w:val="28"/>
          <w:rtl/>
        </w:rPr>
        <w:t>ل</w:t>
      </w:r>
      <w:r w:rsidRPr="00C33443">
        <w:rPr>
          <w:rFonts w:cs="B Nazanin"/>
          <w:sz w:val="28"/>
          <w:szCs w:val="28"/>
          <w:rtl/>
        </w:rPr>
        <w:t xml:space="preserve"> عمل در نورون‌ها شود بلکه فقط آستانه‌</w:t>
      </w:r>
      <w:r w:rsidRPr="00C33443">
        <w:rPr>
          <w:rFonts w:cs="B Nazanin" w:hint="cs"/>
          <w:sz w:val="28"/>
          <w:szCs w:val="28"/>
          <w:rtl/>
        </w:rPr>
        <w:t>ی</w:t>
      </w:r>
      <w:r w:rsidRPr="00C33443">
        <w:rPr>
          <w:rFonts w:cs="B Nazanin"/>
          <w:sz w:val="28"/>
          <w:szCs w:val="28"/>
          <w:rtl/>
        </w:rPr>
        <w:t xml:space="preserve">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پذ</w:t>
      </w:r>
      <w:r w:rsidRPr="00C33443">
        <w:rPr>
          <w:rFonts w:cs="B Nazanin" w:hint="cs"/>
          <w:sz w:val="28"/>
          <w:szCs w:val="28"/>
          <w:rtl/>
        </w:rPr>
        <w:t>ی</w:t>
      </w:r>
      <w:r w:rsidRPr="00C33443">
        <w:rPr>
          <w:rFonts w:cs="B Nazanin" w:hint="eastAsia"/>
          <w:sz w:val="28"/>
          <w:szCs w:val="28"/>
          <w:rtl/>
        </w:rPr>
        <w:t>ر</w:t>
      </w:r>
      <w:r w:rsidRPr="00C33443">
        <w:rPr>
          <w:rFonts w:cs="B Nazanin" w:hint="cs"/>
          <w:sz w:val="28"/>
          <w:szCs w:val="28"/>
          <w:rtl/>
        </w:rPr>
        <w:t>ی</w:t>
      </w:r>
      <w:r w:rsidRPr="00C33443">
        <w:rPr>
          <w:rFonts w:cs="B Nazanin"/>
          <w:sz w:val="28"/>
          <w:szCs w:val="28"/>
          <w:rtl/>
        </w:rPr>
        <w:t xml:space="preserve"> آن‌ها را ب</w:t>
      </w:r>
      <w:r w:rsidRPr="00C33443">
        <w:rPr>
          <w:rFonts w:cs="B Nazanin" w:hint="cs"/>
          <w:sz w:val="28"/>
          <w:szCs w:val="28"/>
          <w:rtl/>
        </w:rPr>
        <w:t>ی</w:t>
      </w:r>
      <w:r w:rsidRPr="00C33443">
        <w:rPr>
          <w:rFonts w:cs="B Nazanin" w:hint="eastAsia"/>
          <w:sz w:val="28"/>
          <w:szCs w:val="28"/>
          <w:rtl/>
        </w:rPr>
        <w:t>شتر</w:t>
      </w:r>
      <w:r w:rsidRPr="00C33443">
        <w:rPr>
          <w:rFonts w:cs="B Nazanin"/>
          <w:sz w:val="28"/>
          <w:szCs w:val="28"/>
          <w:rtl/>
        </w:rPr>
        <w:t xml:space="preserve"> </w:t>
      </w:r>
      <w:r w:rsidRPr="00C33443">
        <w:rPr>
          <w:rFonts w:cs="B Nazanin" w:hint="cs"/>
          <w:sz w:val="28"/>
          <w:szCs w:val="28"/>
          <w:rtl/>
        </w:rPr>
        <w:t>ی</w:t>
      </w:r>
      <w:r w:rsidRPr="00C33443">
        <w:rPr>
          <w:rFonts w:cs="B Nazanin" w:hint="eastAsia"/>
          <w:sz w:val="28"/>
          <w:szCs w:val="28"/>
          <w:rtl/>
        </w:rPr>
        <w:t>ا</w:t>
      </w:r>
      <w:r w:rsidRPr="00C33443">
        <w:rPr>
          <w:rFonts w:cs="B Nazanin"/>
          <w:sz w:val="28"/>
          <w:szCs w:val="28"/>
          <w:rtl/>
        </w:rPr>
        <w:t xml:space="preserve"> کمتر (بسته به شرا</w:t>
      </w:r>
      <w:r w:rsidRPr="00C33443">
        <w:rPr>
          <w:rFonts w:cs="B Nazanin" w:hint="cs"/>
          <w:sz w:val="28"/>
          <w:szCs w:val="28"/>
          <w:rtl/>
        </w:rPr>
        <w:t>ی</w:t>
      </w:r>
      <w:r w:rsidRPr="00C33443">
        <w:rPr>
          <w:rFonts w:cs="B Nazanin" w:hint="eastAsia"/>
          <w:sz w:val="28"/>
          <w:szCs w:val="28"/>
          <w:rtl/>
        </w:rPr>
        <w:t>ط</w:t>
      </w:r>
      <w:r w:rsidRPr="00C33443">
        <w:rPr>
          <w:rFonts w:cs="B Nazanin"/>
          <w:sz w:val="28"/>
          <w:szCs w:val="28"/>
          <w:rtl/>
        </w:rPr>
        <w:t xml:space="preserve"> جر</w:t>
      </w:r>
      <w:r w:rsidRPr="00C33443">
        <w:rPr>
          <w:rFonts w:cs="B Nazanin" w:hint="cs"/>
          <w:sz w:val="28"/>
          <w:szCs w:val="28"/>
          <w:rtl/>
        </w:rPr>
        <w:t>ی</w:t>
      </w:r>
      <w:r w:rsidRPr="00C33443">
        <w:rPr>
          <w:rFonts w:cs="B Nazanin" w:hint="eastAsia"/>
          <w:sz w:val="28"/>
          <w:szCs w:val="28"/>
          <w:rtl/>
        </w:rPr>
        <w:t>ان</w:t>
      </w:r>
      <w:r w:rsidRPr="00C33443">
        <w:rPr>
          <w:rFonts w:cs="B Nazanin"/>
          <w:sz w:val="28"/>
          <w:szCs w:val="28"/>
          <w:rtl/>
        </w:rPr>
        <w:t xml:space="preserve"> الکتر</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sz w:val="28"/>
          <w:szCs w:val="28"/>
          <w:rtl/>
        </w:rPr>
        <w:t xml:space="preserve"> عبور داده شده) م</w:t>
      </w:r>
      <w:r w:rsidRPr="00C33443">
        <w:rPr>
          <w:rFonts w:cs="B Nazanin" w:hint="cs"/>
          <w:sz w:val="28"/>
          <w:szCs w:val="28"/>
          <w:rtl/>
        </w:rPr>
        <w:t>ی‌</w:t>
      </w:r>
      <w:r w:rsidRPr="00C33443">
        <w:rPr>
          <w:rFonts w:cs="B Nazanin" w:hint="eastAsia"/>
          <w:sz w:val="28"/>
          <w:szCs w:val="28"/>
          <w:rtl/>
        </w:rPr>
        <w:t>کند</w:t>
      </w:r>
      <w:r w:rsidRPr="00C33443">
        <w:rPr>
          <w:rFonts w:cs="B Nazanin"/>
          <w:sz w:val="28"/>
          <w:szCs w:val="28"/>
          <w:rtl/>
        </w:rPr>
        <w:t xml:space="preserve"> به عبارت د</w:t>
      </w:r>
      <w:r w:rsidRPr="00C33443">
        <w:rPr>
          <w:rFonts w:cs="B Nazanin" w:hint="cs"/>
          <w:sz w:val="28"/>
          <w:szCs w:val="28"/>
          <w:rtl/>
        </w:rPr>
        <w:t>ی</w:t>
      </w:r>
      <w:r w:rsidRPr="00C33443">
        <w:rPr>
          <w:rFonts w:cs="B Nazanin" w:hint="eastAsia"/>
          <w:sz w:val="28"/>
          <w:szCs w:val="28"/>
          <w:rtl/>
        </w:rPr>
        <w:t>گر</w:t>
      </w:r>
      <w:r w:rsidRPr="00C33443">
        <w:rPr>
          <w:rFonts w:cs="B Nazanin"/>
          <w:sz w:val="28"/>
          <w:szCs w:val="28"/>
          <w:rtl/>
        </w:rPr>
        <w:t xml:space="preserve">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جر</w:t>
      </w:r>
      <w:r w:rsidRPr="00C33443">
        <w:rPr>
          <w:rFonts w:cs="B Nazanin" w:hint="cs"/>
          <w:sz w:val="28"/>
          <w:szCs w:val="28"/>
          <w:rtl/>
        </w:rPr>
        <w:t>ی</w:t>
      </w:r>
      <w:r w:rsidRPr="00C33443">
        <w:rPr>
          <w:rFonts w:cs="B Nazanin" w:hint="eastAsia"/>
          <w:sz w:val="28"/>
          <w:szCs w:val="28"/>
          <w:rtl/>
        </w:rPr>
        <w:t>ان</w:t>
      </w:r>
      <w:r w:rsidRPr="00C33443">
        <w:rPr>
          <w:rFonts w:cs="B Nazanin"/>
          <w:sz w:val="28"/>
          <w:szCs w:val="28"/>
          <w:rtl/>
        </w:rPr>
        <w:t xml:space="preserve"> فقط به قطب</w:t>
      </w:r>
      <w:r w:rsidRPr="00C33443">
        <w:rPr>
          <w:rFonts w:cs="B Nazanin" w:hint="cs"/>
          <w:sz w:val="28"/>
          <w:szCs w:val="28"/>
          <w:rtl/>
        </w:rPr>
        <w:t>ی</w:t>
      </w:r>
      <w:r w:rsidRPr="00C33443">
        <w:rPr>
          <w:rFonts w:cs="B Nazanin"/>
          <w:sz w:val="28"/>
          <w:szCs w:val="28"/>
          <w:rtl/>
        </w:rPr>
        <w:t xml:space="preserve"> ساز</w:t>
      </w:r>
      <w:r w:rsidRPr="00C33443">
        <w:rPr>
          <w:rFonts w:cs="B Nazanin" w:hint="cs"/>
          <w:sz w:val="28"/>
          <w:szCs w:val="28"/>
          <w:rtl/>
        </w:rPr>
        <w:t>ی</w:t>
      </w:r>
      <w:r w:rsidRPr="00C33443">
        <w:rPr>
          <w:rFonts w:cs="B Nazanin"/>
          <w:sz w:val="28"/>
          <w:szCs w:val="28"/>
          <w:rtl/>
        </w:rPr>
        <w:t xml:space="preserve"> م</w:t>
      </w:r>
      <w:r w:rsidRPr="00C33443">
        <w:rPr>
          <w:rFonts w:cs="B Nazanin" w:hint="cs"/>
          <w:sz w:val="28"/>
          <w:szCs w:val="28"/>
          <w:rtl/>
        </w:rPr>
        <w:t>ی‌</w:t>
      </w:r>
      <w:r w:rsidRPr="00C33443">
        <w:rPr>
          <w:rFonts w:cs="B Nazanin" w:hint="eastAsia"/>
          <w:sz w:val="28"/>
          <w:szCs w:val="28"/>
          <w:rtl/>
        </w:rPr>
        <w:t>پردازد</w:t>
      </w:r>
      <w:r w:rsidRPr="00C33443">
        <w:rPr>
          <w:rFonts w:cs="B Nazanin"/>
          <w:sz w:val="28"/>
          <w:szCs w:val="28"/>
          <w:rtl/>
        </w:rPr>
        <w:t>.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اثرات با تغ</w:t>
      </w:r>
      <w:r w:rsidRPr="00C33443">
        <w:rPr>
          <w:rFonts w:cs="B Nazanin" w:hint="cs"/>
          <w:sz w:val="28"/>
          <w:szCs w:val="28"/>
          <w:rtl/>
        </w:rPr>
        <w:t>یی</w:t>
      </w:r>
      <w:r w:rsidRPr="00C33443">
        <w:rPr>
          <w:rFonts w:cs="B Nazanin" w:hint="eastAsia"/>
          <w:sz w:val="28"/>
          <w:szCs w:val="28"/>
          <w:rtl/>
        </w:rPr>
        <w:t>ر</w:t>
      </w:r>
      <w:r w:rsidRPr="00C33443">
        <w:rPr>
          <w:rFonts w:cs="B Nazanin"/>
          <w:sz w:val="28"/>
          <w:szCs w:val="28"/>
          <w:rtl/>
        </w:rPr>
        <w:t xml:space="preserve"> در م</w:t>
      </w:r>
      <w:r w:rsidRPr="00C33443">
        <w:rPr>
          <w:rFonts w:cs="B Nazanin" w:hint="cs"/>
          <w:sz w:val="28"/>
          <w:szCs w:val="28"/>
          <w:rtl/>
        </w:rPr>
        <w:t>ی</w:t>
      </w:r>
      <w:r w:rsidRPr="00C33443">
        <w:rPr>
          <w:rFonts w:cs="B Nazanin" w:hint="eastAsia"/>
          <w:sz w:val="28"/>
          <w:szCs w:val="28"/>
          <w:rtl/>
        </w:rPr>
        <w:t>زان</w:t>
      </w:r>
      <w:r w:rsidRPr="00C33443">
        <w:rPr>
          <w:rFonts w:cs="B Nazanin"/>
          <w:sz w:val="28"/>
          <w:szCs w:val="28"/>
          <w:rtl/>
        </w:rPr>
        <w:t xml:space="preserve"> ساخت پروتئ</w:t>
      </w:r>
      <w:r w:rsidRPr="00C33443">
        <w:rPr>
          <w:rFonts w:cs="B Nazanin" w:hint="cs"/>
          <w:sz w:val="28"/>
          <w:szCs w:val="28"/>
          <w:rtl/>
        </w:rPr>
        <w:t>ی</w:t>
      </w:r>
      <w:r w:rsidRPr="00C33443">
        <w:rPr>
          <w:rFonts w:cs="B Nazanin" w:hint="eastAsia"/>
          <w:sz w:val="28"/>
          <w:szCs w:val="28"/>
          <w:rtl/>
        </w:rPr>
        <w:t>ن‌ها</w:t>
      </w:r>
      <w:r w:rsidRPr="00C33443">
        <w:rPr>
          <w:rFonts w:cs="B Nazanin"/>
          <w:sz w:val="28"/>
          <w:szCs w:val="28"/>
          <w:rtl/>
        </w:rPr>
        <w:t xml:space="preserve"> و سطوح درون سلول</w:t>
      </w:r>
      <w:r w:rsidRPr="00C33443">
        <w:rPr>
          <w:rFonts w:cs="B Nazanin" w:hint="cs"/>
          <w:sz w:val="28"/>
          <w:szCs w:val="28"/>
          <w:rtl/>
        </w:rPr>
        <w:t>ی</w:t>
      </w:r>
      <w:r w:rsidRPr="00C33443">
        <w:rPr>
          <w:rFonts w:cs="B Nazanin"/>
          <w:sz w:val="28"/>
          <w:szCs w:val="28"/>
          <w:rtl/>
        </w:rPr>
        <w:t xml:space="preserve"> </w:t>
      </w:r>
      <w:r w:rsidRPr="00C33443">
        <w:rPr>
          <w:rFonts w:cs="B Nazanin"/>
          <w:sz w:val="28"/>
          <w:szCs w:val="28"/>
        </w:rPr>
        <w:t>AMP</w:t>
      </w:r>
      <w:r w:rsidRPr="00C33443">
        <w:rPr>
          <w:rFonts w:cs="B Nazanin"/>
          <w:sz w:val="28"/>
          <w:szCs w:val="28"/>
          <w:rtl/>
        </w:rPr>
        <w:t xml:space="preserve"> حلقو</w:t>
      </w:r>
      <w:r w:rsidRPr="00C33443">
        <w:rPr>
          <w:rFonts w:cs="B Nazanin" w:hint="cs"/>
          <w:sz w:val="28"/>
          <w:szCs w:val="28"/>
          <w:rtl/>
        </w:rPr>
        <w:t>ی</w:t>
      </w:r>
      <w:r w:rsidRPr="00C33443">
        <w:rPr>
          <w:rFonts w:cs="B Nazanin"/>
          <w:sz w:val="28"/>
          <w:szCs w:val="28"/>
          <w:rtl/>
        </w:rPr>
        <w:t xml:space="preserve"> و کلس</w:t>
      </w:r>
      <w:r w:rsidRPr="00C33443">
        <w:rPr>
          <w:rFonts w:cs="B Nazanin" w:hint="cs"/>
          <w:sz w:val="28"/>
          <w:szCs w:val="28"/>
          <w:rtl/>
        </w:rPr>
        <w:t>ی</w:t>
      </w:r>
      <w:r w:rsidRPr="00C33443">
        <w:rPr>
          <w:rFonts w:cs="B Nazanin" w:hint="eastAsia"/>
          <w:sz w:val="28"/>
          <w:szCs w:val="28"/>
          <w:rtl/>
        </w:rPr>
        <w:t>م،</w:t>
      </w:r>
      <w:r w:rsidRPr="00C33443">
        <w:rPr>
          <w:rFonts w:cs="B Nazanin"/>
          <w:sz w:val="28"/>
          <w:szCs w:val="28"/>
          <w:rtl/>
        </w:rPr>
        <w:t xml:space="preserve"> تا مدت</w:t>
      </w:r>
      <w:r w:rsidRPr="00C33443">
        <w:rPr>
          <w:rFonts w:cs="B Nazanin" w:hint="cs"/>
          <w:sz w:val="28"/>
          <w:szCs w:val="28"/>
          <w:rtl/>
        </w:rPr>
        <w:t>ی</w:t>
      </w:r>
      <w:r w:rsidRPr="00C33443">
        <w:rPr>
          <w:rFonts w:cs="B Nazanin"/>
          <w:sz w:val="28"/>
          <w:szCs w:val="28"/>
          <w:rtl/>
        </w:rPr>
        <w:t xml:space="preserve"> پا بر جا م</w:t>
      </w:r>
      <w:r w:rsidRPr="00C33443">
        <w:rPr>
          <w:rFonts w:cs="B Nazanin" w:hint="cs"/>
          <w:sz w:val="28"/>
          <w:szCs w:val="28"/>
          <w:rtl/>
        </w:rPr>
        <w:t>ی‌</w:t>
      </w:r>
      <w:r w:rsidRPr="00C33443">
        <w:rPr>
          <w:rFonts w:cs="B Nazanin" w:hint="eastAsia"/>
          <w:sz w:val="28"/>
          <w:szCs w:val="28"/>
          <w:rtl/>
        </w:rPr>
        <w:t>مانند</w:t>
      </w:r>
      <w:r w:rsidRPr="00C33443">
        <w:rPr>
          <w:rFonts w:cs="B Nazanin"/>
          <w:sz w:val="28"/>
          <w:szCs w:val="28"/>
          <w:rtl/>
        </w:rPr>
        <w:t xml:space="preserve"> اما </w:t>
      </w:r>
      <w:commentRangeStart w:id="139"/>
      <w:r w:rsidRPr="00C33443">
        <w:rPr>
          <w:rFonts w:cs="B Nazanin"/>
          <w:sz w:val="28"/>
          <w:szCs w:val="28"/>
          <w:rtl/>
        </w:rPr>
        <w:t>عموما</w:t>
      </w:r>
      <w:r w:rsidR="000F247C" w:rsidRPr="00C33443">
        <w:rPr>
          <w:rFonts w:cs="B Nazanin" w:hint="cs"/>
          <w:sz w:val="28"/>
          <w:szCs w:val="28"/>
          <w:rtl/>
        </w:rPr>
        <w:t>ً</w:t>
      </w:r>
      <w:r w:rsidRPr="00C33443">
        <w:rPr>
          <w:rFonts w:cs="B Nazanin"/>
          <w:sz w:val="28"/>
          <w:szCs w:val="28"/>
          <w:rtl/>
        </w:rPr>
        <w:t xml:space="preserve"> برگشت پذ</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و </w:t>
      </w:r>
      <w:commentRangeEnd w:id="139"/>
      <w:r w:rsidR="002F293C">
        <w:rPr>
          <w:rStyle w:val="CommentReference"/>
          <w:rtl/>
        </w:rPr>
        <w:commentReference w:id="139"/>
      </w:r>
      <w:r w:rsidRPr="00C33443">
        <w:rPr>
          <w:rFonts w:cs="B Nazanin"/>
          <w:sz w:val="28"/>
          <w:szCs w:val="28"/>
          <w:rtl/>
        </w:rPr>
        <w:t>فاقد عوارض در عملکرد و ساختار سلول‌ها م</w:t>
      </w:r>
      <w:r w:rsidRPr="00C33443">
        <w:rPr>
          <w:rFonts w:cs="B Nazanin" w:hint="cs"/>
          <w:sz w:val="28"/>
          <w:szCs w:val="28"/>
          <w:rtl/>
        </w:rPr>
        <w:t>ی‌</w:t>
      </w:r>
      <w:r w:rsidRPr="00C33443">
        <w:rPr>
          <w:rFonts w:cs="B Nazanin" w:hint="eastAsia"/>
          <w:sz w:val="28"/>
          <w:szCs w:val="28"/>
          <w:rtl/>
        </w:rPr>
        <w:t>باشند</w:t>
      </w:r>
      <w:r w:rsidRPr="00C33443">
        <w:rPr>
          <w:rFonts w:cs="B Nazanin"/>
          <w:sz w:val="28"/>
          <w:szCs w:val="28"/>
          <w:rtl/>
        </w:rPr>
        <w:t>. همچن</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شکل جر</w:t>
      </w:r>
      <w:r w:rsidRPr="00C33443">
        <w:rPr>
          <w:rFonts w:cs="B Nazanin" w:hint="cs"/>
          <w:sz w:val="28"/>
          <w:szCs w:val="28"/>
          <w:rtl/>
        </w:rPr>
        <w:t>ی</w:t>
      </w:r>
      <w:r w:rsidRPr="00C33443">
        <w:rPr>
          <w:rFonts w:cs="B Nazanin" w:hint="eastAsia"/>
          <w:sz w:val="28"/>
          <w:szCs w:val="28"/>
          <w:rtl/>
        </w:rPr>
        <w:t>ان</w:t>
      </w:r>
      <w:r w:rsidRPr="00C33443">
        <w:rPr>
          <w:rFonts w:cs="B Nazanin"/>
          <w:sz w:val="28"/>
          <w:szCs w:val="28"/>
          <w:rtl/>
        </w:rPr>
        <w:t xml:space="preserve"> مستق</w:t>
      </w:r>
      <w:r w:rsidRPr="00C33443">
        <w:rPr>
          <w:rFonts w:cs="B Nazanin" w:hint="cs"/>
          <w:sz w:val="28"/>
          <w:szCs w:val="28"/>
          <w:rtl/>
        </w:rPr>
        <w:t>ی</w:t>
      </w:r>
      <w:r w:rsidRPr="00C33443">
        <w:rPr>
          <w:rFonts w:cs="B Nazanin" w:hint="eastAsia"/>
          <w:sz w:val="28"/>
          <w:szCs w:val="28"/>
          <w:rtl/>
        </w:rPr>
        <w:t>م</w:t>
      </w:r>
      <w:r w:rsidRPr="00C33443">
        <w:rPr>
          <w:rFonts w:cs="B Nazanin"/>
          <w:sz w:val="28"/>
          <w:szCs w:val="28"/>
          <w:rtl/>
        </w:rPr>
        <w:t xml:space="preserve"> (</w:t>
      </w:r>
      <w:r w:rsidRPr="00C33443">
        <w:rPr>
          <w:rFonts w:cs="B Nazanin"/>
          <w:sz w:val="28"/>
          <w:szCs w:val="28"/>
        </w:rPr>
        <w:t>DC</w:t>
      </w:r>
      <w:r w:rsidRPr="00C33443">
        <w:rPr>
          <w:rFonts w:cs="B Nazanin"/>
          <w:sz w:val="28"/>
          <w:szCs w:val="28"/>
          <w:rtl/>
        </w:rPr>
        <w:t>)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الکتر</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hint="eastAsia"/>
          <w:sz w:val="28"/>
          <w:szCs w:val="28"/>
          <w:rtl/>
        </w:rPr>
        <w:t>،</w:t>
      </w:r>
      <w:r w:rsidRPr="00C33443">
        <w:rPr>
          <w:rFonts w:cs="B Nazanin"/>
          <w:sz w:val="28"/>
          <w:szCs w:val="28"/>
          <w:rtl/>
        </w:rPr>
        <w:t xml:space="preserve"> وجه تما</w:t>
      </w:r>
      <w:r w:rsidRPr="00C33443">
        <w:rPr>
          <w:rFonts w:cs="B Nazanin" w:hint="cs"/>
          <w:sz w:val="28"/>
          <w:szCs w:val="28"/>
          <w:rtl/>
        </w:rPr>
        <w:t>ی</w:t>
      </w:r>
      <w:r w:rsidRPr="00C33443">
        <w:rPr>
          <w:rFonts w:cs="B Nazanin" w:hint="eastAsia"/>
          <w:sz w:val="28"/>
          <w:szCs w:val="28"/>
          <w:rtl/>
        </w:rPr>
        <w:t>ز</w:t>
      </w:r>
      <w:r w:rsidRPr="00C33443">
        <w:rPr>
          <w:rFonts w:cs="B Nazanin"/>
          <w:sz w:val="28"/>
          <w:szCs w:val="28"/>
          <w:rtl/>
        </w:rPr>
        <w:t xml:space="preserve">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رو</w:t>
      </w:r>
      <w:r w:rsidRPr="00C33443">
        <w:rPr>
          <w:rFonts w:cs="B Nazanin" w:hint="eastAsia"/>
          <w:sz w:val="28"/>
          <w:szCs w:val="28"/>
          <w:rtl/>
        </w:rPr>
        <w:t>ش</w:t>
      </w:r>
      <w:r w:rsidRPr="00C33443">
        <w:rPr>
          <w:rFonts w:cs="B Nazanin"/>
          <w:sz w:val="28"/>
          <w:szCs w:val="28"/>
          <w:rtl/>
        </w:rPr>
        <w:t xml:space="preserve"> از ابزارها</w:t>
      </w:r>
      <w:r w:rsidRPr="00C33443">
        <w:rPr>
          <w:rFonts w:cs="B Nazanin" w:hint="cs"/>
          <w:sz w:val="28"/>
          <w:szCs w:val="28"/>
          <w:rtl/>
        </w:rPr>
        <w:t>یی</w:t>
      </w:r>
      <w:r w:rsidRPr="00C33443">
        <w:rPr>
          <w:rFonts w:cs="B Nazanin"/>
          <w:sz w:val="28"/>
          <w:szCs w:val="28"/>
          <w:rtl/>
        </w:rPr>
        <w:t xml:space="preserve"> است که از جر</w:t>
      </w:r>
      <w:r w:rsidRPr="00C33443">
        <w:rPr>
          <w:rFonts w:cs="B Nazanin" w:hint="cs"/>
          <w:sz w:val="28"/>
          <w:szCs w:val="28"/>
          <w:rtl/>
        </w:rPr>
        <w:t>ی</w:t>
      </w:r>
      <w:r w:rsidRPr="00C33443">
        <w:rPr>
          <w:rFonts w:cs="B Nazanin" w:hint="eastAsia"/>
          <w:sz w:val="28"/>
          <w:szCs w:val="28"/>
          <w:rtl/>
        </w:rPr>
        <w:t>ان‌ها</w:t>
      </w:r>
      <w:r w:rsidRPr="00C33443">
        <w:rPr>
          <w:rFonts w:cs="B Nazanin" w:hint="cs"/>
          <w:sz w:val="28"/>
          <w:szCs w:val="28"/>
          <w:rtl/>
        </w:rPr>
        <w:t>ی</w:t>
      </w:r>
      <w:r w:rsidRPr="00C33443">
        <w:rPr>
          <w:rFonts w:cs="B Nazanin"/>
          <w:sz w:val="28"/>
          <w:szCs w:val="28"/>
          <w:rtl/>
        </w:rPr>
        <w:t xml:space="preserve"> متناوب (</w:t>
      </w:r>
      <w:r w:rsidRPr="00C33443">
        <w:rPr>
          <w:rFonts w:cs="B Nazanin"/>
          <w:sz w:val="28"/>
          <w:szCs w:val="28"/>
        </w:rPr>
        <w:t>AC</w:t>
      </w:r>
      <w:r w:rsidRPr="00C33443">
        <w:rPr>
          <w:rFonts w:cs="B Nazanin"/>
          <w:sz w:val="28"/>
          <w:szCs w:val="28"/>
          <w:rtl/>
        </w:rPr>
        <w:t>) استفاده م</w:t>
      </w:r>
      <w:r w:rsidRPr="00C33443">
        <w:rPr>
          <w:rFonts w:cs="B Nazanin" w:hint="cs"/>
          <w:sz w:val="28"/>
          <w:szCs w:val="28"/>
          <w:rtl/>
        </w:rPr>
        <w:t>ی‌</w:t>
      </w:r>
      <w:r w:rsidRPr="00C33443">
        <w:rPr>
          <w:rFonts w:cs="B Nazanin" w:hint="eastAsia"/>
          <w:sz w:val="28"/>
          <w:szCs w:val="28"/>
          <w:rtl/>
        </w:rPr>
        <w:t>کنند</w:t>
      </w:r>
      <w:r w:rsidRPr="00C33443">
        <w:rPr>
          <w:rFonts w:cs="B Nazanin"/>
          <w:sz w:val="28"/>
          <w:szCs w:val="28"/>
          <w:rtl/>
        </w:rPr>
        <w:t xml:space="preserve"> و </w:t>
      </w:r>
      <w:r w:rsidRPr="00C33443">
        <w:rPr>
          <w:rFonts w:cs="B Nazanin" w:hint="cs"/>
          <w:sz w:val="28"/>
          <w:szCs w:val="28"/>
          <w:rtl/>
        </w:rPr>
        <w:t>ی</w:t>
      </w:r>
      <w:r w:rsidRPr="00C33443">
        <w:rPr>
          <w:rFonts w:cs="B Nazanin" w:hint="eastAsia"/>
          <w:sz w:val="28"/>
          <w:szCs w:val="28"/>
          <w:rtl/>
        </w:rPr>
        <w:t>ا</w:t>
      </w:r>
      <w:r w:rsidRPr="00C33443">
        <w:rPr>
          <w:rFonts w:cs="B Nazanin"/>
          <w:sz w:val="28"/>
          <w:szCs w:val="28"/>
          <w:rtl/>
        </w:rPr>
        <w:t xml:space="preserve">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تکانه گسسته ا</w:t>
      </w:r>
      <w:r w:rsidRPr="00C33443">
        <w:rPr>
          <w:rFonts w:cs="B Nazanin" w:hint="cs"/>
          <w:sz w:val="28"/>
          <w:szCs w:val="28"/>
          <w:rtl/>
        </w:rPr>
        <w:t>ی</w:t>
      </w:r>
      <w:r w:rsidRPr="00C33443">
        <w:rPr>
          <w:rFonts w:cs="B Nazanin" w:hint="eastAsia"/>
          <w:sz w:val="28"/>
          <w:szCs w:val="28"/>
          <w:rtl/>
        </w:rPr>
        <w:t>جاد</w:t>
      </w:r>
      <w:r w:rsidRPr="00C33443">
        <w:rPr>
          <w:rFonts w:cs="B Nazanin"/>
          <w:sz w:val="28"/>
          <w:szCs w:val="28"/>
          <w:rtl/>
        </w:rPr>
        <w:t xml:space="preserve"> م</w:t>
      </w:r>
      <w:r w:rsidRPr="00C33443">
        <w:rPr>
          <w:rFonts w:cs="B Nazanin" w:hint="cs"/>
          <w:sz w:val="28"/>
          <w:szCs w:val="28"/>
          <w:rtl/>
        </w:rPr>
        <w:t>ی‌</w:t>
      </w:r>
      <w:r w:rsidRPr="00C33443">
        <w:rPr>
          <w:rFonts w:cs="B Nazanin" w:hint="eastAsia"/>
          <w:sz w:val="28"/>
          <w:szCs w:val="28"/>
          <w:rtl/>
        </w:rPr>
        <w:t>کنند،</w:t>
      </w:r>
      <w:r w:rsidRPr="00C33443">
        <w:rPr>
          <w:rFonts w:cs="B Nazanin"/>
          <w:sz w:val="28"/>
          <w:szCs w:val="28"/>
          <w:rtl/>
        </w:rPr>
        <w:t xml:space="preserve"> مانند </w:t>
      </w:r>
      <w:r w:rsidR="004C03B6">
        <w:rPr>
          <w:rStyle w:val="FootnoteReference"/>
          <w:rFonts w:cs="B Nazanin"/>
          <w:sz w:val="28"/>
          <w:szCs w:val="28"/>
        </w:rPr>
        <w:footnoteReference w:id="14"/>
      </w:r>
      <w:r w:rsidRPr="00C33443">
        <w:rPr>
          <w:rFonts w:cs="B Nazanin"/>
          <w:sz w:val="28"/>
          <w:szCs w:val="28"/>
        </w:rPr>
        <w:t>CES</w:t>
      </w:r>
      <w:r w:rsidRPr="00C33443">
        <w:rPr>
          <w:rFonts w:cs="B Nazanin"/>
          <w:sz w:val="28"/>
          <w:szCs w:val="28"/>
          <w:rtl/>
        </w:rPr>
        <w:t xml:space="preserve">، </w:t>
      </w:r>
      <w:r w:rsidRPr="00C33443">
        <w:rPr>
          <w:rFonts w:cs="B Nazanin"/>
          <w:sz w:val="28"/>
          <w:szCs w:val="28"/>
        </w:rPr>
        <w:t>ECT</w:t>
      </w:r>
      <w:r w:rsidR="00757022">
        <w:rPr>
          <w:rStyle w:val="FootnoteReference"/>
          <w:rFonts w:cs="B Nazanin"/>
          <w:sz w:val="28"/>
          <w:szCs w:val="28"/>
          <w:rtl/>
        </w:rPr>
        <w:footnoteReference w:id="15"/>
      </w:r>
      <w:r w:rsidRPr="00C33443">
        <w:rPr>
          <w:rFonts w:cs="B Nazanin"/>
          <w:sz w:val="28"/>
          <w:szCs w:val="28"/>
          <w:rtl/>
        </w:rPr>
        <w:t xml:space="preserve">، </w:t>
      </w:r>
      <w:r w:rsidRPr="00C33443">
        <w:rPr>
          <w:rFonts w:cs="B Nazanin"/>
          <w:sz w:val="28"/>
          <w:szCs w:val="28"/>
        </w:rPr>
        <w:t>VNS</w:t>
      </w:r>
      <w:r w:rsidR="00757022">
        <w:rPr>
          <w:rStyle w:val="FootnoteReference"/>
          <w:rFonts w:cs="B Nazanin"/>
          <w:sz w:val="28"/>
          <w:szCs w:val="28"/>
          <w:rtl/>
        </w:rPr>
        <w:footnoteReference w:id="16"/>
      </w:r>
      <w:r w:rsidRPr="00C33443">
        <w:rPr>
          <w:rFonts w:cs="B Nazanin"/>
          <w:sz w:val="28"/>
          <w:szCs w:val="28"/>
          <w:rtl/>
        </w:rPr>
        <w:t xml:space="preserve"> و </w:t>
      </w:r>
      <w:r w:rsidR="00757022">
        <w:rPr>
          <w:rStyle w:val="FootnoteReference"/>
          <w:rFonts w:cs="B Nazanin"/>
          <w:sz w:val="28"/>
          <w:szCs w:val="28"/>
        </w:rPr>
        <w:footnoteReference w:id="17"/>
      </w:r>
      <w:r w:rsidRPr="00C33443">
        <w:rPr>
          <w:rFonts w:cs="B Nazanin"/>
          <w:sz w:val="28"/>
          <w:szCs w:val="28"/>
        </w:rPr>
        <w:t>DBS</w:t>
      </w:r>
      <w:r w:rsidRPr="00C33443">
        <w:rPr>
          <w:rFonts w:cs="B Nazanin"/>
          <w:sz w:val="28"/>
          <w:szCs w:val="28"/>
          <w:rtl/>
        </w:rPr>
        <w:t>. همچن</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در </w:t>
      </w:r>
      <w:r w:rsidRPr="00C33443">
        <w:rPr>
          <w:rFonts w:cs="B Nazanin"/>
          <w:sz w:val="28"/>
          <w:szCs w:val="28"/>
        </w:rPr>
        <w:t>tDCS</w:t>
      </w:r>
      <w:r w:rsidRPr="00C33443">
        <w:rPr>
          <w:rFonts w:cs="B Nazanin"/>
          <w:sz w:val="28"/>
          <w:szCs w:val="28"/>
          <w:rtl/>
        </w:rPr>
        <w:t xml:space="preserve"> بر خلاف روش‌ها</w:t>
      </w:r>
      <w:r w:rsidRPr="00C33443">
        <w:rPr>
          <w:rFonts w:cs="B Nazanin" w:hint="cs"/>
          <w:sz w:val="28"/>
          <w:szCs w:val="28"/>
          <w:rtl/>
        </w:rPr>
        <w:t>یی</w:t>
      </w:r>
      <w:r w:rsidRPr="00C33443">
        <w:rPr>
          <w:rFonts w:cs="B Nazanin"/>
          <w:sz w:val="28"/>
          <w:szCs w:val="28"/>
          <w:rtl/>
        </w:rPr>
        <w:t xml:space="preserve"> مانند </w:t>
      </w:r>
      <w:r w:rsidR="00757022">
        <w:rPr>
          <w:rStyle w:val="FootnoteReference"/>
          <w:rFonts w:cs="B Nazanin"/>
          <w:sz w:val="28"/>
          <w:szCs w:val="28"/>
        </w:rPr>
        <w:footnoteReference w:id="18"/>
      </w:r>
      <w:r w:rsidRPr="00C33443">
        <w:rPr>
          <w:rFonts w:cs="B Nazanin"/>
          <w:sz w:val="28"/>
          <w:szCs w:val="28"/>
        </w:rPr>
        <w:t>rTMS</w:t>
      </w:r>
      <w:r w:rsidRPr="00C33443">
        <w:rPr>
          <w:rFonts w:cs="B Nazanin"/>
          <w:sz w:val="28"/>
          <w:szCs w:val="28"/>
          <w:rtl/>
        </w:rPr>
        <w:t xml:space="preserve"> </w:t>
      </w:r>
      <w:r w:rsidR="00757022">
        <w:rPr>
          <w:rFonts w:cs="B Nazanin" w:hint="cs"/>
          <w:sz w:val="28"/>
          <w:szCs w:val="28"/>
          <w:rtl/>
        </w:rPr>
        <w:t xml:space="preserve">، </w:t>
      </w:r>
      <w:r w:rsidRPr="00C33443">
        <w:rPr>
          <w:rFonts w:cs="B Nazanin"/>
          <w:sz w:val="28"/>
          <w:szCs w:val="28"/>
          <w:rtl/>
        </w:rPr>
        <w:t>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انجام شده در حد ا</w:t>
      </w:r>
      <w:r w:rsidRPr="00C33443">
        <w:rPr>
          <w:rFonts w:cs="B Nazanin" w:hint="cs"/>
          <w:sz w:val="28"/>
          <w:szCs w:val="28"/>
          <w:rtl/>
        </w:rPr>
        <w:t>ی</w:t>
      </w:r>
      <w:r w:rsidRPr="00C33443">
        <w:rPr>
          <w:rFonts w:cs="B Nazanin" w:hint="eastAsia"/>
          <w:sz w:val="28"/>
          <w:szCs w:val="28"/>
          <w:rtl/>
        </w:rPr>
        <w:t>جاد</w:t>
      </w:r>
      <w:r w:rsidRPr="00C33443">
        <w:rPr>
          <w:rFonts w:cs="B Nazanin"/>
          <w:sz w:val="28"/>
          <w:szCs w:val="28"/>
          <w:rtl/>
        </w:rPr>
        <w:t xml:space="preserve"> پتانس</w:t>
      </w:r>
      <w:r w:rsidRPr="00C33443">
        <w:rPr>
          <w:rFonts w:cs="B Nazanin" w:hint="cs"/>
          <w:sz w:val="28"/>
          <w:szCs w:val="28"/>
          <w:rtl/>
        </w:rPr>
        <w:t>ی</w:t>
      </w:r>
      <w:r w:rsidRPr="00C33443">
        <w:rPr>
          <w:rFonts w:cs="B Nazanin" w:hint="eastAsia"/>
          <w:sz w:val="28"/>
          <w:szCs w:val="28"/>
          <w:rtl/>
        </w:rPr>
        <w:t>ل</w:t>
      </w:r>
      <w:r w:rsidRPr="00C33443">
        <w:rPr>
          <w:rFonts w:cs="B Nazanin"/>
          <w:sz w:val="28"/>
          <w:szCs w:val="28"/>
          <w:rtl/>
        </w:rPr>
        <w:t xml:space="preserve"> عمل پاسخ (</w:t>
      </w:r>
      <w:r w:rsidR="007D45EB">
        <w:rPr>
          <w:rFonts w:cs="B Nazanin" w:hint="cs"/>
          <w:sz w:val="28"/>
          <w:szCs w:val="28"/>
          <w:rtl/>
        </w:rPr>
        <w:t xml:space="preserve">مثلا </w:t>
      </w:r>
      <w:r w:rsidRPr="00C33443">
        <w:rPr>
          <w:rFonts w:cs="B Nazanin"/>
          <w:sz w:val="28"/>
          <w:szCs w:val="28"/>
          <w:rtl/>
        </w:rPr>
        <w:t>انقباض عضلان</w:t>
      </w:r>
      <w:r w:rsidRPr="00C33443">
        <w:rPr>
          <w:rFonts w:cs="B Nazanin" w:hint="cs"/>
          <w:sz w:val="28"/>
          <w:szCs w:val="28"/>
          <w:rtl/>
        </w:rPr>
        <w:t>ی</w:t>
      </w:r>
      <w:r w:rsidRPr="00C33443">
        <w:rPr>
          <w:rFonts w:cs="B Nazanin"/>
          <w:sz w:val="28"/>
          <w:szCs w:val="28"/>
          <w:rtl/>
        </w:rPr>
        <w:t>) نم</w:t>
      </w:r>
      <w:r w:rsidRPr="00C33443">
        <w:rPr>
          <w:rFonts w:cs="B Nazanin" w:hint="cs"/>
          <w:sz w:val="28"/>
          <w:szCs w:val="28"/>
          <w:rtl/>
        </w:rPr>
        <w:t>ی‌</w:t>
      </w:r>
      <w:r w:rsidRPr="00C33443">
        <w:rPr>
          <w:rFonts w:cs="B Nazanin" w:hint="eastAsia"/>
          <w:sz w:val="28"/>
          <w:szCs w:val="28"/>
          <w:rtl/>
        </w:rPr>
        <w:t>باشد</w:t>
      </w:r>
      <w:r w:rsidRPr="00C33443">
        <w:rPr>
          <w:rFonts w:cs="B Nazanin"/>
          <w:sz w:val="28"/>
          <w:szCs w:val="28"/>
          <w:rtl/>
        </w:rPr>
        <w:t xml:space="preserve"> بلکه تغ</w:t>
      </w:r>
      <w:r w:rsidRPr="00C33443">
        <w:rPr>
          <w:rFonts w:cs="B Nazanin" w:hint="cs"/>
          <w:sz w:val="28"/>
          <w:szCs w:val="28"/>
          <w:rtl/>
        </w:rPr>
        <w:t>یی</w:t>
      </w:r>
      <w:r w:rsidRPr="00C33443">
        <w:rPr>
          <w:rFonts w:cs="B Nazanin" w:hint="eastAsia"/>
          <w:sz w:val="28"/>
          <w:szCs w:val="28"/>
          <w:rtl/>
        </w:rPr>
        <w:t>رات</w:t>
      </w:r>
      <w:r w:rsidRPr="00C33443">
        <w:rPr>
          <w:rFonts w:cs="B Nazanin"/>
          <w:sz w:val="28"/>
          <w:szCs w:val="28"/>
          <w:rtl/>
        </w:rPr>
        <w:t xml:space="preserve"> صورت پذ</w:t>
      </w:r>
      <w:r w:rsidRPr="00C33443">
        <w:rPr>
          <w:rFonts w:cs="B Nazanin" w:hint="cs"/>
          <w:sz w:val="28"/>
          <w:szCs w:val="28"/>
          <w:rtl/>
        </w:rPr>
        <w:t>ی</w:t>
      </w:r>
      <w:r w:rsidRPr="00C33443">
        <w:rPr>
          <w:rFonts w:cs="B Nazanin" w:hint="eastAsia"/>
          <w:sz w:val="28"/>
          <w:szCs w:val="28"/>
          <w:rtl/>
        </w:rPr>
        <w:t>رفته</w:t>
      </w:r>
      <w:r w:rsidRPr="00C33443">
        <w:rPr>
          <w:rFonts w:cs="B Nazanin"/>
          <w:sz w:val="28"/>
          <w:szCs w:val="28"/>
          <w:rtl/>
        </w:rPr>
        <w:t xml:space="preserve"> در جهت اصلاح ساختار و عملکرد نورون‌ها در جهت مطلوب و مد نظر (نورومدولاس</w:t>
      </w:r>
      <w:r w:rsidRPr="00C33443">
        <w:rPr>
          <w:rFonts w:cs="B Nazanin" w:hint="cs"/>
          <w:sz w:val="28"/>
          <w:szCs w:val="28"/>
          <w:rtl/>
        </w:rPr>
        <w:t>ی</w:t>
      </w:r>
      <w:r w:rsidRPr="00C33443">
        <w:rPr>
          <w:rFonts w:cs="B Nazanin" w:hint="eastAsia"/>
          <w:sz w:val="28"/>
          <w:szCs w:val="28"/>
          <w:rtl/>
        </w:rPr>
        <w:t>ون</w:t>
      </w:r>
      <w:r w:rsidRPr="00C33443">
        <w:rPr>
          <w:rFonts w:cs="B Nazanin"/>
          <w:sz w:val="28"/>
          <w:szCs w:val="28"/>
          <w:rtl/>
        </w:rPr>
        <w:t>) هدا</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م</w:t>
      </w:r>
      <w:r w:rsidRPr="00C33443">
        <w:rPr>
          <w:rFonts w:cs="B Nazanin" w:hint="cs"/>
          <w:sz w:val="28"/>
          <w:szCs w:val="28"/>
          <w:rtl/>
        </w:rPr>
        <w:t>ی‌</w:t>
      </w:r>
      <w:r w:rsidRPr="00C33443">
        <w:rPr>
          <w:rFonts w:cs="B Nazanin" w:hint="eastAsia"/>
          <w:sz w:val="28"/>
          <w:szCs w:val="28"/>
          <w:rtl/>
        </w:rPr>
        <w:t>گردد</w:t>
      </w:r>
      <w:r w:rsidR="00F735F3">
        <w:rPr>
          <w:rFonts w:cs="B Nazanin" w:hint="cs"/>
          <w:sz w:val="28"/>
          <w:szCs w:val="28"/>
          <w:rtl/>
        </w:rPr>
        <w:t xml:space="preserve"> </w:t>
      </w:r>
      <w:r w:rsidR="00F735F3">
        <w:rPr>
          <w:rFonts w:cs="B Nazanin"/>
          <w:sz w:val="28"/>
          <w:szCs w:val="28"/>
        </w:rPr>
        <w:t>[4]</w:t>
      </w:r>
      <w:r w:rsidRPr="00C33443">
        <w:rPr>
          <w:rFonts w:cs="B Nazanin"/>
          <w:sz w:val="28"/>
          <w:szCs w:val="28"/>
          <w:rtl/>
        </w:rPr>
        <w:t xml:space="preserve">. </w:t>
      </w:r>
    </w:p>
    <w:p w14:paraId="5D7F0E6E" w14:textId="77777777" w:rsidR="00F160D4" w:rsidRPr="00C33443" w:rsidRDefault="00F160D4" w:rsidP="00F735F3">
      <w:pPr>
        <w:jc w:val="both"/>
        <w:rPr>
          <w:rFonts w:cs="B Nazanin"/>
          <w:sz w:val="28"/>
          <w:szCs w:val="28"/>
        </w:rPr>
      </w:pPr>
      <w:r w:rsidRPr="00F160D4">
        <w:rPr>
          <w:rFonts w:cs="B Nazanin"/>
          <w:sz w:val="28"/>
          <w:szCs w:val="28"/>
          <w:rtl/>
        </w:rPr>
        <w:lastRenderedPageBreak/>
        <w:t>در طول دهه ها</w:t>
      </w:r>
      <w:r w:rsidRPr="00F160D4">
        <w:rPr>
          <w:rFonts w:cs="B Nazanin" w:hint="cs"/>
          <w:sz w:val="28"/>
          <w:szCs w:val="28"/>
          <w:rtl/>
        </w:rPr>
        <w:t>ی</w:t>
      </w:r>
      <w:r w:rsidRPr="00F160D4">
        <w:rPr>
          <w:rFonts w:cs="B Nazanin"/>
          <w:sz w:val="28"/>
          <w:szCs w:val="28"/>
          <w:rtl/>
        </w:rPr>
        <w:t xml:space="preserve"> گذشته ، استفاده از </w:t>
      </w:r>
      <w:r w:rsidRPr="00F160D4">
        <w:rPr>
          <w:rFonts w:cs="B Nazanin"/>
          <w:sz w:val="28"/>
          <w:szCs w:val="28"/>
        </w:rPr>
        <w:t>tCS</w:t>
      </w:r>
      <w:r w:rsidRPr="00F160D4">
        <w:rPr>
          <w:rFonts w:cs="B Nazanin"/>
          <w:sz w:val="28"/>
          <w:szCs w:val="28"/>
          <w:rtl/>
        </w:rPr>
        <w:t xml:space="preserve"> (</w:t>
      </w:r>
      <w:r w:rsidRPr="00F160D4">
        <w:rPr>
          <w:rFonts w:cs="B Nazanin"/>
          <w:sz w:val="28"/>
          <w:szCs w:val="28"/>
        </w:rPr>
        <w:t>tDCS</w:t>
      </w:r>
      <w:r w:rsidRPr="00F160D4">
        <w:rPr>
          <w:rFonts w:cs="B Nazanin"/>
          <w:sz w:val="28"/>
          <w:szCs w:val="28"/>
          <w:rtl/>
        </w:rPr>
        <w:t xml:space="preserve"> مستق</w:t>
      </w:r>
      <w:r w:rsidRPr="00F160D4">
        <w:rPr>
          <w:rFonts w:cs="B Nazanin" w:hint="cs"/>
          <w:sz w:val="28"/>
          <w:szCs w:val="28"/>
          <w:rtl/>
        </w:rPr>
        <w:t>ی</w:t>
      </w:r>
      <w:r w:rsidRPr="00F160D4">
        <w:rPr>
          <w:rFonts w:cs="B Nazanin" w:hint="eastAsia"/>
          <w:sz w:val="28"/>
          <w:szCs w:val="28"/>
          <w:rtl/>
        </w:rPr>
        <w:t>م</w:t>
      </w:r>
      <w:r w:rsidRPr="00F160D4">
        <w:rPr>
          <w:rFonts w:cs="B Nazanin"/>
          <w:sz w:val="28"/>
          <w:szCs w:val="28"/>
          <w:rtl/>
        </w:rPr>
        <w:t xml:space="preserve"> </w:t>
      </w:r>
      <w:r w:rsidRPr="00F160D4">
        <w:rPr>
          <w:rFonts w:cs="B Nazanin" w:hint="cs"/>
          <w:sz w:val="28"/>
          <w:szCs w:val="28"/>
          <w:rtl/>
        </w:rPr>
        <w:t>ی</w:t>
      </w:r>
      <w:r w:rsidRPr="00F160D4">
        <w:rPr>
          <w:rFonts w:cs="B Nazanin" w:hint="eastAsia"/>
          <w:sz w:val="28"/>
          <w:szCs w:val="28"/>
          <w:rtl/>
        </w:rPr>
        <w:t>ا</w:t>
      </w:r>
      <w:r w:rsidRPr="00F160D4">
        <w:rPr>
          <w:rFonts w:cs="B Nazanin"/>
          <w:sz w:val="28"/>
          <w:szCs w:val="28"/>
          <w:rtl/>
        </w:rPr>
        <w:t xml:space="preserve"> </w:t>
      </w:r>
      <w:r w:rsidRPr="00F160D4">
        <w:rPr>
          <w:rFonts w:cs="B Nazanin"/>
          <w:sz w:val="28"/>
          <w:szCs w:val="28"/>
        </w:rPr>
        <w:t>tACS</w:t>
      </w:r>
      <w:r w:rsidRPr="00F160D4">
        <w:rPr>
          <w:rFonts w:cs="B Nazanin"/>
          <w:sz w:val="28"/>
          <w:szCs w:val="28"/>
          <w:rtl/>
        </w:rPr>
        <w:t xml:space="preserve"> متناوب) به طور قابل توجه</w:t>
      </w:r>
      <w:r w:rsidRPr="00F160D4">
        <w:rPr>
          <w:rFonts w:cs="B Nazanin" w:hint="cs"/>
          <w:sz w:val="28"/>
          <w:szCs w:val="28"/>
          <w:rtl/>
        </w:rPr>
        <w:t>ی</w:t>
      </w:r>
      <w:r w:rsidRPr="00F160D4">
        <w:rPr>
          <w:rFonts w:cs="B Nazanin"/>
          <w:sz w:val="28"/>
          <w:szCs w:val="28"/>
          <w:rtl/>
        </w:rPr>
        <w:t xml:space="preserve"> هم در مطالعات بال</w:t>
      </w:r>
      <w:r w:rsidRPr="00F160D4">
        <w:rPr>
          <w:rFonts w:cs="B Nazanin" w:hint="cs"/>
          <w:sz w:val="28"/>
          <w:szCs w:val="28"/>
          <w:rtl/>
        </w:rPr>
        <w:t>ی</w:t>
      </w:r>
      <w:r w:rsidRPr="00F160D4">
        <w:rPr>
          <w:rFonts w:cs="B Nazanin" w:hint="eastAsia"/>
          <w:sz w:val="28"/>
          <w:szCs w:val="28"/>
          <w:rtl/>
        </w:rPr>
        <w:t>ن</w:t>
      </w:r>
      <w:r w:rsidRPr="00F160D4">
        <w:rPr>
          <w:rFonts w:cs="B Nazanin" w:hint="cs"/>
          <w:sz w:val="28"/>
          <w:szCs w:val="28"/>
          <w:rtl/>
        </w:rPr>
        <w:t>ی</w:t>
      </w:r>
      <w:r w:rsidRPr="00F160D4">
        <w:rPr>
          <w:rFonts w:cs="B Nazanin"/>
          <w:sz w:val="28"/>
          <w:szCs w:val="28"/>
          <w:rtl/>
        </w:rPr>
        <w:t xml:space="preserve"> و هم در تحق</w:t>
      </w:r>
      <w:r w:rsidRPr="00F160D4">
        <w:rPr>
          <w:rFonts w:cs="B Nazanin" w:hint="cs"/>
          <w:sz w:val="28"/>
          <w:szCs w:val="28"/>
          <w:rtl/>
        </w:rPr>
        <w:t>ی</w:t>
      </w:r>
      <w:r w:rsidRPr="00F160D4">
        <w:rPr>
          <w:rFonts w:cs="B Nazanin" w:hint="eastAsia"/>
          <w:sz w:val="28"/>
          <w:szCs w:val="28"/>
          <w:rtl/>
        </w:rPr>
        <w:t>قات</w:t>
      </w:r>
      <w:r w:rsidRPr="00F160D4">
        <w:rPr>
          <w:rFonts w:cs="B Nazanin"/>
          <w:sz w:val="28"/>
          <w:szCs w:val="28"/>
          <w:rtl/>
        </w:rPr>
        <w:t xml:space="preserve"> افزا</w:t>
      </w:r>
      <w:r w:rsidRPr="00F160D4">
        <w:rPr>
          <w:rFonts w:cs="B Nazanin" w:hint="cs"/>
          <w:sz w:val="28"/>
          <w:szCs w:val="28"/>
          <w:rtl/>
        </w:rPr>
        <w:t>ی</w:t>
      </w:r>
      <w:r w:rsidRPr="00F160D4">
        <w:rPr>
          <w:rFonts w:cs="B Nazanin" w:hint="eastAsia"/>
          <w:sz w:val="28"/>
          <w:szCs w:val="28"/>
          <w:rtl/>
        </w:rPr>
        <w:t>ش</w:t>
      </w:r>
      <w:r w:rsidRPr="00F160D4">
        <w:rPr>
          <w:rFonts w:cs="B Nazanin"/>
          <w:sz w:val="28"/>
          <w:szCs w:val="28"/>
          <w:rtl/>
        </w:rPr>
        <w:t xml:space="preserve"> </w:t>
      </w:r>
      <w:r w:rsidRPr="00F160D4">
        <w:rPr>
          <w:rFonts w:cs="B Nazanin" w:hint="cs"/>
          <w:sz w:val="28"/>
          <w:szCs w:val="28"/>
          <w:rtl/>
        </w:rPr>
        <w:t>ی</w:t>
      </w:r>
      <w:r w:rsidRPr="00F160D4">
        <w:rPr>
          <w:rFonts w:cs="B Nazanin" w:hint="eastAsia"/>
          <w:sz w:val="28"/>
          <w:szCs w:val="28"/>
          <w:rtl/>
        </w:rPr>
        <w:t>افته</w:t>
      </w:r>
      <w:r w:rsidRPr="00F160D4">
        <w:rPr>
          <w:rFonts w:cs="B Nazanin"/>
          <w:sz w:val="28"/>
          <w:szCs w:val="28"/>
          <w:rtl/>
        </w:rPr>
        <w:t xml:space="preserve"> است ز</w:t>
      </w:r>
      <w:r w:rsidRPr="00F160D4">
        <w:rPr>
          <w:rFonts w:cs="B Nazanin" w:hint="cs"/>
          <w:sz w:val="28"/>
          <w:szCs w:val="28"/>
          <w:rtl/>
        </w:rPr>
        <w:t>ی</w:t>
      </w:r>
      <w:r w:rsidRPr="00F160D4">
        <w:rPr>
          <w:rFonts w:cs="B Nazanin" w:hint="eastAsia"/>
          <w:sz w:val="28"/>
          <w:szCs w:val="28"/>
          <w:rtl/>
        </w:rPr>
        <w:t>را</w:t>
      </w:r>
      <w:r w:rsidRPr="00F160D4">
        <w:rPr>
          <w:rFonts w:cs="B Nazanin"/>
          <w:sz w:val="28"/>
          <w:szCs w:val="28"/>
          <w:rtl/>
        </w:rPr>
        <w:t xml:space="preserve"> ا</w:t>
      </w:r>
      <w:r w:rsidRPr="00F160D4">
        <w:rPr>
          <w:rFonts w:cs="B Nazanin" w:hint="cs"/>
          <w:sz w:val="28"/>
          <w:szCs w:val="28"/>
          <w:rtl/>
        </w:rPr>
        <w:t>ی</w:t>
      </w:r>
      <w:r w:rsidRPr="00F160D4">
        <w:rPr>
          <w:rFonts w:cs="B Nazanin" w:hint="eastAsia"/>
          <w:sz w:val="28"/>
          <w:szCs w:val="28"/>
          <w:rtl/>
        </w:rPr>
        <w:t>ن</w:t>
      </w:r>
      <w:r w:rsidRPr="00F160D4">
        <w:rPr>
          <w:rFonts w:cs="B Nazanin"/>
          <w:sz w:val="28"/>
          <w:szCs w:val="28"/>
          <w:rtl/>
        </w:rPr>
        <w:t xml:space="preserve"> روش غ</w:t>
      </w:r>
      <w:r w:rsidRPr="00F160D4">
        <w:rPr>
          <w:rFonts w:cs="B Nazanin" w:hint="cs"/>
          <w:sz w:val="28"/>
          <w:szCs w:val="28"/>
          <w:rtl/>
        </w:rPr>
        <w:t>ی</w:t>
      </w:r>
      <w:r w:rsidRPr="00F160D4">
        <w:rPr>
          <w:rFonts w:cs="B Nazanin" w:hint="eastAsia"/>
          <w:sz w:val="28"/>
          <w:szCs w:val="28"/>
          <w:rtl/>
        </w:rPr>
        <w:t>ر</w:t>
      </w:r>
      <w:r w:rsidRPr="00F160D4">
        <w:rPr>
          <w:rFonts w:cs="B Nazanin"/>
          <w:sz w:val="28"/>
          <w:szCs w:val="28"/>
          <w:rtl/>
        </w:rPr>
        <w:t xml:space="preserve"> تهاجم</w:t>
      </w:r>
      <w:r w:rsidRPr="00F160D4">
        <w:rPr>
          <w:rFonts w:cs="B Nazanin" w:hint="cs"/>
          <w:sz w:val="28"/>
          <w:szCs w:val="28"/>
          <w:rtl/>
        </w:rPr>
        <w:t>ی</w:t>
      </w:r>
      <w:r w:rsidRPr="00F160D4">
        <w:rPr>
          <w:rFonts w:cs="B Nazanin"/>
          <w:sz w:val="28"/>
          <w:szCs w:val="28"/>
          <w:rtl/>
        </w:rPr>
        <w:t xml:space="preserve"> نشان داده است که فعال</w:t>
      </w:r>
      <w:r w:rsidRPr="00F160D4">
        <w:rPr>
          <w:rFonts w:cs="B Nazanin" w:hint="cs"/>
          <w:sz w:val="28"/>
          <w:szCs w:val="28"/>
          <w:rtl/>
        </w:rPr>
        <w:t>ی</w:t>
      </w:r>
      <w:r w:rsidRPr="00F160D4">
        <w:rPr>
          <w:rFonts w:cs="B Nazanin" w:hint="eastAsia"/>
          <w:sz w:val="28"/>
          <w:szCs w:val="28"/>
          <w:rtl/>
        </w:rPr>
        <w:t>ت</w:t>
      </w:r>
      <w:r w:rsidRPr="00F160D4">
        <w:rPr>
          <w:rFonts w:cs="B Nazanin"/>
          <w:sz w:val="28"/>
          <w:szCs w:val="28"/>
          <w:rtl/>
        </w:rPr>
        <w:t xml:space="preserve"> و عملکرد مغز را تعد</w:t>
      </w:r>
      <w:r w:rsidRPr="00F160D4">
        <w:rPr>
          <w:rFonts w:cs="B Nazanin" w:hint="cs"/>
          <w:sz w:val="28"/>
          <w:szCs w:val="28"/>
          <w:rtl/>
        </w:rPr>
        <w:t>ی</w:t>
      </w:r>
      <w:r w:rsidRPr="00F160D4">
        <w:rPr>
          <w:rFonts w:cs="B Nazanin" w:hint="eastAsia"/>
          <w:sz w:val="28"/>
          <w:szCs w:val="28"/>
          <w:rtl/>
        </w:rPr>
        <w:t>ل</w:t>
      </w:r>
      <w:r w:rsidRPr="00F160D4">
        <w:rPr>
          <w:rFonts w:cs="B Nazanin"/>
          <w:sz w:val="28"/>
          <w:szCs w:val="28"/>
          <w:rtl/>
        </w:rPr>
        <w:t xml:space="preserve"> م</w:t>
      </w:r>
      <w:r w:rsidRPr="00F160D4">
        <w:rPr>
          <w:rFonts w:cs="B Nazanin" w:hint="cs"/>
          <w:sz w:val="28"/>
          <w:szCs w:val="28"/>
          <w:rtl/>
        </w:rPr>
        <w:t>ی</w:t>
      </w:r>
      <w:r w:rsidRPr="00F160D4">
        <w:rPr>
          <w:rFonts w:cs="B Nazanin"/>
          <w:sz w:val="28"/>
          <w:szCs w:val="28"/>
          <w:rtl/>
        </w:rPr>
        <w:t xml:space="preserve"> کند . به عنوان مثال ، برخ</w:t>
      </w:r>
      <w:r w:rsidRPr="00F160D4">
        <w:rPr>
          <w:rFonts w:cs="B Nazanin" w:hint="cs"/>
          <w:sz w:val="28"/>
          <w:szCs w:val="28"/>
          <w:rtl/>
        </w:rPr>
        <w:t>ی</w:t>
      </w:r>
      <w:r w:rsidRPr="00F160D4">
        <w:rPr>
          <w:rFonts w:cs="B Nazanin"/>
          <w:sz w:val="28"/>
          <w:szCs w:val="28"/>
          <w:rtl/>
        </w:rPr>
        <w:t xml:space="preserve"> از مطالعات نشان د</w:t>
      </w:r>
      <w:r w:rsidRPr="00F160D4">
        <w:rPr>
          <w:rFonts w:cs="B Nazanin" w:hint="eastAsia"/>
          <w:sz w:val="28"/>
          <w:szCs w:val="28"/>
          <w:rtl/>
        </w:rPr>
        <w:t>اد</w:t>
      </w:r>
      <w:r w:rsidRPr="00F160D4">
        <w:rPr>
          <w:rFonts w:cs="B Nazanin"/>
          <w:sz w:val="28"/>
          <w:szCs w:val="28"/>
          <w:rtl/>
        </w:rPr>
        <w:t xml:space="preserve"> که </w:t>
      </w:r>
      <w:r w:rsidRPr="00F160D4">
        <w:rPr>
          <w:rFonts w:cs="B Nazanin"/>
          <w:sz w:val="28"/>
          <w:szCs w:val="28"/>
        </w:rPr>
        <w:t>tDCS</w:t>
      </w:r>
      <w:r w:rsidRPr="00F160D4">
        <w:rPr>
          <w:rFonts w:cs="B Nazanin"/>
          <w:sz w:val="28"/>
          <w:szCs w:val="28"/>
          <w:rtl/>
        </w:rPr>
        <w:t xml:space="preserve"> آنودال در هنگام خواب م</w:t>
      </w:r>
      <w:r w:rsidRPr="00F160D4">
        <w:rPr>
          <w:rFonts w:cs="B Nazanin" w:hint="cs"/>
          <w:sz w:val="28"/>
          <w:szCs w:val="28"/>
          <w:rtl/>
        </w:rPr>
        <w:t>ی</w:t>
      </w:r>
      <w:r w:rsidRPr="00F160D4">
        <w:rPr>
          <w:rFonts w:cs="B Nazanin"/>
          <w:sz w:val="28"/>
          <w:szCs w:val="28"/>
          <w:rtl/>
        </w:rPr>
        <w:t xml:space="preserve"> تواند باعث افزا</w:t>
      </w:r>
      <w:r w:rsidRPr="00F160D4">
        <w:rPr>
          <w:rFonts w:cs="B Nazanin" w:hint="cs"/>
          <w:sz w:val="28"/>
          <w:szCs w:val="28"/>
          <w:rtl/>
        </w:rPr>
        <w:t>ی</w:t>
      </w:r>
      <w:r w:rsidRPr="00F160D4">
        <w:rPr>
          <w:rFonts w:cs="B Nazanin" w:hint="eastAsia"/>
          <w:sz w:val="28"/>
          <w:szCs w:val="28"/>
          <w:rtl/>
        </w:rPr>
        <w:t>ش</w:t>
      </w:r>
      <w:r w:rsidRPr="00F160D4">
        <w:rPr>
          <w:rFonts w:cs="B Nazanin"/>
          <w:sz w:val="28"/>
          <w:szCs w:val="28"/>
          <w:rtl/>
        </w:rPr>
        <w:t xml:space="preserve"> ماندگار</w:t>
      </w:r>
      <w:r w:rsidRPr="00F160D4">
        <w:rPr>
          <w:rFonts w:cs="B Nazanin" w:hint="cs"/>
          <w:sz w:val="28"/>
          <w:szCs w:val="28"/>
          <w:rtl/>
        </w:rPr>
        <w:t>ی</w:t>
      </w:r>
      <w:r w:rsidRPr="00F160D4">
        <w:rPr>
          <w:rFonts w:cs="B Nazanin"/>
          <w:sz w:val="28"/>
          <w:szCs w:val="28"/>
          <w:rtl/>
        </w:rPr>
        <w:t xml:space="preserve"> جفت کلمات شود. درک بهتر تأث</w:t>
      </w:r>
      <w:r w:rsidRPr="00F160D4">
        <w:rPr>
          <w:rFonts w:cs="B Nazanin" w:hint="cs"/>
          <w:sz w:val="28"/>
          <w:szCs w:val="28"/>
          <w:rtl/>
        </w:rPr>
        <w:t>ی</w:t>
      </w:r>
      <w:r w:rsidRPr="00F160D4">
        <w:rPr>
          <w:rFonts w:cs="B Nazanin" w:hint="eastAsia"/>
          <w:sz w:val="28"/>
          <w:szCs w:val="28"/>
          <w:rtl/>
        </w:rPr>
        <w:t>ر</w:t>
      </w:r>
      <w:r w:rsidRPr="00F160D4">
        <w:rPr>
          <w:rFonts w:cs="B Nazanin"/>
          <w:sz w:val="28"/>
          <w:szCs w:val="28"/>
          <w:rtl/>
        </w:rPr>
        <w:t xml:space="preserve"> جر</w:t>
      </w:r>
      <w:r w:rsidRPr="00F160D4">
        <w:rPr>
          <w:rFonts w:cs="B Nazanin" w:hint="cs"/>
          <w:sz w:val="28"/>
          <w:szCs w:val="28"/>
          <w:rtl/>
        </w:rPr>
        <w:t>ی</w:t>
      </w:r>
      <w:r w:rsidRPr="00F160D4">
        <w:rPr>
          <w:rFonts w:cs="B Nazanin" w:hint="eastAsia"/>
          <w:sz w:val="28"/>
          <w:szCs w:val="28"/>
          <w:rtl/>
        </w:rPr>
        <w:t>ان</w:t>
      </w:r>
      <w:r w:rsidR="00F735F3">
        <w:rPr>
          <w:rFonts w:cs="B Nazanin" w:hint="cs"/>
          <w:sz w:val="28"/>
          <w:szCs w:val="28"/>
          <w:rtl/>
        </w:rPr>
        <w:t xml:space="preserve"> </w:t>
      </w:r>
      <w:r w:rsidRPr="00F160D4">
        <w:rPr>
          <w:rFonts w:cs="B Nazanin" w:hint="eastAsia"/>
          <w:sz w:val="28"/>
          <w:szCs w:val="28"/>
          <w:rtl/>
        </w:rPr>
        <w:t>ها</w:t>
      </w:r>
      <w:r w:rsidRPr="00F160D4">
        <w:rPr>
          <w:rFonts w:cs="B Nazanin" w:hint="cs"/>
          <w:sz w:val="28"/>
          <w:szCs w:val="28"/>
          <w:rtl/>
        </w:rPr>
        <w:t>ی</w:t>
      </w:r>
      <w:r w:rsidRPr="00F160D4">
        <w:rPr>
          <w:rFonts w:cs="B Nazanin"/>
          <w:sz w:val="28"/>
          <w:szCs w:val="28"/>
          <w:rtl/>
        </w:rPr>
        <w:t xml:space="preserve"> ناش</w:t>
      </w:r>
      <w:r w:rsidRPr="00F160D4">
        <w:rPr>
          <w:rFonts w:cs="B Nazanin" w:hint="cs"/>
          <w:sz w:val="28"/>
          <w:szCs w:val="28"/>
          <w:rtl/>
        </w:rPr>
        <w:t>ی</w:t>
      </w:r>
      <w:r w:rsidRPr="00F160D4">
        <w:rPr>
          <w:rFonts w:cs="B Nazanin"/>
          <w:sz w:val="28"/>
          <w:szCs w:val="28"/>
          <w:rtl/>
        </w:rPr>
        <w:t xml:space="preserve"> از س</w:t>
      </w:r>
      <w:r w:rsidRPr="00F160D4">
        <w:rPr>
          <w:rFonts w:cs="B Nazanin" w:hint="cs"/>
          <w:sz w:val="28"/>
          <w:szCs w:val="28"/>
          <w:rtl/>
        </w:rPr>
        <w:t>ی</w:t>
      </w:r>
      <w:r w:rsidRPr="00F160D4">
        <w:rPr>
          <w:rFonts w:cs="B Nazanin" w:hint="eastAsia"/>
          <w:sz w:val="28"/>
          <w:szCs w:val="28"/>
          <w:rtl/>
        </w:rPr>
        <w:t>ستم</w:t>
      </w:r>
      <w:r w:rsidRPr="00F160D4">
        <w:rPr>
          <w:rFonts w:cs="B Nazanin"/>
          <w:sz w:val="28"/>
          <w:szCs w:val="28"/>
          <w:rtl/>
        </w:rPr>
        <w:t xml:space="preserve"> ها</w:t>
      </w:r>
      <w:r w:rsidRPr="00F160D4">
        <w:rPr>
          <w:rFonts w:cs="B Nazanin" w:hint="cs"/>
          <w:sz w:val="28"/>
          <w:szCs w:val="28"/>
          <w:rtl/>
        </w:rPr>
        <w:t>ی</w:t>
      </w:r>
      <w:r w:rsidRPr="00F160D4">
        <w:rPr>
          <w:rFonts w:cs="B Nazanin"/>
          <w:sz w:val="28"/>
          <w:szCs w:val="28"/>
          <w:rtl/>
        </w:rPr>
        <w:t xml:space="preserve"> عصب</w:t>
      </w:r>
      <w:r w:rsidRPr="00F160D4">
        <w:rPr>
          <w:rFonts w:cs="B Nazanin" w:hint="cs"/>
          <w:sz w:val="28"/>
          <w:szCs w:val="28"/>
          <w:rtl/>
        </w:rPr>
        <w:t>ی</w:t>
      </w:r>
      <w:r w:rsidRPr="00F160D4">
        <w:rPr>
          <w:rFonts w:cs="B Nazanin"/>
          <w:sz w:val="28"/>
          <w:szCs w:val="28"/>
          <w:rtl/>
        </w:rPr>
        <w:t xml:space="preserve"> </w:t>
      </w:r>
      <w:r w:rsidRPr="00F160D4">
        <w:rPr>
          <w:rFonts w:cs="B Nazanin"/>
          <w:sz w:val="28"/>
          <w:szCs w:val="28"/>
        </w:rPr>
        <w:t>tCS</w:t>
      </w:r>
      <w:r w:rsidRPr="00F160D4">
        <w:rPr>
          <w:rFonts w:cs="B Nazanin"/>
          <w:sz w:val="28"/>
          <w:szCs w:val="28"/>
          <w:rtl/>
        </w:rPr>
        <w:t xml:space="preserve"> اساس</w:t>
      </w:r>
      <w:r w:rsidRPr="00F160D4">
        <w:rPr>
          <w:rFonts w:cs="B Nazanin" w:hint="cs"/>
          <w:sz w:val="28"/>
          <w:szCs w:val="28"/>
          <w:rtl/>
        </w:rPr>
        <w:t>ی</w:t>
      </w:r>
      <w:r w:rsidRPr="00F160D4">
        <w:rPr>
          <w:rFonts w:cs="B Nazanin"/>
          <w:sz w:val="28"/>
          <w:szCs w:val="28"/>
          <w:rtl/>
        </w:rPr>
        <w:t xml:space="preserve"> است ز</w:t>
      </w:r>
      <w:r w:rsidRPr="00F160D4">
        <w:rPr>
          <w:rFonts w:cs="B Nazanin" w:hint="cs"/>
          <w:sz w:val="28"/>
          <w:szCs w:val="28"/>
          <w:rtl/>
        </w:rPr>
        <w:t>ی</w:t>
      </w:r>
      <w:r w:rsidRPr="00F160D4">
        <w:rPr>
          <w:rFonts w:cs="B Nazanin" w:hint="eastAsia"/>
          <w:sz w:val="28"/>
          <w:szCs w:val="28"/>
          <w:rtl/>
        </w:rPr>
        <w:t>را</w:t>
      </w:r>
      <w:r w:rsidRPr="00F160D4">
        <w:rPr>
          <w:rFonts w:cs="B Nazanin"/>
          <w:sz w:val="28"/>
          <w:szCs w:val="28"/>
          <w:rtl/>
        </w:rPr>
        <w:t xml:space="preserve"> ممکن است به بهبود قابل توجه</w:t>
      </w:r>
      <w:r w:rsidRPr="00F160D4">
        <w:rPr>
          <w:rFonts w:cs="B Nazanin" w:hint="cs"/>
          <w:sz w:val="28"/>
          <w:szCs w:val="28"/>
          <w:rtl/>
        </w:rPr>
        <w:t>ی</w:t>
      </w:r>
      <w:r w:rsidRPr="00F160D4">
        <w:rPr>
          <w:rFonts w:cs="B Nazanin"/>
          <w:sz w:val="28"/>
          <w:szCs w:val="28"/>
          <w:rtl/>
        </w:rPr>
        <w:t xml:space="preserve"> در دستگاه ها و پروتکل ها</w:t>
      </w:r>
      <w:r w:rsidRPr="00F160D4">
        <w:rPr>
          <w:rFonts w:cs="B Nazanin" w:hint="cs"/>
          <w:sz w:val="28"/>
          <w:szCs w:val="28"/>
          <w:rtl/>
        </w:rPr>
        <w:t>ی</w:t>
      </w:r>
      <w:r w:rsidRPr="00F160D4">
        <w:rPr>
          <w:rFonts w:cs="B Nazanin"/>
          <w:sz w:val="28"/>
          <w:szCs w:val="28"/>
          <w:rtl/>
        </w:rPr>
        <w:t xml:space="preserve"> تحر</w:t>
      </w:r>
      <w:r w:rsidRPr="00F160D4">
        <w:rPr>
          <w:rFonts w:cs="B Nazanin" w:hint="cs"/>
          <w:sz w:val="28"/>
          <w:szCs w:val="28"/>
          <w:rtl/>
        </w:rPr>
        <w:t>ی</w:t>
      </w:r>
      <w:r w:rsidRPr="00F160D4">
        <w:rPr>
          <w:rFonts w:cs="B Nazanin" w:hint="eastAsia"/>
          <w:sz w:val="28"/>
          <w:szCs w:val="28"/>
          <w:rtl/>
        </w:rPr>
        <w:t>ک</w:t>
      </w:r>
      <w:r w:rsidRPr="00F160D4">
        <w:rPr>
          <w:rFonts w:cs="B Nazanin"/>
          <w:sz w:val="28"/>
          <w:szCs w:val="28"/>
          <w:rtl/>
        </w:rPr>
        <w:t xml:space="preserve"> کننده برا</w:t>
      </w:r>
      <w:r w:rsidRPr="00F160D4">
        <w:rPr>
          <w:rFonts w:cs="B Nazanin" w:hint="cs"/>
          <w:sz w:val="28"/>
          <w:szCs w:val="28"/>
          <w:rtl/>
        </w:rPr>
        <w:t>ی</w:t>
      </w:r>
      <w:r w:rsidRPr="00F160D4">
        <w:rPr>
          <w:rFonts w:cs="B Nazanin"/>
          <w:sz w:val="28"/>
          <w:szCs w:val="28"/>
          <w:rtl/>
        </w:rPr>
        <w:t xml:space="preserve"> اهداف تشخ</w:t>
      </w:r>
      <w:r w:rsidRPr="00F160D4">
        <w:rPr>
          <w:rFonts w:cs="B Nazanin" w:hint="cs"/>
          <w:sz w:val="28"/>
          <w:szCs w:val="28"/>
          <w:rtl/>
        </w:rPr>
        <w:t>ی</w:t>
      </w:r>
      <w:r w:rsidRPr="00F160D4">
        <w:rPr>
          <w:rFonts w:cs="B Nazanin" w:hint="eastAsia"/>
          <w:sz w:val="28"/>
          <w:szCs w:val="28"/>
          <w:rtl/>
        </w:rPr>
        <w:t>ص</w:t>
      </w:r>
      <w:r w:rsidRPr="00F160D4">
        <w:rPr>
          <w:rFonts w:cs="B Nazanin" w:hint="cs"/>
          <w:sz w:val="28"/>
          <w:szCs w:val="28"/>
          <w:rtl/>
        </w:rPr>
        <w:t>ی</w:t>
      </w:r>
      <w:r w:rsidRPr="00F160D4">
        <w:rPr>
          <w:rFonts w:cs="B Nazanin"/>
          <w:sz w:val="28"/>
          <w:szCs w:val="28"/>
          <w:rtl/>
        </w:rPr>
        <w:t xml:space="preserve"> و درمان</w:t>
      </w:r>
      <w:r w:rsidRPr="00F160D4">
        <w:rPr>
          <w:rFonts w:cs="B Nazanin" w:hint="cs"/>
          <w:sz w:val="28"/>
          <w:szCs w:val="28"/>
          <w:rtl/>
        </w:rPr>
        <w:t>ی</w:t>
      </w:r>
      <w:r w:rsidRPr="00F160D4">
        <w:rPr>
          <w:rFonts w:cs="B Nazanin"/>
          <w:sz w:val="28"/>
          <w:szCs w:val="28"/>
          <w:rtl/>
        </w:rPr>
        <w:t xml:space="preserve"> منجر شود. چند</w:t>
      </w:r>
      <w:r w:rsidRPr="00F160D4">
        <w:rPr>
          <w:rFonts w:cs="B Nazanin" w:hint="cs"/>
          <w:sz w:val="28"/>
          <w:szCs w:val="28"/>
          <w:rtl/>
        </w:rPr>
        <w:t>ی</w:t>
      </w:r>
      <w:r w:rsidRPr="00F160D4">
        <w:rPr>
          <w:rFonts w:cs="B Nazanin" w:hint="eastAsia"/>
          <w:sz w:val="28"/>
          <w:szCs w:val="28"/>
          <w:rtl/>
        </w:rPr>
        <w:t>ن</w:t>
      </w:r>
      <w:r w:rsidRPr="00F160D4">
        <w:rPr>
          <w:rFonts w:cs="B Nazanin"/>
          <w:sz w:val="28"/>
          <w:szCs w:val="28"/>
          <w:rtl/>
        </w:rPr>
        <w:t xml:space="preserve"> مطا</w:t>
      </w:r>
      <w:r w:rsidRPr="00F160D4">
        <w:rPr>
          <w:rFonts w:cs="B Nazanin" w:hint="eastAsia"/>
          <w:sz w:val="28"/>
          <w:szCs w:val="28"/>
          <w:rtl/>
        </w:rPr>
        <w:t>لعه</w:t>
      </w:r>
      <w:r w:rsidRPr="00F160D4">
        <w:rPr>
          <w:rFonts w:cs="B Nazanin"/>
          <w:sz w:val="28"/>
          <w:szCs w:val="28"/>
          <w:rtl/>
        </w:rPr>
        <w:t xml:space="preserve"> در شرا</w:t>
      </w:r>
      <w:r w:rsidRPr="00F160D4">
        <w:rPr>
          <w:rFonts w:cs="B Nazanin" w:hint="cs"/>
          <w:sz w:val="28"/>
          <w:szCs w:val="28"/>
          <w:rtl/>
        </w:rPr>
        <w:t>ی</w:t>
      </w:r>
      <w:r w:rsidRPr="00F160D4">
        <w:rPr>
          <w:rFonts w:cs="B Nazanin" w:hint="eastAsia"/>
          <w:sz w:val="28"/>
          <w:szCs w:val="28"/>
          <w:rtl/>
        </w:rPr>
        <w:t>ط</w:t>
      </w:r>
      <w:r w:rsidRPr="00F160D4">
        <w:rPr>
          <w:rFonts w:cs="B Nazanin"/>
          <w:sz w:val="28"/>
          <w:szCs w:val="28"/>
          <w:rtl/>
        </w:rPr>
        <w:t xml:space="preserve"> </w:t>
      </w:r>
      <w:r w:rsidRPr="00F160D4">
        <w:rPr>
          <w:rFonts w:cs="B Nazanin"/>
          <w:sz w:val="28"/>
          <w:szCs w:val="28"/>
        </w:rPr>
        <w:t>in vitro</w:t>
      </w:r>
      <w:r w:rsidRPr="00F160D4">
        <w:rPr>
          <w:rFonts w:cs="B Nazanin"/>
          <w:sz w:val="28"/>
          <w:szCs w:val="28"/>
          <w:rtl/>
        </w:rPr>
        <w:t xml:space="preserve"> و </w:t>
      </w:r>
      <w:r w:rsidRPr="00F160D4">
        <w:rPr>
          <w:rFonts w:cs="B Nazanin"/>
          <w:sz w:val="28"/>
          <w:szCs w:val="28"/>
        </w:rPr>
        <w:t>in-vivo</w:t>
      </w:r>
      <w:r w:rsidRPr="00F160D4">
        <w:rPr>
          <w:rFonts w:cs="B Nazanin"/>
          <w:sz w:val="28"/>
          <w:szCs w:val="28"/>
          <w:rtl/>
        </w:rPr>
        <w:t xml:space="preserve"> برا</w:t>
      </w:r>
      <w:r w:rsidRPr="00F160D4">
        <w:rPr>
          <w:rFonts w:cs="B Nazanin" w:hint="cs"/>
          <w:sz w:val="28"/>
          <w:szCs w:val="28"/>
          <w:rtl/>
        </w:rPr>
        <w:t>ی</w:t>
      </w:r>
      <w:r w:rsidRPr="00F160D4">
        <w:rPr>
          <w:rFonts w:cs="B Nazanin"/>
          <w:sz w:val="28"/>
          <w:szCs w:val="28"/>
          <w:rtl/>
        </w:rPr>
        <w:t xml:space="preserve"> بررس</w:t>
      </w:r>
      <w:r w:rsidRPr="00F160D4">
        <w:rPr>
          <w:rFonts w:cs="B Nazanin" w:hint="cs"/>
          <w:sz w:val="28"/>
          <w:szCs w:val="28"/>
          <w:rtl/>
        </w:rPr>
        <w:t>ی</w:t>
      </w:r>
      <w:r w:rsidRPr="00F160D4">
        <w:rPr>
          <w:rFonts w:cs="B Nazanin"/>
          <w:sz w:val="28"/>
          <w:szCs w:val="28"/>
          <w:rtl/>
        </w:rPr>
        <w:t xml:space="preserve"> چن</w:t>
      </w:r>
      <w:r w:rsidRPr="00F160D4">
        <w:rPr>
          <w:rFonts w:cs="B Nazanin" w:hint="cs"/>
          <w:sz w:val="28"/>
          <w:szCs w:val="28"/>
          <w:rtl/>
        </w:rPr>
        <w:t>ی</w:t>
      </w:r>
      <w:r w:rsidRPr="00F160D4">
        <w:rPr>
          <w:rFonts w:cs="B Nazanin" w:hint="eastAsia"/>
          <w:sz w:val="28"/>
          <w:szCs w:val="28"/>
          <w:rtl/>
        </w:rPr>
        <w:t>ن</w:t>
      </w:r>
      <w:r w:rsidRPr="00F160D4">
        <w:rPr>
          <w:rFonts w:cs="B Nazanin"/>
          <w:sz w:val="28"/>
          <w:szCs w:val="28"/>
          <w:rtl/>
        </w:rPr>
        <w:t xml:space="preserve"> موضوعات</w:t>
      </w:r>
      <w:r w:rsidRPr="00F160D4">
        <w:rPr>
          <w:rFonts w:cs="B Nazanin" w:hint="cs"/>
          <w:sz w:val="28"/>
          <w:szCs w:val="28"/>
          <w:rtl/>
        </w:rPr>
        <w:t>ی</w:t>
      </w:r>
      <w:r w:rsidRPr="00F160D4">
        <w:rPr>
          <w:rFonts w:cs="B Nazanin"/>
          <w:sz w:val="28"/>
          <w:szCs w:val="28"/>
          <w:rtl/>
        </w:rPr>
        <w:t xml:space="preserve"> با بررس</w:t>
      </w:r>
      <w:r w:rsidRPr="00F160D4">
        <w:rPr>
          <w:rFonts w:cs="B Nazanin" w:hint="cs"/>
          <w:sz w:val="28"/>
          <w:szCs w:val="28"/>
          <w:rtl/>
        </w:rPr>
        <w:t>ی</w:t>
      </w:r>
      <w:r w:rsidRPr="00F160D4">
        <w:rPr>
          <w:rFonts w:cs="B Nazanin"/>
          <w:sz w:val="28"/>
          <w:szCs w:val="28"/>
          <w:rtl/>
        </w:rPr>
        <w:t xml:space="preserve"> رفتار شبکه ها</w:t>
      </w:r>
      <w:r w:rsidRPr="00F160D4">
        <w:rPr>
          <w:rFonts w:cs="B Nazanin" w:hint="cs"/>
          <w:sz w:val="28"/>
          <w:szCs w:val="28"/>
          <w:rtl/>
        </w:rPr>
        <w:t>ی</w:t>
      </w:r>
      <w:r w:rsidRPr="00F160D4">
        <w:rPr>
          <w:rFonts w:cs="B Nazanin"/>
          <w:sz w:val="28"/>
          <w:szCs w:val="28"/>
          <w:rtl/>
        </w:rPr>
        <w:t xml:space="preserve"> کوچک و بزرگ سلولها</w:t>
      </w:r>
      <w:r w:rsidRPr="00F160D4">
        <w:rPr>
          <w:rFonts w:cs="B Nazanin" w:hint="cs"/>
          <w:sz w:val="28"/>
          <w:szCs w:val="28"/>
          <w:rtl/>
        </w:rPr>
        <w:t>ی</w:t>
      </w:r>
      <w:r w:rsidRPr="00F160D4">
        <w:rPr>
          <w:rFonts w:cs="B Nazanin"/>
          <w:sz w:val="28"/>
          <w:szCs w:val="28"/>
          <w:rtl/>
        </w:rPr>
        <w:t xml:space="preserve"> عصب</w:t>
      </w:r>
      <w:r w:rsidRPr="00F160D4">
        <w:rPr>
          <w:rFonts w:cs="B Nazanin" w:hint="cs"/>
          <w:sz w:val="28"/>
          <w:szCs w:val="28"/>
          <w:rtl/>
        </w:rPr>
        <w:t>ی</w:t>
      </w:r>
      <w:r w:rsidRPr="00F160D4">
        <w:rPr>
          <w:rFonts w:cs="B Nazanin"/>
          <w:sz w:val="28"/>
          <w:szCs w:val="28"/>
          <w:rtl/>
        </w:rPr>
        <w:t xml:space="preserve"> تحت تأث</w:t>
      </w:r>
      <w:r w:rsidRPr="00F160D4">
        <w:rPr>
          <w:rFonts w:cs="B Nazanin" w:hint="cs"/>
          <w:sz w:val="28"/>
          <w:szCs w:val="28"/>
          <w:rtl/>
        </w:rPr>
        <w:t>ی</w:t>
      </w:r>
      <w:r w:rsidRPr="00F160D4">
        <w:rPr>
          <w:rFonts w:cs="B Nazanin" w:hint="eastAsia"/>
          <w:sz w:val="28"/>
          <w:szCs w:val="28"/>
          <w:rtl/>
        </w:rPr>
        <w:t>ر</w:t>
      </w:r>
      <w:r w:rsidRPr="00F160D4">
        <w:rPr>
          <w:rFonts w:cs="B Nazanin"/>
          <w:sz w:val="28"/>
          <w:szCs w:val="28"/>
          <w:rtl/>
        </w:rPr>
        <w:t xml:space="preserve"> تحر</w:t>
      </w:r>
      <w:r w:rsidRPr="00F160D4">
        <w:rPr>
          <w:rFonts w:cs="B Nazanin" w:hint="cs"/>
          <w:sz w:val="28"/>
          <w:szCs w:val="28"/>
          <w:rtl/>
        </w:rPr>
        <w:t>ی</w:t>
      </w:r>
      <w:r w:rsidRPr="00F160D4">
        <w:rPr>
          <w:rFonts w:cs="B Nazanin" w:hint="eastAsia"/>
          <w:sz w:val="28"/>
          <w:szCs w:val="28"/>
          <w:rtl/>
        </w:rPr>
        <w:t>کات</w:t>
      </w:r>
      <w:r w:rsidRPr="00F160D4">
        <w:rPr>
          <w:rFonts w:cs="B Nazanin"/>
          <w:sz w:val="28"/>
          <w:szCs w:val="28"/>
          <w:rtl/>
        </w:rPr>
        <w:t xml:space="preserve"> الکتر</w:t>
      </w:r>
      <w:r w:rsidRPr="00F160D4">
        <w:rPr>
          <w:rFonts w:cs="B Nazanin" w:hint="cs"/>
          <w:sz w:val="28"/>
          <w:szCs w:val="28"/>
          <w:rtl/>
        </w:rPr>
        <w:t>ی</w:t>
      </w:r>
      <w:r w:rsidRPr="00F160D4">
        <w:rPr>
          <w:rFonts w:cs="B Nazanin" w:hint="eastAsia"/>
          <w:sz w:val="28"/>
          <w:szCs w:val="28"/>
          <w:rtl/>
        </w:rPr>
        <w:t>ک</w:t>
      </w:r>
      <w:r w:rsidRPr="00F160D4">
        <w:rPr>
          <w:rFonts w:cs="B Nazanin" w:hint="cs"/>
          <w:sz w:val="28"/>
          <w:szCs w:val="28"/>
          <w:rtl/>
        </w:rPr>
        <w:t>ی</w:t>
      </w:r>
      <w:r w:rsidRPr="00F160D4">
        <w:rPr>
          <w:rFonts w:cs="B Nazanin"/>
          <w:sz w:val="28"/>
          <w:szCs w:val="28"/>
          <w:rtl/>
        </w:rPr>
        <w:t xml:space="preserve"> </w:t>
      </w:r>
      <w:r w:rsidRPr="00F160D4">
        <w:rPr>
          <w:rFonts w:cs="B Nazanin" w:hint="cs"/>
          <w:sz w:val="28"/>
          <w:szCs w:val="28"/>
          <w:rtl/>
        </w:rPr>
        <w:t>ی</w:t>
      </w:r>
      <w:r w:rsidRPr="00F160D4">
        <w:rPr>
          <w:rFonts w:cs="B Nazanin" w:hint="eastAsia"/>
          <w:sz w:val="28"/>
          <w:szCs w:val="28"/>
          <w:rtl/>
        </w:rPr>
        <w:t>ا</w:t>
      </w:r>
      <w:r w:rsidRPr="00F160D4">
        <w:rPr>
          <w:rFonts w:cs="B Nazanin"/>
          <w:sz w:val="28"/>
          <w:szCs w:val="28"/>
          <w:rtl/>
        </w:rPr>
        <w:t xml:space="preserve"> مغناط</w:t>
      </w:r>
      <w:r w:rsidRPr="00F160D4">
        <w:rPr>
          <w:rFonts w:cs="B Nazanin" w:hint="cs"/>
          <w:sz w:val="28"/>
          <w:szCs w:val="28"/>
          <w:rtl/>
        </w:rPr>
        <w:t>ی</w:t>
      </w:r>
      <w:r w:rsidRPr="00F160D4">
        <w:rPr>
          <w:rFonts w:cs="B Nazanin" w:hint="eastAsia"/>
          <w:sz w:val="28"/>
          <w:szCs w:val="28"/>
          <w:rtl/>
        </w:rPr>
        <w:t>س</w:t>
      </w:r>
      <w:r w:rsidRPr="00F160D4">
        <w:rPr>
          <w:rFonts w:cs="B Nazanin" w:hint="cs"/>
          <w:sz w:val="28"/>
          <w:szCs w:val="28"/>
          <w:rtl/>
        </w:rPr>
        <w:t>ی</w:t>
      </w:r>
      <w:r w:rsidRPr="00F160D4">
        <w:rPr>
          <w:rFonts w:cs="B Nazanin"/>
          <w:sz w:val="28"/>
          <w:szCs w:val="28"/>
          <w:rtl/>
        </w:rPr>
        <w:t xml:space="preserve"> انجام شده است . ا</w:t>
      </w:r>
      <w:r w:rsidRPr="00F160D4">
        <w:rPr>
          <w:rFonts w:cs="B Nazanin" w:hint="cs"/>
          <w:sz w:val="28"/>
          <w:szCs w:val="28"/>
          <w:rtl/>
        </w:rPr>
        <w:t>ی</w:t>
      </w:r>
      <w:r w:rsidRPr="00F160D4">
        <w:rPr>
          <w:rFonts w:cs="B Nazanin" w:hint="eastAsia"/>
          <w:sz w:val="28"/>
          <w:szCs w:val="28"/>
          <w:rtl/>
        </w:rPr>
        <w:t>ن</w:t>
      </w:r>
      <w:r w:rsidRPr="00F160D4">
        <w:rPr>
          <w:rFonts w:cs="B Nazanin"/>
          <w:sz w:val="28"/>
          <w:szCs w:val="28"/>
          <w:rtl/>
        </w:rPr>
        <w:t xml:space="preserve"> مطالعات اول</w:t>
      </w:r>
      <w:r w:rsidRPr="00F160D4">
        <w:rPr>
          <w:rFonts w:cs="B Nazanin" w:hint="cs"/>
          <w:sz w:val="28"/>
          <w:szCs w:val="28"/>
          <w:rtl/>
        </w:rPr>
        <w:t>ی</w:t>
      </w:r>
      <w:r w:rsidRPr="00F160D4">
        <w:rPr>
          <w:rFonts w:cs="B Nazanin" w:hint="eastAsia"/>
          <w:sz w:val="28"/>
          <w:szCs w:val="28"/>
          <w:rtl/>
        </w:rPr>
        <w:t>ن</w:t>
      </w:r>
      <w:r w:rsidRPr="00F160D4">
        <w:rPr>
          <w:rFonts w:cs="B Nazanin"/>
          <w:sz w:val="28"/>
          <w:szCs w:val="28"/>
          <w:rtl/>
        </w:rPr>
        <w:t xml:space="preserve"> تلاش برا</w:t>
      </w:r>
      <w:r w:rsidRPr="00F160D4">
        <w:rPr>
          <w:rFonts w:cs="B Nazanin" w:hint="cs"/>
          <w:sz w:val="28"/>
          <w:szCs w:val="28"/>
          <w:rtl/>
        </w:rPr>
        <w:t>ی</w:t>
      </w:r>
      <w:r w:rsidRPr="00F160D4">
        <w:rPr>
          <w:rFonts w:cs="B Nazanin"/>
          <w:sz w:val="28"/>
          <w:szCs w:val="28"/>
          <w:rtl/>
        </w:rPr>
        <w:t xml:space="preserve"> پرداختن به برخ</w:t>
      </w:r>
      <w:r w:rsidRPr="00F160D4">
        <w:rPr>
          <w:rFonts w:cs="B Nazanin" w:hint="cs"/>
          <w:sz w:val="28"/>
          <w:szCs w:val="28"/>
          <w:rtl/>
        </w:rPr>
        <w:t>ی</w:t>
      </w:r>
      <w:r w:rsidRPr="00F160D4">
        <w:rPr>
          <w:rFonts w:cs="B Nazanin"/>
          <w:sz w:val="28"/>
          <w:szCs w:val="28"/>
          <w:rtl/>
        </w:rPr>
        <w:t xml:space="preserve"> سوالات اساس</w:t>
      </w:r>
      <w:r w:rsidRPr="00F160D4">
        <w:rPr>
          <w:rFonts w:cs="B Nazanin" w:hint="cs"/>
          <w:sz w:val="28"/>
          <w:szCs w:val="28"/>
          <w:rtl/>
        </w:rPr>
        <w:t>ی</w:t>
      </w:r>
      <w:r w:rsidRPr="00F160D4">
        <w:rPr>
          <w:rFonts w:cs="B Nazanin"/>
          <w:sz w:val="28"/>
          <w:szCs w:val="28"/>
          <w:rtl/>
        </w:rPr>
        <w:t xml:space="preserve"> در مورد نقش پارامترها</w:t>
      </w:r>
      <w:r w:rsidRPr="00F160D4">
        <w:rPr>
          <w:rFonts w:cs="B Nazanin" w:hint="cs"/>
          <w:sz w:val="28"/>
          <w:szCs w:val="28"/>
          <w:rtl/>
        </w:rPr>
        <w:t>ی</w:t>
      </w:r>
      <w:r w:rsidRPr="00F160D4">
        <w:rPr>
          <w:rFonts w:cs="B Nazanin"/>
          <w:sz w:val="28"/>
          <w:szCs w:val="28"/>
          <w:rtl/>
        </w:rPr>
        <w:t xml:space="preserve"> تحر</w:t>
      </w:r>
      <w:r w:rsidRPr="00F160D4">
        <w:rPr>
          <w:rFonts w:cs="B Nazanin" w:hint="cs"/>
          <w:sz w:val="28"/>
          <w:szCs w:val="28"/>
          <w:rtl/>
        </w:rPr>
        <w:t>ی</w:t>
      </w:r>
      <w:r w:rsidRPr="00F160D4">
        <w:rPr>
          <w:rFonts w:cs="B Nazanin" w:hint="eastAsia"/>
          <w:sz w:val="28"/>
          <w:szCs w:val="28"/>
          <w:rtl/>
        </w:rPr>
        <w:t>ک</w:t>
      </w:r>
      <w:r w:rsidRPr="00F160D4">
        <w:rPr>
          <w:rFonts w:cs="B Nazanin"/>
          <w:sz w:val="28"/>
          <w:szCs w:val="28"/>
          <w:rtl/>
        </w:rPr>
        <w:t xml:space="preserve"> (شدت تحر</w:t>
      </w:r>
      <w:r w:rsidRPr="00F160D4">
        <w:rPr>
          <w:rFonts w:cs="B Nazanin" w:hint="cs"/>
          <w:sz w:val="28"/>
          <w:szCs w:val="28"/>
          <w:rtl/>
        </w:rPr>
        <w:t>ی</w:t>
      </w:r>
      <w:r w:rsidRPr="00F160D4">
        <w:rPr>
          <w:rFonts w:cs="B Nazanin"/>
          <w:sz w:val="28"/>
          <w:szCs w:val="28"/>
          <w:rtl/>
        </w:rPr>
        <w:t>ک ، مدت زمان ، فرکانس ، تکرار ، موقع</w:t>
      </w:r>
      <w:r w:rsidRPr="00F160D4">
        <w:rPr>
          <w:rFonts w:cs="B Nazanin" w:hint="cs"/>
          <w:sz w:val="28"/>
          <w:szCs w:val="28"/>
          <w:rtl/>
        </w:rPr>
        <w:t>ی</w:t>
      </w:r>
      <w:r w:rsidRPr="00F160D4">
        <w:rPr>
          <w:rFonts w:cs="B Nazanin" w:hint="eastAsia"/>
          <w:sz w:val="28"/>
          <w:szCs w:val="28"/>
          <w:rtl/>
        </w:rPr>
        <w:t>ت</w:t>
      </w:r>
      <w:r w:rsidRPr="00F160D4">
        <w:rPr>
          <w:rFonts w:cs="B Nazanin"/>
          <w:sz w:val="28"/>
          <w:szCs w:val="28"/>
          <w:rtl/>
        </w:rPr>
        <w:t xml:space="preserve"> ، جهت و شکل دستگاه ها</w:t>
      </w:r>
      <w:r w:rsidRPr="00F160D4">
        <w:rPr>
          <w:rFonts w:cs="B Nazanin" w:hint="cs"/>
          <w:sz w:val="28"/>
          <w:szCs w:val="28"/>
          <w:rtl/>
        </w:rPr>
        <w:t>ی</w:t>
      </w:r>
      <w:r w:rsidRPr="00F160D4">
        <w:rPr>
          <w:rFonts w:cs="B Nazanin"/>
          <w:sz w:val="28"/>
          <w:szCs w:val="28"/>
          <w:rtl/>
        </w:rPr>
        <w:t xml:space="preserve"> محرک) و اثرات بعد</w:t>
      </w:r>
      <w:r w:rsidRPr="00F160D4">
        <w:rPr>
          <w:rFonts w:cs="B Nazanin" w:hint="cs"/>
          <w:sz w:val="28"/>
          <w:szCs w:val="28"/>
          <w:rtl/>
        </w:rPr>
        <w:t>ی</w:t>
      </w:r>
      <w:r w:rsidRPr="00F160D4">
        <w:rPr>
          <w:rFonts w:cs="B Nazanin"/>
          <w:sz w:val="28"/>
          <w:szCs w:val="28"/>
          <w:rtl/>
        </w:rPr>
        <w:t xml:space="preserve"> بر س</w:t>
      </w:r>
      <w:r w:rsidRPr="00F160D4">
        <w:rPr>
          <w:rFonts w:cs="B Nazanin" w:hint="cs"/>
          <w:sz w:val="28"/>
          <w:szCs w:val="28"/>
          <w:rtl/>
        </w:rPr>
        <w:t>ی</w:t>
      </w:r>
      <w:r w:rsidRPr="00F160D4">
        <w:rPr>
          <w:rFonts w:cs="B Nazanin" w:hint="eastAsia"/>
          <w:sz w:val="28"/>
          <w:szCs w:val="28"/>
          <w:rtl/>
        </w:rPr>
        <w:t>ستم</w:t>
      </w:r>
      <w:r w:rsidRPr="00F160D4">
        <w:rPr>
          <w:rFonts w:cs="B Nazanin"/>
          <w:sz w:val="28"/>
          <w:szCs w:val="28"/>
          <w:rtl/>
        </w:rPr>
        <w:t xml:space="preserve"> ها</w:t>
      </w:r>
      <w:r w:rsidRPr="00F160D4">
        <w:rPr>
          <w:rFonts w:cs="B Nazanin" w:hint="cs"/>
          <w:sz w:val="28"/>
          <w:szCs w:val="28"/>
          <w:rtl/>
        </w:rPr>
        <w:t>ی</w:t>
      </w:r>
      <w:r w:rsidRPr="00F160D4">
        <w:rPr>
          <w:rFonts w:cs="B Nazanin"/>
          <w:sz w:val="28"/>
          <w:szCs w:val="28"/>
          <w:rtl/>
        </w:rPr>
        <w:t xml:space="preserve"> تحر</w:t>
      </w:r>
      <w:r w:rsidRPr="00F160D4">
        <w:rPr>
          <w:rFonts w:cs="B Nazanin" w:hint="cs"/>
          <w:sz w:val="28"/>
          <w:szCs w:val="28"/>
          <w:rtl/>
        </w:rPr>
        <w:t>ی</w:t>
      </w:r>
      <w:r w:rsidRPr="00F160D4">
        <w:rPr>
          <w:rFonts w:cs="B Nazanin" w:hint="eastAsia"/>
          <w:sz w:val="28"/>
          <w:szCs w:val="28"/>
          <w:rtl/>
        </w:rPr>
        <w:t>ک</w:t>
      </w:r>
      <w:r>
        <w:rPr>
          <w:rFonts w:cs="B Nazanin"/>
          <w:sz w:val="28"/>
          <w:szCs w:val="28"/>
          <w:rtl/>
        </w:rPr>
        <w:t xml:space="preserve"> </w:t>
      </w:r>
      <w:r w:rsidR="00F735F3">
        <w:rPr>
          <w:rFonts w:cs="B Nazanin" w:hint="cs"/>
          <w:sz w:val="28"/>
          <w:szCs w:val="28"/>
          <w:rtl/>
        </w:rPr>
        <w:t xml:space="preserve">می باشد </w:t>
      </w:r>
      <w:r>
        <w:rPr>
          <w:rFonts w:cs="B Nazanin"/>
          <w:sz w:val="28"/>
          <w:szCs w:val="28"/>
          <w:rtl/>
        </w:rPr>
        <w:t>.</w:t>
      </w:r>
      <w:r w:rsidRPr="00F160D4">
        <w:rPr>
          <w:rFonts w:cs="B Nazanin"/>
          <w:sz w:val="28"/>
          <w:szCs w:val="28"/>
          <w:rtl/>
        </w:rPr>
        <w:t xml:space="preserve"> ف</w:t>
      </w:r>
      <w:r w:rsidRPr="00F160D4">
        <w:rPr>
          <w:rFonts w:cs="B Nazanin" w:hint="cs"/>
          <w:sz w:val="28"/>
          <w:szCs w:val="28"/>
          <w:rtl/>
        </w:rPr>
        <w:t>ی</w:t>
      </w:r>
      <w:r w:rsidRPr="00F160D4">
        <w:rPr>
          <w:rFonts w:cs="B Nazanin" w:hint="eastAsia"/>
          <w:sz w:val="28"/>
          <w:szCs w:val="28"/>
          <w:rtl/>
        </w:rPr>
        <w:t>ز</w:t>
      </w:r>
      <w:r w:rsidRPr="00F160D4">
        <w:rPr>
          <w:rFonts w:cs="B Nazanin" w:hint="cs"/>
          <w:sz w:val="28"/>
          <w:szCs w:val="28"/>
          <w:rtl/>
        </w:rPr>
        <w:t>ی</w:t>
      </w:r>
      <w:r w:rsidRPr="00F160D4">
        <w:rPr>
          <w:rFonts w:cs="B Nazanin" w:hint="eastAsia"/>
          <w:sz w:val="28"/>
          <w:szCs w:val="28"/>
          <w:rtl/>
        </w:rPr>
        <w:t>کدانان</w:t>
      </w:r>
      <w:r w:rsidRPr="00F160D4">
        <w:rPr>
          <w:rFonts w:cs="B Nazanin"/>
          <w:sz w:val="28"/>
          <w:szCs w:val="28"/>
          <w:rtl/>
        </w:rPr>
        <w:t xml:space="preserve"> ن</w:t>
      </w:r>
      <w:r w:rsidRPr="00F160D4">
        <w:rPr>
          <w:rFonts w:cs="B Nazanin" w:hint="cs"/>
          <w:sz w:val="28"/>
          <w:szCs w:val="28"/>
          <w:rtl/>
        </w:rPr>
        <w:t>ی</w:t>
      </w:r>
      <w:r w:rsidRPr="00F160D4">
        <w:rPr>
          <w:rFonts w:cs="B Nazanin" w:hint="eastAsia"/>
          <w:sz w:val="28"/>
          <w:szCs w:val="28"/>
          <w:rtl/>
        </w:rPr>
        <w:t>ز</w:t>
      </w:r>
      <w:r w:rsidRPr="00F160D4">
        <w:rPr>
          <w:rFonts w:cs="B Nazanin"/>
          <w:sz w:val="28"/>
          <w:szCs w:val="28"/>
          <w:rtl/>
        </w:rPr>
        <w:t xml:space="preserve"> برخ</w:t>
      </w:r>
      <w:r w:rsidRPr="00F160D4">
        <w:rPr>
          <w:rFonts w:cs="B Nazanin" w:hint="cs"/>
          <w:sz w:val="28"/>
          <w:szCs w:val="28"/>
          <w:rtl/>
        </w:rPr>
        <w:t>ی</w:t>
      </w:r>
      <w:r w:rsidRPr="00F160D4">
        <w:rPr>
          <w:rFonts w:cs="B Nazanin"/>
          <w:sz w:val="28"/>
          <w:szCs w:val="28"/>
          <w:rtl/>
        </w:rPr>
        <w:t xml:space="preserve"> مدل ها</w:t>
      </w:r>
      <w:r w:rsidRPr="00F160D4">
        <w:rPr>
          <w:rFonts w:cs="B Nazanin" w:hint="cs"/>
          <w:sz w:val="28"/>
          <w:szCs w:val="28"/>
          <w:rtl/>
        </w:rPr>
        <w:t>ی</w:t>
      </w:r>
      <w:r w:rsidRPr="00F160D4">
        <w:rPr>
          <w:rFonts w:cs="B Nazanin"/>
          <w:sz w:val="28"/>
          <w:szCs w:val="28"/>
          <w:rtl/>
        </w:rPr>
        <w:t xml:space="preserve"> محاسبات</w:t>
      </w:r>
      <w:r w:rsidRPr="00F160D4">
        <w:rPr>
          <w:rFonts w:cs="B Nazanin" w:hint="cs"/>
          <w:sz w:val="28"/>
          <w:szCs w:val="28"/>
          <w:rtl/>
        </w:rPr>
        <w:t>ی</w:t>
      </w:r>
      <w:r w:rsidRPr="00F160D4">
        <w:rPr>
          <w:rFonts w:cs="B Nazanin"/>
          <w:sz w:val="28"/>
          <w:szCs w:val="28"/>
          <w:rtl/>
        </w:rPr>
        <w:t xml:space="preserve"> را با هدف ارائه ب</w:t>
      </w:r>
      <w:r w:rsidRPr="00F160D4">
        <w:rPr>
          <w:rFonts w:cs="B Nazanin" w:hint="cs"/>
          <w:sz w:val="28"/>
          <w:szCs w:val="28"/>
          <w:rtl/>
        </w:rPr>
        <w:t>ی</w:t>
      </w:r>
      <w:r w:rsidRPr="00F160D4">
        <w:rPr>
          <w:rFonts w:cs="B Nazanin" w:hint="eastAsia"/>
          <w:sz w:val="28"/>
          <w:szCs w:val="28"/>
          <w:rtl/>
        </w:rPr>
        <w:t>نش</w:t>
      </w:r>
      <w:r w:rsidRPr="00F160D4">
        <w:rPr>
          <w:rFonts w:cs="B Nazanin" w:hint="cs"/>
          <w:sz w:val="28"/>
          <w:szCs w:val="28"/>
          <w:rtl/>
        </w:rPr>
        <w:t>ی</w:t>
      </w:r>
      <w:r w:rsidRPr="00F160D4">
        <w:rPr>
          <w:rFonts w:cs="B Nazanin"/>
          <w:sz w:val="28"/>
          <w:szCs w:val="28"/>
          <w:rtl/>
        </w:rPr>
        <w:t xml:space="preserve"> از مکان</w:t>
      </w:r>
      <w:r w:rsidRPr="00F160D4">
        <w:rPr>
          <w:rFonts w:cs="B Nazanin" w:hint="cs"/>
          <w:sz w:val="28"/>
          <w:szCs w:val="28"/>
          <w:rtl/>
        </w:rPr>
        <w:t>ی</w:t>
      </w:r>
      <w:r w:rsidRPr="00F160D4">
        <w:rPr>
          <w:rFonts w:cs="B Nazanin" w:hint="eastAsia"/>
          <w:sz w:val="28"/>
          <w:szCs w:val="28"/>
          <w:rtl/>
        </w:rPr>
        <w:t>سم</w:t>
      </w:r>
      <w:r w:rsidRPr="00F160D4">
        <w:rPr>
          <w:rFonts w:cs="B Nazanin"/>
          <w:sz w:val="28"/>
          <w:szCs w:val="28"/>
          <w:rtl/>
        </w:rPr>
        <w:t xml:space="preserve"> ها</w:t>
      </w:r>
      <w:r w:rsidRPr="00F160D4">
        <w:rPr>
          <w:rFonts w:cs="B Nazanin" w:hint="cs"/>
          <w:sz w:val="28"/>
          <w:szCs w:val="28"/>
          <w:rtl/>
        </w:rPr>
        <w:t>ی</w:t>
      </w:r>
      <w:r w:rsidRPr="00F160D4">
        <w:rPr>
          <w:rFonts w:cs="B Nazanin"/>
          <w:sz w:val="28"/>
          <w:szCs w:val="28"/>
          <w:rtl/>
        </w:rPr>
        <w:t xml:space="preserve"> موجود در تعامل ب</w:t>
      </w:r>
      <w:r w:rsidRPr="00F160D4">
        <w:rPr>
          <w:rFonts w:cs="B Nazanin" w:hint="cs"/>
          <w:sz w:val="28"/>
          <w:szCs w:val="28"/>
          <w:rtl/>
        </w:rPr>
        <w:t>ی</w:t>
      </w:r>
      <w:r w:rsidRPr="00F160D4">
        <w:rPr>
          <w:rFonts w:cs="B Nazanin" w:hint="eastAsia"/>
          <w:sz w:val="28"/>
          <w:szCs w:val="28"/>
          <w:rtl/>
        </w:rPr>
        <w:t>ن</w:t>
      </w:r>
      <w:r w:rsidRPr="00F160D4">
        <w:rPr>
          <w:rFonts w:cs="B Nazanin"/>
          <w:sz w:val="28"/>
          <w:szCs w:val="28"/>
          <w:rtl/>
        </w:rPr>
        <w:t xml:space="preserve"> سلول ها</w:t>
      </w:r>
      <w:r w:rsidRPr="00F160D4">
        <w:rPr>
          <w:rFonts w:cs="B Nazanin" w:hint="cs"/>
          <w:sz w:val="28"/>
          <w:szCs w:val="28"/>
          <w:rtl/>
        </w:rPr>
        <w:t>ی</w:t>
      </w:r>
      <w:r w:rsidRPr="00F160D4">
        <w:rPr>
          <w:rFonts w:cs="B Nazanin"/>
          <w:sz w:val="28"/>
          <w:szCs w:val="28"/>
          <w:rtl/>
        </w:rPr>
        <w:t xml:space="preserve"> عصب</w:t>
      </w:r>
      <w:r w:rsidRPr="00F160D4">
        <w:rPr>
          <w:rFonts w:cs="B Nazanin" w:hint="cs"/>
          <w:sz w:val="28"/>
          <w:szCs w:val="28"/>
          <w:rtl/>
        </w:rPr>
        <w:t>ی</w:t>
      </w:r>
      <w:r w:rsidRPr="00F160D4">
        <w:rPr>
          <w:rFonts w:cs="B Nazanin"/>
          <w:sz w:val="28"/>
          <w:szCs w:val="28"/>
          <w:rtl/>
        </w:rPr>
        <w:t xml:space="preserve"> و م</w:t>
      </w:r>
      <w:r w:rsidRPr="00F160D4">
        <w:rPr>
          <w:rFonts w:cs="B Nazanin" w:hint="cs"/>
          <w:sz w:val="28"/>
          <w:szCs w:val="28"/>
          <w:rtl/>
        </w:rPr>
        <w:t>ی</w:t>
      </w:r>
      <w:r w:rsidRPr="00F160D4">
        <w:rPr>
          <w:rFonts w:cs="B Nazanin" w:hint="eastAsia"/>
          <w:sz w:val="28"/>
          <w:szCs w:val="28"/>
          <w:rtl/>
        </w:rPr>
        <w:t>دان</w:t>
      </w:r>
      <w:r w:rsidRPr="00F160D4">
        <w:rPr>
          <w:rFonts w:cs="B Nazanin"/>
          <w:sz w:val="28"/>
          <w:szCs w:val="28"/>
          <w:rtl/>
        </w:rPr>
        <w:t xml:space="preserve"> ها</w:t>
      </w:r>
      <w:r w:rsidRPr="00F160D4">
        <w:rPr>
          <w:rFonts w:cs="B Nazanin" w:hint="cs"/>
          <w:sz w:val="28"/>
          <w:szCs w:val="28"/>
          <w:rtl/>
        </w:rPr>
        <w:t>ی</w:t>
      </w:r>
      <w:r w:rsidRPr="00F160D4">
        <w:rPr>
          <w:rFonts w:cs="B Nazanin"/>
          <w:sz w:val="28"/>
          <w:szCs w:val="28"/>
          <w:rtl/>
        </w:rPr>
        <w:t xml:space="preserve"> خارج</w:t>
      </w:r>
      <w:r w:rsidRPr="00F160D4">
        <w:rPr>
          <w:rFonts w:cs="B Nazanin" w:hint="cs"/>
          <w:sz w:val="28"/>
          <w:szCs w:val="28"/>
          <w:rtl/>
        </w:rPr>
        <w:t>ی</w:t>
      </w:r>
      <w:r w:rsidRPr="00F160D4">
        <w:rPr>
          <w:rFonts w:cs="B Nazanin"/>
          <w:sz w:val="28"/>
          <w:szCs w:val="28"/>
          <w:rtl/>
        </w:rPr>
        <w:t xml:space="preserve"> ارائ</w:t>
      </w:r>
      <w:r w:rsidRPr="00F160D4">
        <w:rPr>
          <w:rFonts w:cs="B Nazanin" w:hint="eastAsia"/>
          <w:sz w:val="28"/>
          <w:szCs w:val="28"/>
          <w:rtl/>
        </w:rPr>
        <w:t>ه</w:t>
      </w:r>
      <w:r w:rsidR="00F735F3">
        <w:rPr>
          <w:rFonts w:cs="B Nazanin"/>
          <w:sz w:val="28"/>
          <w:szCs w:val="28"/>
          <w:rtl/>
        </w:rPr>
        <w:t xml:space="preserve"> داده</w:t>
      </w:r>
      <w:r w:rsidR="00F735F3">
        <w:rPr>
          <w:rFonts w:cs="B Nazanin"/>
          <w:sz w:val="28"/>
          <w:szCs w:val="28"/>
          <w:rtl/>
        </w:rPr>
        <w:softHyphen/>
      </w:r>
      <w:r w:rsidRPr="00F160D4">
        <w:rPr>
          <w:rFonts w:cs="B Nazanin"/>
          <w:sz w:val="28"/>
          <w:szCs w:val="28"/>
          <w:rtl/>
        </w:rPr>
        <w:t>اند. ب</w:t>
      </w:r>
      <w:r w:rsidRPr="00F160D4">
        <w:rPr>
          <w:rFonts w:cs="B Nazanin" w:hint="cs"/>
          <w:sz w:val="28"/>
          <w:szCs w:val="28"/>
          <w:rtl/>
        </w:rPr>
        <w:t>ی</w:t>
      </w:r>
      <w:r w:rsidRPr="00F160D4">
        <w:rPr>
          <w:rFonts w:cs="B Nazanin" w:hint="eastAsia"/>
          <w:sz w:val="28"/>
          <w:szCs w:val="28"/>
          <w:rtl/>
        </w:rPr>
        <w:t>شتر</w:t>
      </w:r>
      <w:r w:rsidRPr="00F160D4">
        <w:rPr>
          <w:rFonts w:cs="B Nazanin"/>
          <w:sz w:val="28"/>
          <w:szCs w:val="28"/>
          <w:rtl/>
        </w:rPr>
        <w:t xml:space="preserve"> ا</w:t>
      </w:r>
      <w:r w:rsidRPr="00F160D4">
        <w:rPr>
          <w:rFonts w:cs="B Nazanin" w:hint="cs"/>
          <w:sz w:val="28"/>
          <w:szCs w:val="28"/>
          <w:rtl/>
        </w:rPr>
        <w:t>ی</w:t>
      </w:r>
      <w:r w:rsidRPr="00F160D4">
        <w:rPr>
          <w:rFonts w:cs="B Nazanin" w:hint="eastAsia"/>
          <w:sz w:val="28"/>
          <w:szCs w:val="28"/>
          <w:rtl/>
        </w:rPr>
        <w:t>ن</w:t>
      </w:r>
      <w:r w:rsidRPr="00F160D4">
        <w:rPr>
          <w:rFonts w:cs="B Nazanin"/>
          <w:sz w:val="28"/>
          <w:szCs w:val="28"/>
          <w:rtl/>
        </w:rPr>
        <w:t xml:space="preserve"> مدل ها اثرات م</w:t>
      </w:r>
      <w:r w:rsidRPr="00F160D4">
        <w:rPr>
          <w:rFonts w:cs="B Nazanin" w:hint="cs"/>
          <w:sz w:val="28"/>
          <w:szCs w:val="28"/>
          <w:rtl/>
        </w:rPr>
        <w:t>ی</w:t>
      </w:r>
      <w:r w:rsidRPr="00F160D4">
        <w:rPr>
          <w:rFonts w:cs="B Nazanin" w:hint="eastAsia"/>
          <w:sz w:val="28"/>
          <w:szCs w:val="28"/>
          <w:rtl/>
        </w:rPr>
        <w:t>اد</w:t>
      </w:r>
      <w:r w:rsidRPr="00F160D4">
        <w:rPr>
          <w:rFonts w:cs="B Nazanin" w:hint="cs"/>
          <w:sz w:val="28"/>
          <w:szCs w:val="28"/>
          <w:rtl/>
        </w:rPr>
        <w:t>ی</w:t>
      </w:r>
      <w:r w:rsidRPr="00F160D4">
        <w:rPr>
          <w:rFonts w:cs="B Nazanin" w:hint="eastAsia"/>
          <w:sz w:val="28"/>
          <w:szCs w:val="28"/>
          <w:rtl/>
        </w:rPr>
        <w:t>ن</w:t>
      </w:r>
      <w:r w:rsidRPr="00F160D4">
        <w:rPr>
          <w:rFonts w:cs="B Nazanin"/>
          <w:sz w:val="28"/>
          <w:szCs w:val="28"/>
          <w:rtl/>
        </w:rPr>
        <w:t xml:space="preserve"> خارج</w:t>
      </w:r>
      <w:r w:rsidRPr="00F160D4">
        <w:rPr>
          <w:rFonts w:cs="B Nazanin" w:hint="cs"/>
          <w:sz w:val="28"/>
          <w:szCs w:val="28"/>
          <w:rtl/>
        </w:rPr>
        <w:t>ی</w:t>
      </w:r>
      <w:r w:rsidRPr="00F160D4">
        <w:rPr>
          <w:rFonts w:cs="B Nazanin"/>
          <w:sz w:val="28"/>
          <w:szCs w:val="28"/>
          <w:rtl/>
        </w:rPr>
        <w:t xml:space="preserve"> را بر سلولها</w:t>
      </w:r>
      <w:r w:rsidRPr="00F160D4">
        <w:rPr>
          <w:rFonts w:cs="B Nazanin" w:hint="cs"/>
          <w:sz w:val="28"/>
          <w:szCs w:val="28"/>
          <w:rtl/>
        </w:rPr>
        <w:t>ی</w:t>
      </w:r>
      <w:r w:rsidRPr="00F160D4">
        <w:rPr>
          <w:rFonts w:cs="B Nazanin"/>
          <w:sz w:val="28"/>
          <w:szCs w:val="28"/>
          <w:rtl/>
        </w:rPr>
        <w:t xml:space="preserve"> عصب</w:t>
      </w:r>
      <w:r w:rsidRPr="00F160D4">
        <w:rPr>
          <w:rFonts w:cs="B Nazanin" w:hint="cs"/>
          <w:sz w:val="28"/>
          <w:szCs w:val="28"/>
          <w:rtl/>
        </w:rPr>
        <w:t>ی</w:t>
      </w:r>
      <w:r w:rsidRPr="00F160D4">
        <w:rPr>
          <w:rFonts w:cs="B Nazanin"/>
          <w:sz w:val="28"/>
          <w:szCs w:val="28"/>
          <w:rtl/>
        </w:rPr>
        <w:t xml:space="preserve"> منفرد نشان م</w:t>
      </w:r>
      <w:r w:rsidRPr="00F160D4">
        <w:rPr>
          <w:rFonts w:cs="B Nazanin" w:hint="cs"/>
          <w:sz w:val="28"/>
          <w:szCs w:val="28"/>
          <w:rtl/>
        </w:rPr>
        <w:t>ی</w:t>
      </w:r>
      <w:r w:rsidRPr="00F160D4">
        <w:rPr>
          <w:rFonts w:cs="B Nazanin"/>
          <w:sz w:val="28"/>
          <w:szCs w:val="28"/>
          <w:rtl/>
        </w:rPr>
        <w:t xml:space="preserve"> دهند و تعداد کم</w:t>
      </w:r>
      <w:r w:rsidRPr="00F160D4">
        <w:rPr>
          <w:rFonts w:cs="B Nazanin" w:hint="cs"/>
          <w:sz w:val="28"/>
          <w:szCs w:val="28"/>
          <w:rtl/>
        </w:rPr>
        <w:t>ی</w:t>
      </w:r>
      <w:r w:rsidRPr="00F160D4">
        <w:rPr>
          <w:rFonts w:cs="B Nazanin"/>
          <w:sz w:val="28"/>
          <w:szCs w:val="28"/>
          <w:rtl/>
        </w:rPr>
        <w:t xml:space="preserve"> از مدل ها برا</w:t>
      </w:r>
      <w:r w:rsidRPr="00F160D4">
        <w:rPr>
          <w:rFonts w:cs="B Nazanin" w:hint="cs"/>
          <w:sz w:val="28"/>
          <w:szCs w:val="28"/>
          <w:rtl/>
        </w:rPr>
        <w:t>ی</w:t>
      </w:r>
      <w:r w:rsidRPr="00F160D4">
        <w:rPr>
          <w:rFonts w:cs="B Nazanin"/>
          <w:sz w:val="28"/>
          <w:szCs w:val="28"/>
          <w:rtl/>
        </w:rPr>
        <w:t xml:space="preserve"> بررس</w:t>
      </w:r>
      <w:r w:rsidRPr="00F160D4">
        <w:rPr>
          <w:rFonts w:cs="B Nazanin" w:hint="cs"/>
          <w:sz w:val="28"/>
          <w:szCs w:val="28"/>
          <w:rtl/>
        </w:rPr>
        <w:t>ی</w:t>
      </w:r>
      <w:r w:rsidRPr="00F160D4">
        <w:rPr>
          <w:rFonts w:cs="B Nazanin"/>
          <w:sz w:val="28"/>
          <w:szCs w:val="28"/>
          <w:rtl/>
        </w:rPr>
        <w:t xml:space="preserve"> رفتار شبکه ها</w:t>
      </w:r>
      <w:r w:rsidRPr="00F160D4">
        <w:rPr>
          <w:rFonts w:cs="B Nazanin" w:hint="cs"/>
          <w:sz w:val="28"/>
          <w:szCs w:val="28"/>
          <w:rtl/>
        </w:rPr>
        <w:t>ی</w:t>
      </w:r>
      <w:r w:rsidRPr="00F160D4">
        <w:rPr>
          <w:rFonts w:cs="B Nazanin"/>
          <w:sz w:val="28"/>
          <w:szCs w:val="28"/>
          <w:rtl/>
        </w:rPr>
        <w:t xml:space="preserve"> سلول ها</w:t>
      </w:r>
      <w:r w:rsidRPr="00F160D4">
        <w:rPr>
          <w:rFonts w:cs="B Nazanin" w:hint="cs"/>
          <w:sz w:val="28"/>
          <w:szCs w:val="28"/>
          <w:rtl/>
        </w:rPr>
        <w:t>ی</w:t>
      </w:r>
      <w:r w:rsidRPr="00F160D4">
        <w:rPr>
          <w:rFonts w:cs="B Nazanin"/>
          <w:sz w:val="28"/>
          <w:szCs w:val="28"/>
          <w:rtl/>
        </w:rPr>
        <w:t xml:space="preserve"> عصب</w:t>
      </w:r>
      <w:r w:rsidRPr="00F160D4">
        <w:rPr>
          <w:rFonts w:cs="B Nazanin" w:hint="cs"/>
          <w:sz w:val="28"/>
          <w:szCs w:val="28"/>
          <w:rtl/>
        </w:rPr>
        <w:t>ی</w:t>
      </w:r>
      <w:r w:rsidRPr="00F160D4">
        <w:rPr>
          <w:rFonts w:cs="B Nazanin"/>
          <w:sz w:val="28"/>
          <w:szCs w:val="28"/>
          <w:rtl/>
        </w:rPr>
        <w:t xml:space="preserve"> تحت تأث</w:t>
      </w:r>
      <w:r w:rsidRPr="00F160D4">
        <w:rPr>
          <w:rFonts w:cs="B Nazanin" w:hint="cs"/>
          <w:sz w:val="28"/>
          <w:szCs w:val="28"/>
          <w:rtl/>
        </w:rPr>
        <w:t>ی</w:t>
      </w:r>
      <w:r w:rsidRPr="00F160D4">
        <w:rPr>
          <w:rFonts w:cs="B Nazanin" w:hint="eastAsia"/>
          <w:sz w:val="28"/>
          <w:szCs w:val="28"/>
          <w:rtl/>
        </w:rPr>
        <w:t>ر</w:t>
      </w:r>
      <w:r w:rsidRPr="00F160D4">
        <w:rPr>
          <w:rFonts w:cs="B Nazanin"/>
          <w:sz w:val="28"/>
          <w:szCs w:val="28"/>
          <w:rtl/>
        </w:rPr>
        <w:t xml:space="preserve"> زم</w:t>
      </w:r>
      <w:r w:rsidRPr="00F160D4">
        <w:rPr>
          <w:rFonts w:cs="B Nazanin" w:hint="cs"/>
          <w:sz w:val="28"/>
          <w:szCs w:val="28"/>
          <w:rtl/>
        </w:rPr>
        <w:t>ی</w:t>
      </w:r>
      <w:r w:rsidRPr="00F160D4">
        <w:rPr>
          <w:rFonts w:cs="B Nazanin" w:hint="eastAsia"/>
          <w:sz w:val="28"/>
          <w:szCs w:val="28"/>
          <w:rtl/>
        </w:rPr>
        <w:t>نه</w:t>
      </w:r>
      <w:r w:rsidRPr="00F160D4">
        <w:rPr>
          <w:rFonts w:cs="B Nazanin"/>
          <w:sz w:val="28"/>
          <w:szCs w:val="28"/>
          <w:rtl/>
        </w:rPr>
        <w:t xml:space="preserve"> ها</w:t>
      </w:r>
      <w:r w:rsidRPr="00F160D4">
        <w:rPr>
          <w:rFonts w:cs="B Nazanin" w:hint="cs"/>
          <w:sz w:val="28"/>
          <w:szCs w:val="28"/>
          <w:rtl/>
        </w:rPr>
        <w:t>ی</w:t>
      </w:r>
      <w:r w:rsidRPr="00F160D4">
        <w:rPr>
          <w:rFonts w:cs="B Nazanin"/>
          <w:sz w:val="28"/>
          <w:szCs w:val="28"/>
          <w:rtl/>
        </w:rPr>
        <w:t xml:space="preserve"> کاربرد</w:t>
      </w:r>
      <w:r w:rsidRPr="00F160D4">
        <w:rPr>
          <w:rFonts w:cs="B Nazanin" w:hint="cs"/>
          <w:sz w:val="28"/>
          <w:szCs w:val="28"/>
          <w:rtl/>
        </w:rPr>
        <w:t>ی</w:t>
      </w:r>
      <w:r w:rsidRPr="00F160D4">
        <w:rPr>
          <w:rFonts w:cs="B Nazanin"/>
          <w:sz w:val="28"/>
          <w:szCs w:val="28"/>
          <w:rtl/>
        </w:rPr>
        <w:t xml:space="preserve"> طراح</w:t>
      </w:r>
      <w:r w:rsidRPr="00F160D4">
        <w:rPr>
          <w:rFonts w:cs="B Nazanin" w:hint="cs"/>
          <w:sz w:val="28"/>
          <w:szCs w:val="28"/>
          <w:rtl/>
        </w:rPr>
        <w:t>ی</w:t>
      </w:r>
      <w:r w:rsidRPr="00F160D4">
        <w:rPr>
          <w:rFonts w:cs="B Nazanin"/>
          <w:sz w:val="28"/>
          <w:szCs w:val="28"/>
          <w:rtl/>
        </w:rPr>
        <w:t xml:space="preserve"> شده اند </w:t>
      </w:r>
      <w:r w:rsidR="00F735F3">
        <w:rPr>
          <w:rFonts w:cs="B Nazanin"/>
          <w:sz w:val="28"/>
          <w:szCs w:val="28"/>
        </w:rPr>
        <w:t>[5]</w:t>
      </w:r>
      <w:r w:rsidRPr="00F160D4">
        <w:rPr>
          <w:rFonts w:cs="B Nazanin"/>
          <w:sz w:val="28"/>
          <w:szCs w:val="28"/>
          <w:rtl/>
        </w:rPr>
        <w:t>.</w:t>
      </w:r>
    </w:p>
    <w:p w14:paraId="6E59825A" w14:textId="77777777" w:rsidR="00D9218E" w:rsidRDefault="00D9218E" w:rsidP="00FE019C">
      <w:pPr>
        <w:jc w:val="both"/>
        <w:rPr>
          <w:rFonts w:cs="B Nazanin"/>
          <w:sz w:val="28"/>
          <w:szCs w:val="28"/>
          <w:rtl/>
        </w:rPr>
      </w:pPr>
      <w:r w:rsidRPr="00C33443">
        <w:rPr>
          <w:rFonts w:cs="B Nazanin" w:hint="eastAsia"/>
          <w:sz w:val="28"/>
          <w:szCs w:val="28"/>
          <w:rtl/>
        </w:rPr>
        <w:t>اصول</w:t>
      </w:r>
      <w:r w:rsidRPr="00C33443">
        <w:rPr>
          <w:rFonts w:cs="B Nazanin"/>
          <w:sz w:val="28"/>
          <w:szCs w:val="28"/>
          <w:rtl/>
        </w:rPr>
        <w:t xml:space="preserve"> کار به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صورت است که دو الکترود </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sz w:val="28"/>
          <w:szCs w:val="28"/>
          <w:rtl/>
        </w:rPr>
        <w:t xml:space="preserve"> قطب مثبت و د</w:t>
      </w:r>
      <w:r w:rsidRPr="00C33443">
        <w:rPr>
          <w:rFonts w:cs="B Nazanin" w:hint="cs"/>
          <w:sz w:val="28"/>
          <w:szCs w:val="28"/>
          <w:rtl/>
        </w:rPr>
        <w:t>ی</w:t>
      </w:r>
      <w:r w:rsidRPr="00C33443">
        <w:rPr>
          <w:rFonts w:cs="B Nazanin" w:hint="eastAsia"/>
          <w:sz w:val="28"/>
          <w:szCs w:val="28"/>
          <w:rtl/>
        </w:rPr>
        <w:t>گر</w:t>
      </w:r>
      <w:r w:rsidRPr="00C33443">
        <w:rPr>
          <w:rFonts w:cs="B Nazanin" w:hint="cs"/>
          <w:sz w:val="28"/>
          <w:szCs w:val="28"/>
          <w:rtl/>
        </w:rPr>
        <w:t>ی</w:t>
      </w:r>
      <w:r w:rsidRPr="00C33443">
        <w:rPr>
          <w:rFonts w:cs="B Nazanin"/>
          <w:sz w:val="28"/>
          <w:szCs w:val="28"/>
          <w:rtl/>
        </w:rPr>
        <w:t xml:space="preserve"> قطب منف</w:t>
      </w:r>
      <w:r w:rsidRPr="00C33443">
        <w:rPr>
          <w:rFonts w:cs="B Nazanin" w:hint="cs"/>
          <w:sz w:val="28"/>
          <w:szCs w:val="28"/>
          <w:rtl/>
        </w:rPr>
        <w:t>ی</w:t>
      </w:r>
      <w:r w:rsidRPr="00C33443">
        <w:rPr>
          <w:rFonts w:cs="B Nazanin"/>
          <w:sz w:val="28"/>
          <w:szCs w:val="28"/>
          <w:rtl/>
        </w:rPr>
        <w:t xml:space="preserve"> از طر</w:t>
      </w:r>
      <w:r w:rsidRPr="00C33443">
        <w:rPr>
          <w:rFonts w:cs="B Nazanin" w:hint="cs"/>
          <w:sz w:val="28"/>
          <w:szCs w:val="28"/>
          <w:rtl/>
        </w:rPr>
        <w:t>ی</w:t>
      </w:r>
      <w:r w:rsidRPr="00C33443">
        <w:rPr>
          <w:rFonts w:cs="B Nazanin" w:hint="eastAsia"/>
          <w:sz w:val="28"/>
          <w:szCs w:val="28"/>
          <w:rtl/>
        </w:rPr>
        <w:t>ق</w:t>
      </w:r>
      <w:r w:rsidRPr="00C33443">
        <w:rPr>
          <w:rFonts w:cs="B Nazanin"/>
          <w:sz w:val="28"/>
          <w:szCs w:val="28"/>
          <w:rtl/>
        </w:rPr>
        <w:t xml:space="preserve">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پد اسفنج</w:t>
      </w:r>
      <w:r w:rsidRPr="00C33443">
        <w:rPr>
          <w:rFonts w:cs="B Nazanin" w:hint="cs"/>
          <w:sz w:val="28"/>
          <w:szCs w:val="28"/>
          <w:rtl/>
        </w:rPr>
        <w:t>ی</w:t>
      </w:r>
      <w:r w:rsidR="000F247C" w:rsidRPr="00C33443">
        <w:rPr>
          <w:rFonts w:cs="B Nazanin"/>
          <w:sz w:val="28"/>
          <w:szCs w:val="28"/>
          <w:rtl/>
        </w:rPr>
        <w:t xml:space="preserve"> که ب</w:t>
      </w:r>
      <w:r w:rsidR="000F247C" w:rsidRPr="00C33443">
        <w:rPr>
          <w:rFonts w:cs="B Nazanin" w:hint="cs"/>
          <w:sz w:val="28"/>
          <w:szCs w:val="28"/>
          <w:rtl/>
        </w:rPr>
        <w:t>ه</w:t>
      </w:r>
      <w:r w:rsidR="000F247C" w:rsidRPr="00C33443">
        <w:rPr>
          <w:rFonts w:cs="B Nazanin"/>
          <w:sz w:val="28"/>
          <w:szCs w:val="28"/>
          <w:rtl/>
        </w:rPr>
        <w:t xml:space="preserve"> محلول رسانا </w:t>
      </w:r>
      <w:r w:rsidR="000F247C" w:rsidRPr="00C33443">
        <w:rPr>
          <w:rFonts w:cs="B Nazanin" w:hint="cs"/>
          <w:sz w:val="28"/>
          <w:szCs w:val="28"/>
          <w:rtl/>
        </w:rPr>
        <w:t>آغشته</w:t>
      </w:r>
      <w:r w:rsidRPr="00C33443">
        <w:rPr>
          <w:rFonts w:cs="B Nazanin"/>
          <w:sz w:val="28"/>
          <w:szCs w:val="28"/>
          <w:rtl/>
        </w:rPr>
        <w:t xml:space="preserve"> گرد</w:t>
      </w:r>
      <w:r w:rsidRPr="00C33443">
        <w:rPr>
          <w:rFonts w:cs="B Nazanin" w:hint="cs"/>
          <w:sz w:val="28"/>
          <w:szCs w:val="28"/>
          <w:rtl/>
        </w:rPr>
        <w:t>ی</w:t>
      </w:r>
      <w:r w:rsidRPr="00C33443">
        <w:rPr>
          <w:rFonts w:cs="B Nazanin" w:hint="eastAsia"/>
          <w:sz w:val="28"/>
          <w:szCs w:val="28"/>
          <w:rtl/>
        </w:rPr>
        <w:t>ده</w:t>
      </w:r>
      <w:r w:rsidRPr="00C33443">
        <w:rPr>
          <w:rFonts w:cs="B Nazanin"/>
          <w:sz w:val="28"/>
          <w:szCs w:val="28"/>
          <w:rtl/>
        </w:rPr>
        <w:t xml:space="preserve"> است بر رو</w:t>
      </w:r>
      <w:r w:rsidRPr="00C33443">
        <w:rPr>
          <w:rFonts w:cs="B Nazanin" w:hint="cs"/>
          <w:sz w:val="28"/>
          <w:szCs w:val="28"/>
          <w:rtl/>
        </w:rPr>
        <w:t>ی</w:t>
      </w:r>
      <w:r w:rsidRPr="00C33443">
        <w:rPr>
          <w:rFonts w:cs="B Nazanin"/>
          <w:sz w:val="28"/>
          <w:szCs w:val="28"/>
          <w:rtl/>
        </w:rPr>
        <w:t xml:space="preserve"> سر قرار م</w:t>
      </w:r>
      <w:r w:rsidRPr="00C33443">
        <w:rPr>
          <w:rFonts w:cs="B Nazanin" w:hint="cs"/>
          <w:sz w:val="28"/>
          <w:szCs w:val="28"/>
          <w:rtl/>
        </w:rPr>
        <w:t>ی</w:t>
      </w:r>
      <w:r w:rsidRPr="00C33443">
        <w:rPr>
          <w:rFonts w:cs="B Nazanin"/>
          <w:sz w:val="28"/>
          <w:szCs w:val="28"/>
          <w:rtl/>
        </w:rPr>
        <w:t xml:space="preserve"> گ</w:t>
      </w:r>
      <w:r w:rsidRPr="00C33443">
        <w:rPr>
          <w:rFonts w:cs="B Nazanin" w:hint="cs"/>
          <w:sz w:val="28"/>
          <w:szCs w:val="28"/>
          <w:rtl/>
        </w:rPr>
        <w:t>ی</w:t>
      </w:r>
      <w:r w:rsidRPr="00C33443">
        <w:rPr>
          <w:rFonts w:cs="B Nazanin" w:hint="eastAsia"/>
          <w:sz w:val="28"/>
          <w:szCs w:val="28"/>
          <w:rtl/>
        </w:rPr>
        <w:t>رند</w:t>
      </w:r>
      <w:r w:rsidRPr="00C33443">
        <w:rPr>
          <w:rFonts w:cs="B Nazanin"/>
          <w:sz w:val="28"/>
          <w:szCs w:val="28"/>
          <w:rtl/>
        </w:rPr>
        <w:t>. جر</w:t>
      </w:r>
      <w:r w:rsidRPr="00C33443">
        <w:rPr>
          <w:rFonts w:cs="B Nazanin" w:hint="cs"/>
          <w:sz w:val="28"/>
          <w:szCs w:val="28"/>
          <w:rtl/>
        </w:rPr>
        <w:t>ی</w:t>
      </w:r>
      <w:r w:rsidRPr="00C33443">
        <w:rPr>
          <w:rFonts w:cs="B Nazanin" w:hint="eastAsia"/>
          <w:sz w:val="28"/>
          <w:szCs w:val="28"/>
          <w:rtl/>
        </w:rPr>
        <w:t>ان</w:t>
      </w:r>
      <w:r w:rsidRPr="00C33443">
        <w:rPr>
          <w:rFonts w:cs="B Nazanin"/>
          <w:sz w:val="28"/>
          <w:szCs w:val="28"/>
          <w:rtl/>
        </w:rPr>
        <w:t xml:space="preserve"> الکتر</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sz w:val="28"/>
          <w:szCs w:val="28"/>
          <w:rtl/>
        </w:rPr>
        <w:t xml:space="preserve"> توسط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الکترودها پس از عبور از نواح</w:t>
      </w:r>
      <w:r w:rsidRPr="00C33443">
        <w:rPr>
          <w:rFonts w:cs="B Nazanin" w:hint="cs"/>
          <w:sz w:val="28"/>
          <w:szCs w:val="28"/>
          <w:rtl/>
        </w:rPr>
        <w:t>ی</w:t>
      </w:r>
      <w:r w:rsidRPr="00C33443">
        <w:rPr>
          <w:rFonts w:cs="B Nazanin"/>
          <w:sz w:val="28"/>
          <w:szCs w:val="28"/>
          <w:rtl/>
        </w:rPr>
        <w:t xml:space="preserve"> مختلف (پوست سر، جمجمه و ...) خود را به سطح قشر مغز م</w:t>
      </w:r>
      <w:r w:rsidRPr="00C33443">
        <w:rPr>
          <w:rFonts w:cs="B Nazanin" w:hint="cs"/>
          <w:sz w:val="28"/>
          <w:szCs w:val="28"/>
          <w:rtl/>
        </w:rPr>
        <w:t>ی</w:t>
      </w:r>
      <w:r w:rsidRPr="00C33443">
        <w:rPr>
          <w:rFonts w:cs="B Nazanin"/>
          <w:sz w:val="28"/>
          <w:szCs w:val="28"/>
          <w:rtl/>
        </w:rPr>
        <w:t xml:space="preserve"> </w:t>
      </w:r>
      <w:r w:rsidRPr="00C33443">
        <w:rPr>
          <w:rFonts w:cs="B Nazanin" w:hint="eastAsia"/>
          <w:sz w:val="28"/>
          <w:szCs w:val="28"/>
          <w:rtl/>
        </w:rPr>
        <w:t>رساند</w:t>
      </w:r>
      <w:r w:rsidRPr="00C33443">
        <w:rPr>
          <w:rFonts w:cs="B Nazanin"/>
          <w:sz w:val="28"/>
          <w:szCs w:val="28"/>
          <w:rtl/>
        </w:rPr>
        <w:t>. جر</w:t>
      </w:r>
      <w:r w:rsidRPr="00C33443">
        <w:rPr>
          <w:rFonts w:cs="B Nazanin" w:hint="cs"/>
          <w:sz w:val="28"/>
          <w:szCs w:val="28"/>
          <w:rtl/>
        </w:rPr>
        <w:t>ی</w:t>
      </w:r>
      <w:r w:rsidRPr="00C33443">
        <w:rPr>
          <w:rFonts w:cs="B Nazanin" w:hint="eastAsia"/>
          <w:sz w:val="28"/>
          <w:szCs w:val="28"/>
          <w:rtl/>
        </w:rPr>
        <w:t>ان</w:t>
      </w:r>
      <w:r w:rsidRPr="00C33443">
        <w:rPr>
          <w:rFonts w:cs="B Nazanin" w:hint="cs"/>
          <w:sz w:val="28"/>
          <w:szCs w:val="28"/>
          <w:rtl/>
        </w:rPr>
        <w:t>ی</w:t>
      </w:r>
      <w:r w:rsidRPr="00C33443">
        <w:rPr>
          <w:rFonts w:cs="B Nazanin"/>
          <w:sz w:val="28"/>
          <w:szCs w:val="28"/>
          <w:rtl/>
        </w:rPr>
        <w:t xml:space="preserve"> که به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ناح</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رس</w:t>
      </w:r>
      <w:r w:rsidRPr="00C33443">
        <w:rPr>
          <w:rFonts w:cs="B Nazanin" w:hint="cs"/>
          <w:sz w:val="28"/>
          <w:szCs w:val="28"/>
          <w:rtl/>
        </w:rPr>
        <w:t>ی</w:t>
      </w:r>
      <w:r w:rsidRPr="00C33443">
        <w:rPr>
          <w:rFonts w:cs="B Nazanin" w:hint="eastAsia"/>
          <w:sz w:val="28"/>
          <w:szCs w:val="28"/>
          <w:rtl/>
        </w:rPr>
        <w:t>ده</w:t>
      </w:r>
      <w:r w:rsidRPr="00C33443">
        <w:rPr>
          <w:rFonts w:cs="B Nazanin"/>
          <w:sz w:val="28"/>
          <w:szCs w:val="28"/>
          <w:rtl/>
        </w:rPr>
        <w:t xml:space="preserve"> نورون ها را دارا</w:t>
      </w:r>
      <w:r w:rsidRPr="00C33443">
        <w:rPr>
          <w:rFonts w:cs="B Nazanin" w:hint="cs"/>
          <w:sz w:val="28"/>
          <w:szCs w:val="28"/>
          <w:rtl/>
        </w:rPr>
        <w:t>ی</w:t>
      </w:r>
      <w:r w:rsidRPr="00C33443">
        <w:rPr>
          <w:rFonts w:cs="B Nazanin"/>
          <w:sz w:val="28"/>
          <w:szCs w:val="28"/>
          <w:rtl/>
        </w:rPr>
        <w:t xml:space="preserve"> بار الکتر</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sz w:val="28"/>
          <w:szCs w:val="28"/>
          <w:rtl/>
        </w:rPr>
        <w:t xml:space="preserve"> کرده و باعث ا</w:t>
      </w:r>
      <w:r w:rsidRPr="00C33443">
        <w:rPr>
          <w:rFonts w:cs="B Nazanin" w:hint="cs"/>
          <w:sz w:val="28"/>
          <w:szCs w:val="28"/>
          <w:rtl/>
        </w:rPr>
        <w:t>ی</w:t>
      </w:r>
      <w:r w:rsidRPr="00C33443">
        <w:rPr>
          <w:rFonts w:cs="B Nazanin" w:hint="eastAsia"/>
          <w:sz w:val="28"/>
          <w:szCs w:val="28"/>
          <w:rtl/>
        </w:rPr>
        <w:t>جاد</w:t>
      </w:r>
      <w:r w:rsidRPr="00C33443">
        <w:rPr>
          <w:rFonts w:cs="B Nazanin"/>
          <w:sz w:val="28"/>
          <w:szCs w:val="28"/>
          <w:rtl/>
        </w:rPr>
        <w:t xml:space="preserve"> قطب مثبت و منف</w:t>
      </w:r>
      <w:r w:rsidRPr="00C33443">
        <w:rPr>
          <w:rFonts w:cs="B Nazanin" w:hint="cs"/>
          <w:sz w:val="28"/>
          <w:szCs w:val="28"/>
          <w:rtl/>
        </w:rPr>
        <w:t>ی</w:t>
      </w:r>
      <w:r w:rsidRPr="00C33443">
        <w:rPr>
          <w:rFonts w:cs="B Nazanin"/>
          <w:sz w:val="28"/>
          <w:szCs w:val="28"/>
          <w:rtl/>
        </w:rPr>
        <w:t xml:space="preserve"> م</w:t>
      </w:r>
      <w:r w:rsidRPr="00C33443">
        <w:rPr>
          <w:rFonts w:cs="B Nazanin" w:hint="cs"/>
          <w:sz w:val="28"/>
          <w:szCs w:val="28"/>
          <w:rtl/>
        </w:rPr>
        <w:t>ی</w:t>
      </w:r>
      <w:r w:rsidRPr="00C33443">
        <w:rPr>
          <w:rFonts w:cs="B Nazanin"/>
          <w:sz w:val="28"/>
          <w:szCs w:val="28"/>
          <w:rtl/>
        </w:rPr>
        <w:t xml:space="preserve"> گردد که منجر به تغ</w:t>
      </w:r>
      <w:r w:rsidRPr="00C33443">
        <w:rPr>
          <w:rFonts w:cs="B Nazanin" w:hint="cs"/>
          <w:sz w:val="28"/>
          <w:szCs w:val="28"/>
          <w:rtl/>
        </w:rPr>
        <w:t>یی</w:t>
      </w:r>
      <w:r w:rsidRPr="00C33443">
        <w:rPr>
          <w:rFonts w:cs="B Nazanin" w:hint="eastAsia"/>
          <w:sz w:val="28"/>
          <w:szCs w:val="28"/>
          <w:rtl/>
        </w:rPr>
        <w:t>ر</w:t>
      </w:r>
      <w:r w:rsidRPr="00C33443">
        <w:rPr>
          <w:rFonts w:cs="B Nazanin"/>
          <w:sz w:val="28"/>
          <w:szCs w:val="28"/>
          <w:rtl/>
        </w:rPr>
        <w:t xml:space="preserve"> فعال</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آن ناح</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م</w:t>
      </w:r>
      <w:r w:rsidRPr="00C33443">
        <w:rPr>
          <w:rFonts w:cs="B Nazanin" w:hint="cs"/>
          <w:sz w:val="28"/>
          <w:szCs w:val="28"/>
          <w:rtl/>
        </w:rPr>
        <w:t>ی</w:t>
      </w:r>
      <w:r w:rsidRPr="00C33443">
        <w:rPr>
          <w:rFonts w:cs="B Nazanin"/>
          <w:sz w:val="28"/>
          <w:szCs w:val="28"/>
          <w:rtl/>
        </w:rPr>
        <w:t xml:space="preserve"> شود.  </w:t>
      </w:r>
    </w:p>
    <w:p w14:paraId="7AEAA237" w14:textId="77777777" w:rsidR="001E3F8E" w:rsidRPr="00C33443" w:rsidRDefault="00E50083" w:rsidP="001E3F8E">
      <w:pPr>
        <w:jc w:val="center"/>
        <w:rPr>
          <w:rFonts w:cs="B Nazanin"/>
          <w:sz w:val="28"/>
          <w:szCs w:val="28"/>
          <w:rtl/>
        </w:rPr>
      </w:pPr>
      <w:r>
        <w:rPr>
          <w:rFonts w:cs="B Nazanin"/>
          <w:sz w:val="28"/>
          <w:szCs w:val="28"/>
        </w:rPr>
        <w:pict w14:anchorId="1F1E98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pt;height:192pt">
            <v:imagedata r:id="rId13" o:title="technology-soterix-tdcs"/>
          </v:shape>
        </w:pict>
      </w:r>
    </w:p>
    <w:p w14:paraId="165E0B00" w14:textId="665A7E1C" w:rsidR="001E3F8E" w:rsidRPr="001E3F8E" w:rsidRDefault="00644538" w:rsidP="00644538">
      <w:pPr>
        <w:jc w:val="center"/>
        <w:rPr>
          <w:rFonts w:cs="B Nazanin"/>
        </w:rPr>
      </w:pPr>
      <w:r>
        <w:rPr>
          <w:rFonts w:cs="B Nazanin" w:hint="cs"/>
          <w:rtl/>
        </w:rPr>
        <w:t>شکل2-1</w:t>
      </w:r>
      <w:r w:rsidR="008B6744">
        <w:rPr>
          <w:rFonts w:cs="B Nazanin" w:hint="cs"/>
          <w:rtl/>
        </w:rPr>
        <w:t xml:space="preserve"> </w:t>
      </w:r>
      <w:r>
        <w:rPr>
          <w:rFonts w:cs="B Nazanin" w:hint="cs"/>
          <w:rtl/>
        </w:rPr>
        <w:t>.</w:t>
      </w:r>
      <w:r w:rsidR="001E3F8E" w:rsidRPr="001E3F8E">
        <w:rPr>
          <w:rFonts w:cs="B Nazanin" w:hint="cs"/>
          <w:rtl/>
        </w:rPr>
        <w:t xml:space="preserve"> دستگاه </w:t>
      </w:r>
      <w:r w:rsidR="001E3F8E" w:rsidRPr="001E3F8E">
        <w:rPr>
          <w:rFonts w:cs="B Nazanin"/>
        </w:rPr>
        <w:t>tDCS</w:t>
      </w:r>
      <w:ins w:id="140" w:author="Fariba" w:date="2021-02-02T18:13:00Z">
        <w:r w:rsidR="002F293C">
          <w:rPr>
            <w:rFonts w:cs="B Nazanin" w:hint="cs"/>
            <w:rtl/>
          </w:rPr>
          <w:t xml:space="preserve"> و یک نحوه قرارگیری الکترودهای آن</w:t>
        </w:r>
      </w:ins>
    </w:p>
    <w:p w14:paraId="30D8AB95" w14:textId="77777777" w:rsidR="00D9218E" w:rsidRDefault="00D9218E" w:rsidP="00644538">
      <w:pPr>
        <w:jc w:val="both"/>
        <w:rPr>
          <w:rFonts w:cs="B Nazanin"/>
          <w:sz w:val="28"/>
          <w:szCs w:val="28"/>
        </w:rPr>
      </w:pPr>
      <w:r w:rsidRPr="00C33443">
        <w:rPr>
          <w:rFonts w:cs="B Nazanin" w:hint="eastAsia"/>
          <w:sz w:val="28"/>
          <w:szCs w:val="28"/>
          <w:rtl/>
        </w:rPr>
        <w:t>آند</w:t>
      </w:r>
      <w:r w:rsidRPr="00C33443">
        <w:rPr>
          <w:rFonts w:cs="B Nazanin"/>
          <w:sz w:val="28"/>
          <w:szCs w:val="28"/>
          <w:rtl/>
        </w:rPr>
        <w:t xml:space="preserve"> (منف</w:t>
      </w:r>
      <w:r w:rsidRPr="00C33443">
        <w:rPr>
          <w:rFonts w:cs="B Nazanin" w:hint="cs"/>
          <w:sz w:val="28"/>
          <w:szCs w:val="28"/>
          <w:rtl/>
        </w:rPr>
        <w:t>ی</w:t>
      </w:r>
      <w:r w:rsidRPr="00C33443">
        <w:rPr>
          <w:rFonts w:cs="B Nazanin"/>
          <w:sz w:val="28"/>
          <w:szCs w:val="28"/>
          <w:rtl/>
        </w:rPr>
        <w:t>) مکان</w:t>
      </w:r>
      <w:r w:rsidRPr="00C33443">
        <w:rPr>
          <w:rFonts w:cs="B Nazanin" w:hint="cs"/>
          <w:sz w:val="28"/>
          <w:szCs w:val="28"/>
          <w:rtl/>
        </w:rPr>
        <w:t>ی</w:t>
      </w:r>
      <w:r w:rsidRPr="00C33443">
        <w:rPr>
          <w:rFonts w:cs="B Nazanin"/>
          <w:sz w:val="28"/>
          <w:szCs w:val="28"/>
          <w:rtl/>
        </w:rPr>
        <w:t xml:space="preserve"> است که الکترون‌ها وارد مغز م</w:t>
      </w:r>
      <w:r w:rsidRPr="00C33443">
        <w:rPr>
          <w:rFonts w:cs="B Nazanin" w:hint="cs"/>
          <w:sz w:val="28"/>
          <w:szCs w:val="28"/>
          <w:rtl/>
        </w:rPr>
        <w:t>ی‌</w:t>
      </w:r>
      <w:r w:rsidRPr="00C33443">
        <w:rPr>
          <w:rFonts w:cs="B Nazanin" w:hint="eastAsia"/>
          <w:sz w:val="28"/>
          <w:szCs w:val="28"/>
          <w:rtl/>
        </w:rPr>
        <w:t>شوند</w:t>
      </w:r>
      <w:r w:rsidRPr="00C33443">
        <w:rPr>
          <w:rFonts w:cs="B Nazanin"/>
          <w:sz w:val="28"/>
          <w:szCs w:val="28"/>
          <w:rtl/>
        </w:rPr>
        <w:t>. کاتد (مثبت) جا</w:t>
      </w:r>
      <w:r w:rsidRPr="00C33443">
        <w:rPr>
          <w:rFonts w:cs="B Nazanin" w:hint="cs"/>
          <w:sz w:val="28"/>
          <w:szCs w:val="28"/>
          <w:rtl/>
        </w:rPr>
        <w:t>یی</w:t>
      </w:r>
      <w:r w:rsidRPr="00C33443">
        <w:rPr>
          <w:rFonts w:cs="B Nazanin"/>
          <w:sz w:val="28"/>
          <w:szCs w:val="28"/>
          <w:rtl/>
        </w:rPr>
        <w:t xml:space="preserve"> است که الکتر</w:t>
      </w:r>
      <w:r w:rsidRPr="00C33443">
        <w:rPr>
          <w:rFonts w:cs="B Nazanin" w:hint="cs"/>
          <w:sz w:val="28"/>
          <w:szCs w:val="28"/>
          <w:rtl/>
        </w:rPr>
        <w:t>ی</w:t>
      </w:r>
      <w:r w:rsidRPr="00C33443">
        <w:rPr>
          <w:rFonts w:cs="B Nazanin" w:hint="eastAsia"/>
          <w:sz w:val="28"/>
          <w:szCs w:val="28"/>
          <w:rtl/>
        </w:rPr>
        <w:t>س</w:t>
      </w:r>
      <w:r w:rsidRPr="00C33443">
        <w:rPr>
          <w:rFonts w:cs="B Nazanin" w:hint="cs"/>
          <w:sz w:val="28"/>
          <w:szCs w:val="28"/>
          <w:rtl/>
        </w:rPr>
        <w:t>ی</w:t>
      </w:r>
      <w:r w:rsidRPr="00C33443">
        <w:rPr>
          <w:rFonts w:cs="B Nazanin" w:hint="eastAsia"/>
          <w:sz w:val="28"/>
          <w:szCs w:val="28"/>
          <w:rtl/>
        </w:rPr>
        <w:t>ته</w:t>
      </w:r>
      <w:r w:rsidRPr="00C33443">
        <w:rPr>
          <w:rFonts w:cs="B Nazanin"/>
          <w:sz w:val="28"/>
          <w:szCs w:val="28"/>
          <w:rtl/>
        </w:rPr>
        <w:t xml:space="preserve"> از مغز خارج م</w:t>
      </w:r>
      <w:r w:rsidRPr="00C33443">
        <w:rPr>
          <w:rFonts w:cs="B Nazanin" w:hint="cs"/>
          <w:sz w:val="28"/>
          <w:szCs w:val="28"/>
          <w:rtl/>
        </w:rPr>
        <w:t>ی‌</w:t>
      </w:r>
      <w:r w:rsidRPr="00C33443">
        <w:rPr>
          <w:rFonts w:cs="B Nazanin" w:hint="eastAsia"/>
          <w:sz w:val="28"/>
          <w:szCs w:val="28"/>
          <w:rtl/>
        </w:rPr>
        <w:t>شود</w:t>
      </w:r>
      <w:r w:rsidRPr="00C33443">
        <w:rPr>
          <w:rFonts w:cs="B Nazanin"/>
          <w:sz w:val="28"/>
          <w:szCs w:val="28"/>
          <w:rtl/>
        </w:rPr>
        <w:t>. بنابرا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بار منف</w:t>
      </w:r>
      <w:r w:rsidRPr="00C33443">
        <w:rPr>
          <w:rFonts w:cs="B Nazanin" w:hint="cs"/>
          <w:sz w:val="28"/>
          <w:szCs w:val="28"/>
          <w:rtl/>
        </w:rPr>
        <w:t>ی</w:t>
      </w:r>
      <w:r w:rsidRPr="00C33443">
        <w:rPr>
          <w:rFonts w:cs="B Nazanin"/>
          <w:sz w:val="28"/>
          <w:szCs w:val="28"/>
          <w:rtl/>
        </w:rPr>
        <w:t xml:space="preserve"> در ز</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کاتد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کننده، زمان</w:t>
      </w:r>
      <w:r w:rsidRPr="00C33443">
        <w:rPr>
          <w:rFonts w:cs="B Nazanin" w:hint="cs"/>
          <w:sz w:val="28"/>
          <w:szCs w:val="28"/>
          <w:rtl/>
        </w:rPr>
        <w:t>ی</w:t>
      </w:r>
      <w:r w:rsidRPr="00C33443">
        <w:rPr>
          <w:rFonts w:cs="B Nazanin"/>
          <w:sz w:val="28"/>
          <w:szCs w:val="28"/>
          <w:rtl/>
        </w:rPr>
        <w:t xml:space="preserve"> که الکترون‌ها برا</w:t>
      </w:r>
      <w:r w:rsidRPr="00C33443">
        <w:rPr>
          <w:rFonts w:cs="B Nazanin" w:hint="cs"/>
          <w:sz w:val="28"/>
          <w:szCs w:val="28"/>
          <w:rtl/>
        </w:rPr>
        <w:t>ی</w:t>
      </w:r>
      <w:r w:rsidRPr="00C33443">
        <w:rPr>
          <w:rFonts w:cs="B Nazanin"/>
          <w:sz w:val="28"/>
          <w:szCs w:val="28"/>
          <w:rtl/>
        </w:rPr>
        <w:t xml:space="preserve"> داخل شدن به الکترود </w:t>
      </w:r>
      <w:r w:rsidRPr="00C33443">
        <w:rPr>
          <w:rFonts w:cs="B Nazanin"/>
          <w:sz w:val="28"/>
          <w:szCs w:val="28"/>
          <w:rtl/>
        </w:rPr>
        <w:lastRenderedPageBreak/>
        <w:t>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کننده تجمع م</w:t>
      </w:r>
      <w:r w:rsidRPr="00C33443">
        <w:rPr>
          <w:rFonts w:cs="B Nazanin" w:hint="cs"/>
          <w:sz w:val="28"/>
          <w:szCs w:val="28"/>
          <w:rtl/>
        </w:rPr>
        <w:t>ی‌</w:t>
      </w:r>
      <w:r w:rsidRPr="00C33443">
        <w:rPr>
          <w:rFonts w:cs="B Nazanin" w:hint="eastAsia"/>
          <w:sz w:val="28"/>
          <w:szCs w:val="28"/>
          <w:rtl/>
        </w:rPr>
        <w:t>کنند،</w:t>
      </w:r>
      <w:r w:rsidRPr="00C33443">
        <w:rPr>
          <w:rFonts w:cs="B Nazanin"/>
          <w:sz w:val="28"/>
          <w:szCs w:val="28"/>
          <w:rtl/>
        </w:rPr>
        <w:t xml:space="preserve"> ا</w:t>
      </w:r>
      <w:r w:rsidRPr="00C33443">
        <w:rPr>
          <w:rFonts w:cs="B Nazanin" w:hint="cs"/>
          <w:sz w:val="28"/>
          <w:szCs w:val="28"/>
          <w:rtl/>
        </w:rPr>
        <w:t>ی</w:t>
      </w:r>
      <w:r w:rsidRPr="00C33443">
        <w:rPr>
          <w:rFonts w:cs="B Nazanin" w:hint="eastAsia"/>
          <w:sz w:val="28"/>
          <w:szCs w:val="28"/>
          <w:rtl/>
        </w:rPr>
        <w:t>جاد</w:t>
      </w:r>
      <w:r w:rsidRPr="00C33443">
        <w:rPr>
          <w:rFonts w:cs="B Nazanin"/>
          <w:sz w:val="28"/>
          <w:szCs w:val="28"/>
          <w:rtl/>
        </w:rPr>
        <w:t xml:space="preserve"> م</w:t>
      </w:r>
      <w:r w:rsidRPr="00C33443">
        <w:rPr>
          <w:rFonts w:cs="B Nazanin" w:hint="cs"/>
          <w:sz w:val="28"/>
          <w:szCs w:val="28"/>
          <w:rtl/>
        </w:rPr>
        <w:t>ی‌</w:t>
      </w:r>
      <w:r w:rsidRPr="00C33443">
        <w:rPr>
          <w:rFonts w:cs="B Nazanin" w:hint="eastAsia"/>
          <w:sz w:val="28"/>
          <w:szCs w:val="28"/>
          <w:rtl/>
        </w:rPr>
        <w:t>شود</w:t>
      </w:r>
      <w:r w:rsidRPr="00C33443">
        <w:rPr>
          <w:rFonts w:cs="B Nazanin"/>
          <w:sz w:val="28"/>
          <w:szCs w:val="28"/>
          <w:rtl/>
        </w:rPr>
        <w:t xml:space="preserve"> (مانند مسافران</w:t>
      </w:r>
      <w:r w:rsidRPr="00C33443">
        <w:rPr>
          <w:rFonts w:cs="B Nazanin" w:hint="cs"/>
          <w:sz w:val="28"/>
          <w:szCs w:val="28"/>
          <w:rtl/>
        </w:rPr>
        <w:t>ی</w:t>
      </w:r>
      <w:r w:rsidRPr="00C33443">
        <w:rPr>
          <w:rFonts w:cs="B Nazanin"/>
          <w:sz w:val="28"/>
          <w:szCs w:val="28"/>
          <w:rtl/>
        </w:rPr>
        <w:t xml:space="preserve"> ک</w:t>
      </w:r>
      <w:r w:rsidRPr="00C33443">
        <w:rPr>
          <w:rFonts w:cs="B Nazanin" w:hint="eastAsia"/>
          <w:sz w:val="28"/>
          <w:szCs w:val="28"/>
          <w:rtl/>
        </w:rPr>
        <w:t>ه</w:t>
      </w:r>
      <w:r w:rsidRPr="00C33443">
        <w:rPr>
          <w:rFonts w:cs="B Nazanin"/>
          <w:sz w:val="28"/>
          <w:szCs w:val="28"/>
          <w:rtl/>
        </w:rPr>
        <w:t xml:space="preserve"> منتظر سوار شدن به مترو هستند و در پشت در ازدحام کرده اند).</w:t>
      </w:r>
      <w:r w:rsidR="00B13442" w:rsidRPr="00B13442">
        <w:rPr>
          <w:rtl/>
        </w:rPr>
        <w:t xml:space="preserve"> </w:t>
      </w:r>
      <w:r w:rsidR="00B13442" w:rsidRPr="00B13442">
        <w:rPr>
          <w:rFonts w:cs="B Nazanin"/>
          <w:sz w:val="28"/>
          <w:szCs w:val="28"/>
          <w:rtl/>
        </w:rPr>
        <w:t>بسته به جهت و شدت جر</w:t>
      </w:r>
      <w:r w:rsidR="00B13442" w:rsidRPr="00B13442">
        <w:rPr>
          <w:rFonts w:cs="B Nazanin" w:hint="cs"/>
          <w:sz w:val="28"/>
          <w:szCs w:val="28"/>
          <w:rtl/>
        </w:rPr>
        <w:t>ی</w:t>
      </w:r>
      <w:r w:rsidR="00B13442" w:rsidRPr="00B13442">
        <w:rPr>
          <w:rFonts w:cs="B Nazanin" w:hint="eastAsia"/>
          <w:sz w:val="28"/>
          <w:szCs w:val="28"/>
          <w:rtl/>
        </w:rPr>
        <w:t>ان</w:t>
      </w:r>
      <w:r w:rsidR="00B13442" w:rsidRPr="00B13442">
        <w:rPr>
          <w:rFonts w:cs="B Nazanin"/>
          <w:sz w:val="28"/>
          <w:szCs w:val="28"/>
          <w:rtl/>
        </w:rPr>
        <w:t xml:space="preserve"> ، تحر</w:t>
      </w:r>
      <w:r w:rsidR="00B13442" w:rsidRPr="00B13442">
        <w:rPr>
          <w:rFonts w:cs="B Nazanin" w:hint="cs"/>
          <w:sz w:val="28"/>
          <w:szCs w:val="28"/>
          <w:rtl/>
        </w:rPr>
        <w:t>ی</w:t>
      </w:r>
      <w:r w:rsidR="00B13442" w:rsidRPr="00B13442">
        <w:rPr>
          <w:rFonts w:cs="B Nazanin" w:hint="eastAsia"/>
          <w:sz w:val="28"/>
          <w:szCs w:val="28"/>
          <w:rtl/>
        </w:rPr>
        <w:t>ک</w:t>
      </w:r>
      <w:r w:rsidR="00B13442" w:rsidRPr="00B13442">
        <w:rPr>
          <w:rFonts w:cs="B Nazanin"/>
          <w:sz w:val="28"/>
          <w:szCs w:val="28"/>
          <w:rtl/>
        </w:rPr>
        <w:t xml:space="preserve"> پذ</w:t>
      </w:r>
      <w:r w:rsidR="00B13442" w:rsidRPr="00B13442">
        <w:rPr>
          <w:rFonts w:cs="B Nazanin" w:hint="cs"/>
          <w:sz w:val="28"/>
          <w:szCs w:val="28"/>
          <w:rtl/>
        </w:rPr>
        <w:t>ی</w:t>
      </w:r>
      <w:r w:rsidR="00B13442" w:rsidRPr="00B13442">
        <w:rPr>
          <w:rFonts w:cs="B Nazanin" w:hint="eastAsia"/>
          <w:sz w:val="28"/>
          <w:szCs w:val="28"/>
          <w:rtl/>
        </w:rPr>
        <w:t>ر</w:t>
      </w:r>
      <w:r w:rsidR="00B13442" w:rsidRPr="00B13442">
        <w:rPr>
          <w:rFonts w:cs="B Nazanin" w:hint="cs"/>
          <w:sz w:val="28"/>
          <w:szCs w:val="28"/>
          <w:rtl/>
        </w:rPr>
        <w:t>ی</w:t>
      </w:r>
      <w:r w:rsidR="00B13442" w:rsidRPr="00B13442">
        <w:rPr>
          <w:rFonts w:cs="B Nazanin"/>
          <w:sz w:val="28"/>
          <w:szCs w:val="28"/>
          <w:rtl/>
        </w:rPr>
        <w:t xml:space="preserve"> عصب</w:t>
      </w:r>
      <w:r w:rsidR="00B13442" w:rsidRPr="00B13442">
        <w:rPr>
          <w:rFonts w:cs="B Nazanin" w:hint="cs"/>
          <w:sz w:val="28"/>
          <w:szCs w:val="28"/>
          <w:rtl/>
        </w:rPr>
        <w:t>ی</w:t>
      </w:r>
      <w:r w:rsidR="00B13442" w:rsidRPr="00B13442">
        <w:rPr>
          <w:rFonts w:cs="B Nazanin"/>
          <w:sz w:val="28"/>
          <w:szCs w:val="28"/>
          <w:rtl/>
        </w:rPr>
        <w:t xml:space="preserve"> افزا</w:t>
      </w:r>
      <w:r w:rsidR="00B13442" w:rsidRPr="00B13442">
        <w:rPr>
          <w:rFonts w:cs="B Nazanin" w:hint="cs"/>
          <w:sz w:val="28"/>
          <w:szCs w:val="28"/>
          <w:rtl/>
        </w:rPr>
        <w:t>ی</w:t>
      </w:r>
      <w:r w:rsidR="00B13442" w:rsidRPr="00B13442">
        <w:rPr>
          <w:rFonts w:cs="B Nazanin" w:hint="eastAsia"/>
          <w:sz w:val="28"/>
          <w:szCs w:val="28"/>
          <w:rtl/>
        </w:rPr>
        <w:t>ش</w:t>
      </w:r>
      <w:r w:rsidR="00B13442" w:rsidRPr="00B13442">
        <w:rPr>
          <w:rFonts w:cs="B Nazanin"/>
          <w:sz w:val="28"/>
          <w:szCs w:val="28"/>
          <w:rtl/>
        </w:rPr>
        <w:t xml:space="preserve"> </w:t>
      </w:r>
      <w:r w:rsidR="00B13442" w:rsidRPr="00B13442">
        <w:rPr>
          <w:rFonts w:cs="B Nazanin" w:hint="cs"/>
          <w:sz w:val="28"/>
          <w:szCs w:val="28"/>
          <w:rtl/>
        </w:rPr>
        <w:t>ی</w:t>
      </w:r>
      <w:r w:rsidR="00B13442" w:rsidRPr="00B13442">
        <w:rPr>
          <w:rFonts w:cs="B Nazanin" w:hint="eastAsia"/>
          <w:sz w:val="28"/>
          <w:szCs w:val="28"/>
          <w:rtl/>
        </w:rPr>
        <w:t>ا</w:t>
      </w:r>
      <w:r w:rsidR="00B13442" w:rsidRPr="00B13442">
        <w:rPr>
          <w:rFonts w:cs="B Nazanin"/>
          <w:sz w:val="28"/>
          <w:szCs w:val="28"/>
          <w:rtl/>
        </w:rPr>
        <w:t xml:space="preserve"> کاهش م</w:t>
      </w:r>
      <w:r w:rsidR="00B13442" w:rsidRPr="00B13442">
        <w:rPr>
          <w:rFonts w:cs="B Nazanin" w:hint="cs"/>
          <w:sz w:val="28"/>
          <w:szCs w:val="28"/>
          <w:rtl/>
        </w:rPr>
        <w:t>ی</w:t>
      </w:r>
      <w:r w:rsidR="00B13442" w:rsidRPr="00B13442">
        <w:rPr>
          <w:rFonts w:cs="B Nazanin"/>
          <w:sz w:val="28"/>
          <w:szCs w:val="28"/>
          <w:rtl/>
        </w:rPr>
        <w:t xml:space="preserve"> </w:t>
      </w:r>
      <w:r w:rsidR="00B13442" w:rsidRPr="00B13442">
        <w:rPr>
          <w:rFonts w:cs="B Nazanin" w:hint="cs"/>
          <w:sz w:val="28"/>
          <w:szCs w:val="28"/>
          <w:rtl/>
        </w:rPr>
        <w:t>ی</w:t>
      </w:r>
      <w:r w:rsidR="00B13442" w:rsidRPr="00B13442">
        <w:rPr>
          <w:rFonts w:cs="B Nazanin" w:hint="eastAsia"/>
          <w:sz w:val="28"/>
          <w:szCs w:val="28"/>
          <w:rtl/>
        </w:rPr>
        <w:t>ابد</w:t>
      </w:r>
      <w:r w:rsidR="00B13442" w:rsidRPr="00B13442">
        <w:rPr>
          <w:rFonts w:cs="B Nazanin"/>
          <w:sz w:val="28"/>
          <w:szCs w:val="28"/>
          <w:rtl/>
        </w:rPr>
        <w:t xml:space="preserve"> . </w:t>
      </w:r>
      <w:r w:rsidR="00C33443" w:rsidRPr="00C33443">
        <w:rPr>
          <w:rFonts w:cs="B Nazanin"/>
          <w:sz w:val="28"/>
          <w:szCs w:val="28"/>
          <w:rtl/>
        </w:rPr>
        <w:t>اگر جر</w:t>
      </w:r>
      <w:r w:rsidR="00C33443" w:rsidRPr="00C33443">
        <w:rPr>
          <w:rFonts w:cs="B Nazanin" w:hint="cs"/>
          <w:sz w:val="28"/>
          <w:szCs w:val="28"/>
          <w:rtl/>
        </w:rPr>
        <w:t>ی</w:t>
      </w:r>
      <w:r w:rsidR="00C33443" w:rsidRPr="00C33443">
        <w:rPr>
          <w:rFonts w:cs="B Nazanin" w:hint="eastAsia"/>
          <w:sz w:val="28"/>
          <w:szCs w:val="28"/>
          <w:rtl/>
        </w:rPr>
        <w:t>ان</w:t>
      </w:r>
      <w:r w:rsidR="00C33443" w:rsidRPr="00C33443">
        <w:rPr>
          <w:rFonts w:cs="B Nazanin" w:hint="cs"/>
          <w:sz w:val="28"/>
          <w:szCs w:val="28"/>
          <w:rtl/>
        </w:rPr>
        <w:t xml:space="preserve"> </w:t>
      </w:r>
      <w:r w:rsidR="00C33443" w:rsidRPr="00C33443">
        <w:rPr>
          <w:rFonts w:cs="B Nazanin" w:hint="eastAsia"/>
          <w:sz w:val="28"/>
          <w:szCs w:val="28"/>
          <w:rtl/>
        </w:rPr>
        <w:t>از</w:t>
      </w:r>
      <w:r w:rsidR="00C33443" w:rsidRPr="00C33443">
        <w:rPr>
          <w:rFonts w:cs="B Nazanin"/>
          <w:sz w:val="28"/>
          <w:szCs w:val="28"/>
          <w:rtl/>
        </w:rPr>
        <w:t xml:space="preserve"> آند به کاتد برقرار باشد</w:t>
      </w:r>
      <w:r w:rsidR="00644538">
        <w:rPr>
          <w:rFonts w:cs="B Nazanin" w:hint="cs"/>
          <w:sz w:val="28"/>
          <w:szCs w:val="28"/>
          <w:rtl/>
        </w:rPr>
        <w:t>،</w:t>
      </w:r>
      <w:r w:rsidR="00644538">
        <w:rPr>
          <w:rFonts w:cs="B Nazanin"/>
          <w:sz w:val="28"/>
          <w:szCs w:val="28"/>
          <w:rtl/>
        </w:rPr>
        <w:t xml:space="preserve"> اصط</w:t>
      </w:r>
      <w:r w:rsidR="00C33443" w:rsidRPr="00C33443">
        <w:rPr>
          <w:rFonts w:cs="B Nazanin"/>
          <w:sz w:val="28"/>
          <w:szCs w:val="28"/>
          <w:rtl/>
        </w:rPr>
        <w:t>ل</w:t>
      </w:r>
      <w:r w:rsidR="00644538">
        <w:rPr>
          <w:rFonts w:cs="B Nazanin" w:hint="cs"/>
          <w:sz w:val="28"/>
          <w:szCs w:val="28"/>
          <w:rtl/>
        </w:rPr>
        <w:t>ا</w:t>
      </w:r>
      <w:r w:rsidR="00644538">
        <w:rPr>
          <w:rFonts w:cs="B Nazanin"/>
          <w:sz w:val="28"/>
          <w:szCs w:val="28"/>
          <w:rtl/>
        </w:rPr>
        <w:t>ح</w:t>
      </w:r>
      <w:r w:rsidR="00644538">
        <w:rPr>
          <w:rFonts w:cs="B Nazanin" w:hint="cs"/>
          <w:sz w:val="28"/>
          <w:szCs w:val="28"/>
          <w:rtl/>
        </w:rPr>
        <w:t xml:space="preserve">اً </w:t>
      </w:r>
      <w:r w:rsidR="00C33443" w:rsidRPr="00C33443">
        <w:rPr>
          <w:rFonts w:cs="B Nazanin"/>
          <w:sz w:val="28"/>
          <w:szCs w:val="28"/>
        </w:rPr>
        <w:t>tDCS</w:t>
      </w:r>
      <w:r w:rsidR="00C33443" w:rsidRPr="00C33443">
        <w:rPr>
          <w:rFonts w:cs="B Nazanin"/>
          <w:sz w:val="28"/>
          <w:szCs w:val="28"/>
          <w:rtl/>
        </w:rPr>
        <w:t xml:space="preserve"> آنودال</w:t>
      </w:r>
      <w:r w:rsidR="00C33443" w:rsidRPr="00C33443">
        <w:rPr>
          <w:rFonts w:cs="B Nazanin" w:hint="cs"/>
          <w:sz w:val="28"/>
          <w:szCs w:val="28"/>
          <w:rtl/>
        </w:rPr>
        <w:t xml:space="preserve"> </w:t>
      </w:r>
      <w:r w:rsidR="00C33443" w:rsidRPr="00C33443">
        <w:rPr>
          <w:rFonts w:cs="B Nazanin" w:hint="eastAsia"/>
          <w:sz w:val="28"/>
          <w:szCs w:val="28"/>
          <w:rtl/>
        </w:rPr>
        <w:t>نام</w:t>
      </w:r>
      <w:r w:rsidR="00C33443" w:rsidRPr="00C33443">
        <w:rPr>
          <w:rFonts w:cs="B Nazanin"/>
          <w:sz w:val="28"/>
          <w:szCs w:val="28"/>
          <w:rtl/>
        </w:rPr>
        <w:t xml:space="preserve"> دارد که منجر به تسه</w:t>
      </w:r>
      <w:r w:rsidR="00C33443" w:rsidRPr="00C33443">
        <w:rPr>
          <w:rFonts w:cs="B Nazanin" w:hint="cs"/>
          <w:sz w:val="28"/>
          <w:szCs w:val="28"/>
          <w:rtl/>
        </w:rPr>
        <w:t>ی</w:t>
      </w:r>
      <w:r w:rsidR="00C33443" w:rsidRPr="00C33443">
        <w:rPr>
          <w:rFonts w:cs="B Nazanin" w:hint="eastAsia"/>
          <w:sz w:val="28"/>
          <w:szCs w:val="28"/>
          <w:rtl/>
        </w:rPr>
        <w:t>ل</w:t>
      </w:r>
      <w:r w:rsidR="00C33443" w:rsidRPr="00C33443">
        <w:rPr>
          <w:rFonts w:cs="B Nazanin"/>
          <w:sz w:val="28"/>
          <w:szCs w:val="28"/>
          <w:rtl/>
        </w:rPr>
        <w:t xml:space="preserve"> دپل</w:t>
      </w:r>
      <w:r w:rsidR="00C33443" w:rsidRPr="00C33443">
        <w:rPr>
          <w:rFonts w:cs="B Nazanin" w:hint="cs"/>
          <w:sz w:val="28"/>
          <w:szCs w:val="28"/>
          <w:rtl/>
        </w:rPr>
        <w:t>ا</w:t>
      </w:r>
      <w:r w:rsidR="00C33443" w:rsidRPr="00C33443">
        <w:rPr>
          <w:rFonts w:cs="B Nazanin"/>
          <w:sz w:val="28"/>
          <w:szCs w:val="28"/>
          <w:rtl/>
        </w:rPr>
        <w:t>ر</w:t>
      </w:r>
      <w:r w:rsidR="00C33443" w:rsidRPr="00C33443">
        <w:rPr>
          <w:rFonts w:cs="B Nazanin" w:hint="cs"/>
          <w:sz w:val="28"/>
          <w:szCs w:val="28"/>
          <w:rtl/>
        </w:rPr>
        <w:t>ی</w:t>
      </w:r>
      <w:r w:rsidR="00C33443" w:rsidRPr="00C33443">
        <w:rPr>
          <w:rFonts w:cs="B Nazanin" w:hint="eastAsia"/>
          <w:sz w:val="28"/>
          <w:szCs w:val="28"/>
          <w:rtl/>
        </w:rPr>
        <w:t>زاس</w:t>
      </w:r>
      <w:r w:rsidR="00C33443" w:rsidRPr="00C33443">
        <w:rPr>
          <w:rFonts w:cs="B Nazanin" w:hint="cs"/>
          <w:sz w:val="28"/>
          <w:szCs w:val="28"/>
          <w:rtl/>
        </w:rPr>
        <w:t>ی</w:t>
      </w:r>
      <w:r w:rsidR="00C33443" w:rsidRPr="00C33443">
        <w:rPr>
          <w:rFonts w:cs="B Nazanin" w:hint="eastAsia"/>
          <w:sz w:val="28"/>
          <w:szCs w:val="28"/>
          <w:rtl/>
        </w:rPr>
        <w:t>ون</w:t>
      </w:r>
      <w:r w:rsidR="00C33443" w:rsidRPr="00C33443">
        <w:rPr>
          <w:rFonts w:cs="B Nazanin"/>
          <w:sz w:val="28"/>
          <w:szCs w:val="28"/>
          <w:rtl/>
        </w:rPr>
        <w:t xml:space="preserve"> غشا</w:t>
      </w:r>
      <w:r w:rsidR="00C33443" w:rsidRPr="00C33443">
        <w:rPr>
          <w:rFonts w:cs="B Nazanin" w:hint="cs"/>
          <w:sz w:val="28"/>
          <w:szCs w:val="28"/>
          <w:rtl/>
        </w:rPr>
        <w:t xml:space="preserve">ی </w:t>
      </w:r>
      <w:r w:rsidR="00C33443" w:rsidRPr="00C33443">
        <w:rPr>
          <w:rFonts w:cs="B Nazanin" w:hint="eastAsia"/>
          <w:sz w:val="28"/>
          <w:szCs w:val="28"/>
          <w:rtl/>
        </w:rPr>
        <w:t>نورون</w:t>
      </w:r>
      <w:r w:rsidR="00C33443" w:rsidRPr="00C33443">
        <w:rPr>
          <w:rFonts w:cs="B Nazanin"/>
          <w:sz w:val="28"/>
          <w:szCs w:val="28"/>
          <w:rtl/>
        </w:rPr>
        <w:t xml:space="preserve"> و افزا</w:t>
      </w:r>
      <w:r w:rsidR="00C33443" w:rsidRPr="00C33443">
        <w:rPr>
          <w:rFonts w:cs="B Nazanin" w:hint="cs"/>
          <w:sz w:val="28"/>
          <w:szCs w:val="28"/>
          <w:rtl/>
        </w:rPr>
        <w:t>ی</w:t>
      </w:r>
      <w:r w:rsidR="00C33443" w:rsidRPr="00C33443">
        <w:rPr>
          <w:rFonts w:cs="B Nazanin" w:hint="eastAsia"/>
          <w:sz w:val="28"/>
          <w:szCs w:val="28"/>
          <w:rtl/>
        </w:rPr>
        <w:t>ش</w:t>
      </w:r>
      <w:r w:rsidR="00C33443" w:rsidRPr="00C33443">
        <w:rPr>
          <w:rFonts w:cs="B Nazanin"/>
          <w:sz w:val="28"/>
          <w:szCs w:val="28"/>
          <w:rtl/>
        </w:rPr>
        <w:t xml:space="preserve"> فعال</w:t>
      </w:r>
      <w:r w:rsidR="00C33443" w:rsidRPr="00C33443">
        <w:rPr>
          <w:rFonts w:cs="B Nazanin" w:hint="cs"/>
          <w:sz w:val="28"/>
          <w:szCs w:val="28"/>
          <w:rtl/>
        </w:rPr>
        <w:t>ی</w:t>
      </w:r>
      <w:r w:rsidR="00C33443" w:rsidRPr="00C33443">
        <w:rPr>
          <w:rFonts w:cs="B Nazanin" w:hint="eastAsia"/>
          <w:sz w:val="28"/>
          <w:szCs w:val="28"/>
          <w:rtl/>
        </w:rPr>
        <w:t>ت</w:t>
      </w:r>
      <w:r w:rsidR="00C33443" w:rsidRPr="00C33443">
        <w:rPr>
          <w:rFonts w:cs="B Nazanin"/>
          <w:sz w:val="28"/>
          <w:szCs w:val="28"/>
          <w:rtl/>
        </w:rPr>
        <w:t xml:space="preserve"> نورون ها در ناح</w:t>
      </w:r>
      <w:r w:rsidR="00C33443" w:rsidRPr="00C33443">
        <w:rPr>
          <w:rFonts w:cs="B Nazanin" w:hint="cs"/>
          <w:sz w:val="28"/>
          <w:szCs w:val="28"/>
          <w:rtl/>
        </w:rPr>
        <w:t>ی</w:t>
      </w:r>
      <w:r w:rsidR="00C33443" w:rsidRPr="00C33443">
        <w:rPr>
          <w:rFonts w:cs="B Nazanin" w:hint="eastAsia"/>
          <w:sz w:val="28"/>
          <w:szCs w:val="28"/>
          <w:rtl/>
        </w:rPr>
        <w:t>ه</w:t>
      </w:r>
      <w:r w:rsidR="00C33443" w:rsidRPr="00C33443">
        <w:rPr>
          <w:rFonts w:cs="B Nazanin"/>
          <w:sz w:val="28"/>
          <w:szCs w:val="28"/>
          <w:rtl/>
        </w:rPr>
        <w:t xml:space="preserve"> تحر</w:t>
      </w:r>
      <w:r w:rsidR="00C33443" w:rsidRPr="00C33443">
        <w:rPr>
          <w:rFonts w:cs="B Nazanin" w:hint="cs"/>
          <w:sz w:val="28"/>
          <w:szCs w:val="28"/>
          <w:rtl/>
        </w:rPr>
        <w:t>ی</w:t>
      </w:r>
      <w:r w:rsidR="00C33443" w:rsidRPr="00C33443">
        <w:rPr>
          <w:rFonts w:cs="B Nazanin" w:hint="eastAsia"/>
          <w:sz w:val="28"/>
          <w:szCs w:val="28"/>
          <w:rtl/>
        </w:rPr>
        <w:t>ک</w:t>
      </w:r>
      <w:r w:rsidR="00C33443" w:rsidRPr="00C33443">
        <w:rPr>
          <w:rFonts w:cs="B Nazanin" w:hint="cs"/>
          <w:sz w:val="28"/>
          <w:szCs w:val="28"/>
          <w:rtl/>
        </w:rPr>
        <w:t xml:space="preserve"> </w:t>
      </w:r>
      <w:r w:rsidR="00C33443" w:rsidRPr="00C33443">
        <w:rPr>
          <w:rFonts w:cs="B Nazanin" w:hint="eastAsia"/>
          <w:sz w:val="28"/>
          <w:szCs w:val="28"/>
          <w:rtl/>
        </w:rPr>
        <w:t>م</w:t>
      </w:r>
      <w:r w:rsidR="00C33443" w:rsidRPr="00C33443">
        <w:rPr>
          <w:rFonts w:cs="B Nazanin" w:hint="cs"/>
          <w:sz w:val="28"/>
          <w:szCs w:val="28"/>
          <w:rtl/>
        </w:rPr>
        <w:t xml:space="preserve">ی </w:t>
      </w:r>
      <w:r w:rsidR="00C33443" w:rsidRPr="00C33443">
        <w:rPr>
          <w:rFonts w:cs="B Nazanin" w:hint="eastAsia"/>
          <w:sz w:val="28"/>
          <w:szCs w:val="28"/>
          <w:rtl/>
        </w:rPr>
        <w:t>شود</w:t>
      </w:r>
      <w:r w:rsidR="00C33443" w:rsidRPr="00C33443">
        <w:rPr>
          <w:rFonts w:cs="B Nazanin"/>
          <w:sz w:val="28"/>
          <w:szCs w:val="28"/>
          <w:rtl/>
        </w:rPr>
        <w:t xml:space="preserve"> و اگر جر</w:t>
      </w:r>
      <w:r w:rsidR="00C33443" w:rsidRPr="00C33443">
        <w:rPr>
          <w:rFonts w:cs="B Nazanin" w:hint="cs"/>
          <w:sz w:val="28"/>
          <w:szCs w:val="28"/>
          <w:rtl/>
        </w:rPr>
        <w:t>ی</w:t>
      </w:r>
      <w:r w:rsidR="00C33443" w:rsidRPr="00C33443">
        <w:rPr>
          <w:rFonts w:cs="B Nazanin" w:hint="eastAsia"/>
          <w:sz w:val="28"/>
          <w:szCs w:val="28"/>
          <w:rtl/>
        </w:rPr>
        <w:t>ان</w:t>
      </w:r>
      <w:r w:rsidR="00C33443" w:rsidRPr="00C33443">
        <w:rPr>
          <w:rFonts w:cs="B Nazanin"/>
          <w:sz w:val="28"/>
          <w:szCs w:val="28"/>
          <w:rtl/>
        </w:rPr>
        <w:t xml:space="preserve"> از کاتد به آند برقرار باشد،</w:t>
      </w:r>
      <w:r w:rsidR="00C33443" w:rsidRPr="00C33443">
        <w:rPr>
          <w:rFonts w:cs="B Nazanin" w:hint="cs"/>
          <w:sz w:val="28"/>
          <w:szCs w:val="28"/>
          <w:rtl/>
        </w:rPr>
        <w:t xml:space="preserve"> </w:t>
      </w:r>
      <w:r w:rsidR="00C33443" w:rsidRPr="00C33443">
        <w:rPr>
          <w:rFonts w:cs="B Nazanin" w:hint="eastAsia"/>
          <w:sz w:val="28"/>
          <w:szCs w:val="28"/>
          <w:rtl/>
        </w:rPr>
        <w:t>اصط</w:t>
      </w:r>
      <w:r w:rsidR="00C33443" w:rsidRPr="00C33443">
        <w:rPr>
          <w:rFonts w:cs="B Nazanin" w:hint="cs"/>
          <w:sz w:val="28"/>
          <w:szCs w:val="28"/>
          <w:rtl/>
        </w:rPr>
        <w:t>لا</w:t>
      </w:r>
      <w:r w:rsidR="00C33443" w:rsidRPr="00C33443">
        <w:rPr>
          <w:rFonts w:cs="B Nazanin" w:hint="eastAsia"/>
          <w:sz w:val="28"/>
          <w:szCs w:val="28"/>
          <w:rtl/>
        </w:rPr>
        <w:t>حاً</w:t>
      </w:r>
      <w:r w:rsidR="00C33443" w:rsidRPr="00C33443">
        <w:rPr>
          <w:rFonts w:cs="B Nazanin"/>
          <w:sz w:val="28"/>
          <w:szCs w:val="28"/>
          <w:rtl/>
        </w:rPr>
        <w:t xml:space="preserve"> </w:t>
      </w:r>
      <w:r w:rsidR="00C33443" w:rsidRPr="00C33443">
        <w:rPr>
          <w:rFonts w:cs="B Nazanin"/>
          <w:sz w:val="28"/>
          <w:szCs w:val="28"/>
        </w:rPr>
        <w:t>tDCS</w:t>
      </w:r>
      <w:r w:rsidR="00C33443" w:rsidRPr="00C33443">
        <w:rPr>
          <w:rFonts w:cs="B Nazanin"/>
          <w:sz w:val="28"/>
          <w:szCs w:val="28"/>
          <w:rtl/>
        </w:rPr>
        <w:t xml:space="preserve"> کاتودال نام دارد که منجر به</w:t>
      </w:r>
      <w:r w:rsidR="00C33443" w:rsidRPr="00C33443">
        <w:rPr>
          <w:rFonts w:cs="B Nazanin" w:hint="cs"/>
          <w:sz w:val="28"/>
          <w:szCs w:val="28"/>
          <w:rtl/>
        </w:rPr>
        <w:t xml:space="preserve"> </w:t>
      </w:r>
      <w:r w:rsidR="00C33443" w:rsidRPr="00C33443">
        <w:rPr>
          <w:rFonts w:cs="B Nazanin" w:hint="eastAsia"/>
          <w:sz w:val="28"/>
          <w:szCs w:val="28"/>
          <w:rtl/>
        </w:rPr>
        <w:t>ه</w:t>
      </w:r>
      <w:r w:rsidR="00C33443" w:rsidRPr="00C33443">
        <w:rPr>
          <w:rFonts w:cs="B Nazanin" w:hint="cs"/>
          <w:sz w:val="28"/>
          <w:szCs w:val="28"/>
          <w:rtl/>
        </w:rPr>
        <w:t>ای</w:t>
      </w:r>
      <w:r w:rsidR="00C33443" w:rsidRPr="00C33443">
        <w:rPr>
          <w:rFonts w:cs="B Nazanin" w:hint="eastAsia"/>
          <w:sz w:val="28"/>
          <w:szCs w:val="28"/>
          <w:rtl/>
        </w:rPr>
        <w:t>پرپ</w:t>
      </w:r>
      <w:r w:rsidR="00C33443" w:rsidRPr="00C33443">
        <w:rPr>
          <w:rFonts w:cs="B Nazanin" w:hint="cs"/>
          <w:sz w:val="28"/>
          <w:szCs w:val="28"/>
          <w:rtl/>
        </w:rPr>
        <w:t>لا</w:t>
      </w:r>
      <w:r w:rsidR="00C33443" w:rsidRPr="00C33443">
        <w:rPr>
          <w:rFonts w:cs="B Nazanin" w:hint="eastAsia"/>
          <w:sz w:val="28"/>
          <w:szCs w:val="28"/>
          <w:rtl/>
        </w:rPr>
        <w:t>ر</w:t>
      </w:r>
      <w:r w:rsidR="00C33443" w:rsidRPr="00C33443">
        <w:rPr>
          <w:rFonts w:cs="B Nazanin" w:hint="cs"/>
          <w:sz w:val="28"/>
          <w:szCs w:val="28"/>
          <w:rtl/>
        </w:rPr>
        <w:t>ی</w:t>
      </w:r>
      <w:r w:rsidR="00C33443" w:rsidRPr="00C33443">
        <w:rPr>
          <w:rFonts w:cs="B Nazanin" w:hint="eastAsia"/>
          <w:sz w:val="28"/>
          <w:szCs w:val="28"/>
          <w:rtl/>
        </w:rPr>
        <w:t>زاس</w:t>
      </w:r>
      <w:r w:rsidR="00C33443" w:rsidRPr="00C33443">
        <w:rPr>
          <w:rFonts w:cs="B Nazanin" w:hint="cs"/>
          <w:sz w:val="28"/>
          <w:szCs w:val="28"/>
          <w:rtl/>
        </w:rPr>
        <w:t>ی</w:t>
      </w:r>
      <w:r w:rsidR="00C33443" w:rsidRPr="00C33443">
        <w:rPr>
          <w:rFonts w:cs="B Nazanin" w:hint="eastAsia"/>
          <w:sz w:val="28"/>
          <w:szCs w:val="28"/>
          <w:rtl/>
        </w:rPr>
        <w:t>ون</w:t>
      </w:r>
      <w:r w:rsidR="00C33443" w:rsidRPr="00C33443">
        <w:rPr>
          <w:rFonts w:cs="B Nazanin"/>
          <w:sz w:val="28"/>
          <w:szCs w:val="28"/>
          <w:rtl/>
        </w:rPr>
        <w:t xml:space="preserve"> غشا</w:t>
      </w:r>
      <w:r w:rsidR="00C33443" w:rsidRPr="00C33443">
        <w:rPr>
          <w:rFonts w:cs="B Nazanin" w:hint="cs"/>
          <w:sz w:val="28"/>
          <w:szCs w:val="28"/>
          <w:rtl/>
        </w:rPr>
        <w:t>ی</w:t>
      </w:r>
      <w:r w:rsidR="00C33443" w:rsidRPr="00C33443">
        <w:rPr>
          <w:rFonts w:cs="B Nazanin"/>
          <w:sz w:val="28"/>
          <w:szCs w:val="28"/>
          <w:rtl/>
        </w:rPr>
        <w:t xml:space="preserve"> نورون ها و مهار فعال</w:t>
      </w:r>
      <w:r w:rsidR="00C33443" w:rsidRPr="00C33443">
        <w:rPr>
          <w:rFonts w:cs="B Nazanin" w:hint="cs"/>
          <w:sz w:val="28"/>
          <w:szCs w:val="28"/>
          <w:rtl/>
        </w:rPr>
        <w:t>ی</w:t>
      </w:r>
      <w:r w:rsidR="00C33443" w:rsidRPr="00C33443">
        <w:rPr>
          <w:rFonts w:cs="B Nazanin" w:hint="eastAsia"/>
          <w:sz w:val="28"/>
          <w:szCs w:val="28"/>
          <w:rtl/>
        </w:rPr>
        <w:t>ت</w:t>
      </w:r>
      <w:r w:rsidR="00C33443" w:rsidRPr="00C33443">
        <w:rPr>
          <w:rFonts w:cs="B Nazanin" w:hint="cs"/>
          <w:sz w:val="28"/>
          <w:szCs w:val="28"/>
          <w:rtl/>
        </w:rPr>
        <w:t xml:space="preserve"> </w:t>
      </w:r>
      <w:r w:rsidR="00C33443" w:rsidRPr="00C33443">
        <w:rPr>
          <w:rFonts w:cs="B Nazanin" w:hint="eastAsia"/>
          <w:sz w:val="28"/>
          <w:szCs w:val="28"/>
          <w:rtl/>
        </w:rPr>
        <w:t>نورون</w:t>
      </w:r>
      <w:r w:rsidR="00C33443" w:rsidRPr="00C33443">
        <w:rPr>
          <w:rFonts w:cs="B Nazanin" w:hint="cs"/>
          <w:sz w:val="28"/>
          <w:szCs w:val="28"/>
          <w:rtl/>
        </w:rPr>
        <w:t xml:space="preserve"> </w:t>
      </w:r>
      <w:r w:rsidR="00C33443" w:rsidRPr="00C33443">
        <w:rPr>
          <w:rFonts w:cs="B Nazanin" w:hint="eastAsia"/>
          <w:sz w:val="28"/>
          <w:szCs w:val="28"/>
          <w:rtl/>
        </w:rPr>
        <w:t>ها</w:t>
      </w:r>
      <w:r w:rsidR="00C33443" w:rsidRPr="00C33443">
        <w:rPr>
          <w:rFonts w:cs="B Nazanin"/>
          <w:sz w:val="28"/>
          <w:szCs w:val="28"/>
          <w:rtl/>
        </w:rPr>
        <w:t xml:space="preserve"> در محل تحر</w:t>
      </w:r>
      <w:r w:rsidR="00C33443" w:rsidRPr="00C33443">
        <w:rPr>
          <w:rFonts w:cs="B Nazanin" w:hint="cs"/>
          <w:sz w:val="28"/>
          <w:szCs w:val="28"/>
          <w:rtl/>
        </w:rPr>
        <w:t>ی</w:t>
      </w:r>
      <w:r w:rsidR="00C33443" w:rsidRPr="00C33443">
        <w:rPr>
          <w:rFonts w:cs="B Nazanin" w:hint="eastAsia"/>
          <w:sz w:val="28"/>
          <w:szCs w:val="28"/>
          <w:rtl/>
        </w:rPr>
        <w:t>ک</w:t>
      </w:r>
      <w:r w:rsidR="00C33443" w:rsidRPr="00C33443">
        <w:rPr>
          <w:rFonts w:cs="B Nazanin"/>
          <w:sz w:val="28"/>
          <w:szCs w:val="28"/>
          <w:rtl/>
        </w:rPr>
        <w:t xml:space="preserve"> م</w:t>
      </w:r>
      <w:r w:rsidR="00C33443" w:rsidRPr="00C33443">
        <w:rPr>
          <w:rFonts w:cs="B Nazanin" w:hint="cs"/>
          <w:sz w:val="28"/>
          <w:szCs w:val="28"/>
          <w:rtl/>
        </w:rPr>
        <w:t>ی</w:t>
      </w:r>
      <w:r w:rsidR="00C33443" w:rsidRPr="00C33443">
        <w:rPr>
          <w:rFonts w:cs="B Nazanin"/>
          <w:sz w:val="28"/>
          <w:szCs w:val="28"/>
          <w:rtl/>
        </w:rPr>
        <w:t xml:space="preserve"> شود</w:t>
      </w:r>
      <w:r w:rsidR="00B13442">
        <w:rPr>
          <w:rFonts w:cs="B Nazanin" w:hint="cs"/>
          <w:sz w:val="28"/>
          <w:szCs w:val="28"/>
          <w:rtl/>
        </w:rPr>
        <w:t xml:space="preserve"> </w:t>
      </w:r>
      <w:r w:rsidR="00B13442">
        <w:rPr>
          <w:rFonts w:cs="B Nazanin"/>
          <w:sz w:val="28"/>
          <w:szCs w:val="28"/>
        </w:rPr>
        <w:t>[</w:t>
      </w:r>
      <w:r w:rsidR="00F25299">
        <w:rPr>
          <w:rFonts w:cs="B Nazanin"/>
          <w:sz w:val="28"/>
          <w:szCs w:val="28"/>
        </w:rPr>
        <w:t>6</w:t>
      </w:r>
      <w:r w:rsidR="00B13442">
        <w:rPr>
          <w:rFonts w:cs="B Nazanin"/>
          <w:sz w:val="28"/>
          <w:szCs w:val="28"/>
        </w:rPr>
        <w:t>]</w:t>
      </w:r>
      <w:r w:rsidR="00B13442">
        <w:rPr>
          <w:rFonts w:cs="B Nazanin" w:hint="cs"/>
          <w:sz w:val="28"/>
          <w:szCs w:val="28"/>
          <w:rtl/>
        </w:rPr>
        <w:t xml:space="preserve"> </w:t>
      </w:r>
      <w:r w:rsidR="00C33443" w:rsidRPr="00C33443">
        <w:rPr>
          <w:rFonts w:cs="B Nazanin"/>
          <w:sz w:val="28"/>
          <w:szCs w:val="28"/>
          <w:rtl/>
        </w:rPr>
        <w:t>.</w:t>
      </w:r>
      <w:r w:rsidR="00B13442" w:rsidRPr="00B13442">
        <w:rPr>
          <w:rFonts w:cs="B Nazanin"/>
          <w:sz w:val="28"/>
          <w:szCs w:val="28"/>
        </w:rPr>
        <w:t xml:space="preserve"> </w:t>
      </w:r>
      <w:r w:rsidR="00B13442">
        <w:rPr>
          <w:rFonts w:cs="B Nazanin"/>
          <w:sz w:val="28"/>
          <w:szCs w:val="28"/>
          <w:rtl/>
        </w:rPr>
        <w:t>در</w:t>
      </w:r>
      <w:r w:rsidR="00B13442" w:rsidRPr="00B13442">
        <w:rPr>
          <w:rFonts w:cs="B Nazanin"/>
          <w:sz w:val="28"/>
          <w:szCs w:val="28"/>
          <w:rtl/>
        </w:rPr>
        <w:t xml:space="preserve"> صرع ، با تحر</w:t>
      </w:r>
      <w:r w:rsidR="00B13442" w:rsidRPr="00B13442">
        <w:rPr>
          <w:rFonts w:cs="B Nazanin" w:hint="cs"/>
          <w:sz w:val="28"/>
          <w:szCs w:val="28"/>
          <w:rtl/>
        </w:rPr>
        <w:t>ی</w:t>
      </w:r>
      <w:r w:rsidR="00B13442" w:rsidRPr="00B13442">
        <w:rPr>
          <w:rFonts w:cs="B Nazanin" w:hint="eastAsia"/>
          <w:sz w:val="28"/>
          <w:szCs w:val="28"/>
          <w:rtl/>
        </w:rPr>
        <w:t>ک</w:t>
      </w:r>
      <w:r w:rsidR="00B13442" w:rsidRPr="00B13442">
        <w:rPr>
          <w:rFonts w:cs="B Nazanin"/>
          <w:sz w:val="28"/>
          <w:szCs w:val="28"/>
          <w:rtl/>
        </w:rPr>
        <w:t xml:space="preserve"> کاتد</w:t>
      </w:r>
      <w:r w:rsidR="00B13442" w:rsidRPr="00B13442">
        <w:rPr>
          <w:rFonts w:cs="B Nazanin" w:hint="cs"/>
          <w:sz w:val="28"/>
          <w:szCs w:val="28"/>
          <w:rtl/>
        </w:rPr>
        <w:t>ی</w:t>
      </w:r>
      <w:r w:rsidR="00B13442" w:rsidRPr="00B13442">
        <w:rPr>
          <w:rFonts w:cs="B Nazanin"/>
          <w:sz w:val="28"/>
          <w:szCs w:val="28"/>
          <w:rtl/>
        </w:rPr>
        <w:t xml:space="preserve"> و اثر ها</w:t>
      </w:r>
      <w:r w:rsidR="00B13442" w:rsidRPr="00B13442">
        <w:rPr>
          <w:rFonts w:cs="B Nazanin" w:hint="cs"/>
          <w:sz w:val="28"/>
          <w:szCs w:val="28"/>
          <w:rtl/>
        </w:rPr>
        <w:t>ی</w:t>
      </w:r>
      <w:r w:rsidR="00B13442" w:rsidRPr="00B13442">
        <w:rPr>
          <w:rFonts w:cs="B Nazanin" w:hint="eastAsia"/>
          <w:sz w:val="28"/>
          <w:szCs w:val="28"/>
          <w:rtl/>
        </w:rPr>
        <w:t>پرپلار</w:t>
      </w:r>
      <w:r w:rsidR="00B13442" w:rsidRPr="00B13442">
        <w:rPr>
          <w:rFonts w:cs="B Nazanin" w:hint="cs"/>
          <w:sz w:val="28"/>
          <w:szCs w:val="28"/>
          <w:rtl/>
        </w:rPr>
        <w:t>ی</w:t>
      </w:r>
      <w:r w:rsidR="00B13442" w:rsidRPr="00B13442">
        <w:rPr>
          <w:rFonts w:cs="B Nazanin" w:hint="eastAsia"/>
          <w:sz w:val="28"/>
          <w:szCs w:val="28"/>
          <w:rtl/>
        </w:rPr>
        <w:t>زاس</w:t>
      </w:r>
      <w:r w:rsidR="00B13442" w:rsidRPr="00B13442">
        <w:rPr>
          <w:rFonts w:cs="B Nazanin" w:hint="cs"/>
          <w:sz w:val="28"/>
          <w:szCs w:val="28"/>
          <w:rtl/>
        </w:rPr>
        <w:t>ی</w:t>
      </w:r>
      <w:r w:rsidR="00B13442" w:rsidRPr="00B13442">
        <w:rPr>
          <w:rFonts w:cs="B Nazanin" w:hint="eastAsia"/>
          <w:sz w:val="28"/>
          <w:szCs w:val="28"/>
          <w:rtl/>
        </w:rPr>
        <w:t>ون</w:t>
      </w:r>
      <w:r w:rsidR="00B13442" w:rsidRPr="00B13442">
        <w:rPr>
          <w:rFonts w:cs="B Nazanin"/>
          <w:sz w:val="28"/>
          <w:szCs w:val="28"/>
          <w:rtl/>
        </w:rPr>
        <w:t xml:space="preserve"> ، تعداد تشنج و الگوها</w:t>
      </w:r>
      <w:r w:rsidR="00B13442" w:rsidRPr="00B13442">
        <w:rPr>
          <w:rFonts w:cs="B Nazanin" w:hint="cs"/>
          <w:sz w:val="28"/>
          <w:szCs w:val="28"/>
          <w:rtl/>
        </w:rPr>
        <w:t>ی</w:t>
      </w:r>
      <w:r w:rsidR="00B13442" w:rsidRPr="00B13442">
        <w:rPr>
          <w:rFonts w:cs="B Nazanin"/>
          <w:sz w:val="28"/>
          <w:szCs w:val="28"/>
          <w:rtl/>
        </w:rPr>
        <w:t xml:space="preserve"> صرع کاهش </w:t>
      </w:r>
      <w:r w:rsidR="00644538">
        <w:rPr>
          <w:rFonts w:cs="B Nazanin" w:hint="cs"/>
          <w:sz w:val="28"/>
          <w:szCs w:val="28"/>
          <w:rtl/>
        </w:rPr>
        <w:t xml:space="preserve">می </w:t>
      </w:r>
      <w:r w:rsidR="00B13442" w:rsidRPr="00B13442">
        <w:rPr>
          <w:rFonts w:cs="B Nazanin" w:hint="cs"/>
          <w:sz w:val="28"/>
          <w:szCs w:val="28"/>
          <w:rtl/>
        </w:rPr>
        <w:t>ی</w:t>
      </w:r>
      <w:r w:rsidR="00B13442" w:rsidRPr="00B13442">
        <w:rPr>
          <w:rFonts w:cs="B Nazanin" w:hint="eastAsia"/>
          <w:sz w:val="28"/>
          <w:szCs w:val="28"/>
          <w:rtl/>
        </w:rPr>
        <w:t>ابد</w:t>
      </w:r>
      <w:r w:rsidR="00B13442">
        <w:rPr>
          <w:rFonts w:cs="B Nazanin"/>
          <w:sz w:val="28"/>
          <w:szCs w:val="28"/>
        </w:rPr>
        <w:t xml:space="preserve"> </w:t>
      </w:r>
      <w:r w:rsidR="00B13442">
        <w:rPr>
          <w:rFonts w:cs="B Nazanin" w:hint="cs"/>
          <w:sz w:val="28"/>
          <w:szCs w:val="28"/>
          <w:rtl/>
        </w:rPr>
        <w:t xml:space="preserve">و </w:t>
      </w:r>
      <w:r w:rsidR="00B13442" w:rsidRPr="00B13442">
        <w:rPr>
          <w:rFonts w:cs="B Nazanin"/>
          <w:sz w:val="28"/>
          <w:szCs w:val="28"/>
        </w:rPr>
        <w:t xml:space="preserve"> </w:t>
      </w:r>
      <w:r w:rsidR="00B13442" w:rsidRPr="00687F6C">
        <w:rPr>
          <w:rFonts w:cs="B Nazanin"/>
          <w:sz w:val="28"/>
          <w:szCs w:val="28"/>
        </w:rPr>
        <w:t>tDCS</w:t>
      </w:r>
      <w:r w:rsidR="00B13442" w:rsidRPr="00687F6C">
        <w:rPr>
          <w:rFonts w:cs="B Nazanin"/>
          <w:sz w:val="28"/>
          <w:szCs w:val="28"/>
          <w:rtl/>
        </w:rPr>
        <w:t xml:space="preserve"> آنودال به دل</w:t>
      </w:r>
      <w:r w:rsidR="00B13442" w:rsidRPr="00687F6C">
        <w:rPr>
          <w:rFonts w:cs="B Nazanin" w:hint="cs"/>
          <w:sz w:val="28"/>
          <w:szCs w:val="28"/>
          <w:rtl/>
        </w:rPr>
        <w:t>ی</w:t>
      </w:r>
      <w:r w:rsidR="00B13442" w:rsidRPr="00687F6C">
        <w:rPr>
          <w:rFonts w:cs="B Nazanin" w:hint="eastAsia"/>
          <w:sz w:val="28"/>
          <w:szCs w:val="28"/>
          <w:rtl/>
        </w:rPr>
        <w:t>ل</w:t>
      </w:r>
      <w:r w:rsidR="00B13442" w:rsidRPr="00687F6C">
        <w:rPr>
          <w:rFonts w:cs="B Nazanin"/>
          <w:sz w:val="28"/>
          <w:szCs w:val="28"/>
          <w:rtl/>
        </w:rPr>
        <w:t xml:space="preserve"> دپلار</w:t>
      </w:r>
      <w:r w:rsidR="00B13442" w:rsidRPr="00687F6C">
        <w:rPr>
          <w:rFonts w:cs="B Nazanin" w:hint="cs"/>
          <w:sz w:val="28"/>
          <w:szCs w:val="28"/>
          <w:rtl/>
        </w:rPr>
        <w:t>ی</w:t>
      </w:r>
      <w:r w:rsidR="00B13442" w:rsidRPr="00687F6C">
        <w:rPr>
          <w:rFonts w:cs="B Nazanin" w:hint="eastAsia"/>
          <w:sz w:val="28"/>
          <w:szCs w:val="28"/>
          <w:rtl/>
        </w:rPr>
        <w:t>زاس</w:t>
      </w:r>
      <w:r w:rsidR="00B13442" w:rsidRPr="00687F6C">
        <w:rPr>
          <w:rFonts w:cs="B Nazanin" w:hint="cs"/>
          <w:sz w:val="28"/>
          <w:szCs w:val="28"/>
          <w:rtl/>
        </w:rPr>
        <w:t>ی</w:t>
      </w:r>
      <w:r w:rsidR="00B13442" w:rsidRPr="00687F6C">
        <w:rPr>
          <w:rFonts w:cs="B Nazanin" w:hint="eastAsia"/>
          <w:sz w:val="28"/>
          <w:szCs w:val="28"/>
          <w:rtl/>
        </w:rPr>
        <w:t>ون</w:t>
      </w:r>
      <w:r w:rsidR="00B13442" w:rsidRPr="00687F6C">
        <w:rPr>
          <w:rFonts w:cs="B Nazanin"/>
          <w:sz w:val="28"/>
          <w:szCs w:val="28"/>
          <w:rtl/>
        </w:rPr>
        <w:t xml:space="preserve"> عصب</w:t>
      </w:r>
      <w:r w:rsidR="00B13442" w:rsidRPr="00687F6C">
        <w:rPr>
          <w:rFonts w:cs="B Nazanin" w:hint="cs"/>
          <w:sz w:val="28"/>
          <w:szCs w:val="28"/>
          <w:rtl/>
        </w:rPr>
        <w:t>ی</w:t>
      </w:r>
      <w:r w:rsidR="00B13442" w:rsidRPr="00687F6C">
        <w:rPr>
          <w:rFonts w:cs="B Nazanin"/>
          <w:sz w:val="28"/>
          <w:szCs w:val="28"/>
          <w:rtl/>
        </w:rPr>
        <w:t xml:space="preserve"> ، به طور کل</w:t>
      </w:r>
      <w:r w:rsidR="00B13442" w:rsidRPr="00687F6C">
        <w:rPr>
          <w:rFonts w:cs="B Nazanin" w:hint="cs"/>
          <w:sz w:val="28"/>
          <w:szCs w:val="28"/>
          <w:rtl/>
        </w:rPr>
        <w:t>ی</w:t>
      </w:r>
      <w:r w:rsidR="00B13442" w:rsidRPr="00687F6C">
        <w:rPr>
          <w:rFonts w:cs="B Nazanin"/>
          <w:sz w:val="28"/>
          <w:szCs w:val="28"/>
          <w:rtl/>
        </w:rPr>
        <w:t xml:space="preserve"> اثر تحر</w:t>
      </w:r>
      <w:r w:rsidR="00B13442" w:rsidRPr="00687F6C">
        <w:rPr>
          <w:rFonts w:cs="B Nazanin" w:hint="cs"/>
          <w:sz w:val="28"/>
          <w:szCs w:val="28"/>
          <w:rtl/>
        </w:rPr>
        <w:t>ی</w:t>
      </w:r>
      <w:r w:rsidR="00B13442" w:rsidRPr="00687F6C">
        <w:rPr>
          <w:rFonts w:cs="B Nazanin" w:hint="eastAsia"/>
          <w:sz w:val="28"/>
          <w:szCs w:val="28"/>
          <w:rtl/>
        </w:rPr>
        <w:t>ک</w:t>
      </w:r>
      <w:r w:rsidR="00B13442" w:rsidRPr="00687F6C">
        <w:rPr>
          <w:rFonts w:cs="B Nazanin" w:hint="cs"/>
          <w:sz w:val="28"/>
          <w:szCs w:val="28"/>
          <w:rtl/>
        </w:rPr>
        <w:t>ی</w:t>
      </w:r>
      <w:r w:rsidR="00B13442" w:rsidRPr="00687F6C">
        <w:rPr>
          <w:rFonts w:cs="B Nazanin"/>
          <w:sz w:val="28"/>
          <w:szCs w:val="28"/>
          <w:rtl/>
        </w:rPr>
        <w:t xml:space="preserve"> رو</w:t>
      </w:r>
      <w:r w:rsidR="00B13442" w:rsidRPr="00687F6C">
        <w:rPr>
          <w:rFonts w:cs="B Nazanin" w:hint="cs"/>
          <w:sz w:val="28"/>
          <w:szCs w:val="28"/>
          <w:rtl/>
        </w:rPr>
        <w:t>ی</w:t>
      </w:r>
      <w:r w:rsidR="00B13442" w:rsidRPr="00687F6C">
        <w:rPr>
          <w:rFonts w:cs="B Nazanin"/>
          <w:sz w:val="28"/>
          <w:szCs w:val="28"/>
          <w:rtl/>
        </w:rPr>
        <w:t xml:space="preserve"> قشر مغز دارد</w:t>
      </w:r>
      <w:r w:rsidR="00B13442">
        <w:rPr>
          <w:rFonts w:cs="B Nazanin" w:hint="cs"/>
          <w:sz w:val="28"/>
          <w:szCs w:val="28"/>
          <w:rtl/>
        </w:rPr>
        <w:t xml:space="preserve"> </w:t>
      </w:r>
      <w:r w:rsidR="00644538">
        <w:rPr>
          <w:rFonts w:cs="B Nazanin"/>
          <w:sz w:val="28"/>
          <w:szCs w:val="28"/>
        </w:rPr>
        <w:t>[4]</w:t>
      </w:r>
      <w:r w:rsidR="00B13442">
        <w:rPr>
          <w:rFonts w:cs="B Nazanin" w:hint="cs"/>
          <w:sz w:val="28"/>
          <w:szCs w:val="28"/>
          <w:rtl/>
        </w:rPr>
        <w:t xml:space="preserve">. </w:t>
      </w:r>
    </w:p>
    <w:p w14:paraId="033B4FE5" w14:textId="77777777" w:rsidR="00D9218E" w:rsidRPr="00C33443" w:rsidRDefault="00D9218E" w:rsidP="00FE019C">
      <w:pPr>
        <w:jc w:val="both"/>
        <w:rPr>
          <w:rFonts w:cs="B Nazanin"/>
          <w:sz w:val="28"/>
          <w:szCs w:val="28"/>
          <w:rtl/>
        </w:rPr>
      </w:pPr>
      <w:r w:rsidRPr="00C33443">
        <w:rPr>
          <w:rFonts w:cs="B Nazanin" w:hint="eastAsia"/>
          <w:sz w:val="28"/>
          <w:szCs w:val="28"/>
          <w:rtl/>
        </w:rPr>
        <w:t>ابعاد</w:t>
      </w:r>
      <w:r w:rsidRPr="00C33443">
        <w:rPr>
          <w:rFonts w:cs="B Nazanin"/>
          <w:sz w:val="28"/>
          <w:szCs w:val="28"/>
          <w:rtl/>
        </w:rPr>
        <w:t xml:space="preserve"> الکترودها</w:t>
      </w:r>
      <w:r w:rsidRPr="00C33443">
        <w:rPr>
          <w:rFonts w:cs="B Nazanin" w:hint="cs"/>
          <w:sz w:val="28"/>
          <w:szCs w:val="28"/>
          <w:rtl/>
        </w:rPr>
        <w:t>ی</w:t>
      </w:r>
      <w:r w:rsidRPr="00C33443">
        <w:rPr>
          <w:rFonts w:cs="B Nazanin"/>
          <w:sz w:val="28"/>
          <w:szCs w:val="28"/>
          <w:rtl/>
        </w:rPr>
        <w:t xml:space="preserve">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کننده اهم</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دارند مثلا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الکترود کاتد با ابعاد کوچک تر م</w:t>
      </w:r>
      <w:r w:rsidRPr="00C33443">
        <w:rPr>
          <w:rFonts w:cs="B Nazanin" w:hint="cs"/>
          <w:sz w:val="28"/>
          <w:szCs w:val="28"/>
          <w:rtl/>
        </w:rPr>
        <w:t>ی‌</w:t>
      </w:r>
      <w:r w:rsidRPr="00C33443">
        <w:rPr>
          <w:rFonts w:cs="B Nazanin" w:hint="eastAsia"/>
          <w:sz w:val="28"/>
          <w:szCs w:val="28"/>
          <w:rtl/>
        </w:rPr>
        <w:t>تواند</w:t>
      </w:r>
      <w:r w:rsidRPr="00C33443">
        <w:rPr>
          <w:rFonts w:cs="B Nazanin"/>
          <w:sz w:val="28"/>
          <w:szCs w:val="28"/>
          <w:rtl/>
        </w:rPr>
        <w:t xml:space="preserve"> بار کانون</w:t>
      </w:r>
      <w:r w:rsidRPr="00C33443">
        <w:rPr>
          <w:rFonts w:cs="B Nazanin" w:hint="cs"/>
          <w:sz w:val="28"/>
          <w:szCs w:val="28"/>
          <w:rtl/>
        </w:rPr>
        <w:t>ی‌</w:t>
      </w:r>
      <w:r w:rsidRPr="00C33443">
        <w:rPr>
          <w:rFonts w:cs="B Nazanin" w:hint="eastAsia"/>
          <w:sz w:val="28"/>
          <w:szCs w:val="28"/>
          <w:rtl/>
        </w:rPr>
        <w:t>تر</w:t>
      </w:r>
      <w:r w:rsidRPr="00C33443">
        <w:rPr>
          <w:rFonts w:cs="B Nazanin" w:hint="cs"/>
          <w:sz w:val="28"/>
          <w:szCs w:val="28"/>
          <w:rtl/>
        </w:rPr>
        <w:t>ی</w:t>
      </w:r>
      <w:r w:rsidRPr="00C33443">
        <w:rPr>
          <w:rFonts w:cs="B Nazanin"/>
          <w:sz w:val="28"/>
          <w:szCs w:val="28"/>
          <w:rtl/>
        </w:rPr>
        <w:t xml:space="preserve"> را به ناح</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مورد نظر در مغز برساند. </w:t>
      </w:r>
      <w:r w:rsidRPr="00C33443">
        <w:rPr>
          <w:rFonts w:cs="B Nazanin" w:hint="cs"/>
          <w:sz w:val="28"/>
          <w:szCs w:val="28"/>
          <w:rtl/>
        </w:rPr>
        <w:t>ی</w:t>
      </w:r>
      <w:r w:rsidRPr="00C33443">
        <w:rPr>
          <w:rFonts w:cs="B Nazanin" w:hint="eastAsia"/>
          <w:sz w:val="28"/>
          <w:szCs w:val="28"/>
          <w:rtl/>
        </w:rPr>
        <w:t>عن</w:t>
      </w:r>
      <w:r w:rsidRPr="00C33443">
        <w:rPr>
          <w:rFonts w:cs="B Nazanin" w:hint="cs"/>
          <w:sz w:val="28"/>
          <w:szCs w:val="28"/>
          <w:rtl/>
        </w:rPr>
        <w:t>ی</w:t>
      </w:r>
      <w:r w:rsidRPr="00C33443">
        <w:rPr>
          <w:rFonts w:cs="B Nazanin"/>
          <w:sz w:val="28"/>
          <w:szCs w:val="28"/>
          <w:rtl/>
        </w:rPr>
        <w:t xml:space="preserve"> زمان</w:t>
      </w:r>
      <w:r w:rsidRPr="00C33443">
        <w:rPr>
          <w:rFonts w:cs="B Nazanin" w:hint="cs"/>
          <w:sz w:val="28"/>
          <w:szCs w:val="28"/>
          <w:rtl/>
        </w:rPr>
        <w:t>ی‌</w:t>
      </w:r>
      <w:r w:rsidRPr="00C33443">
        <w:rPr>
          <w:rFonts w:cs="B Nazanin" w:hint="eastAsia"/>
          <w:sz w:val="28"/>
          <w:szCs w:val="28"/>
          <w:rtl/>
        </w:rPr>
        <w:t>که</w:t>
      </w:r>
      <w:r w:rsidRPr="00C33443">
        <w:rPr>
          <w:rFonts w:cs="B Nazanin"/>
          <w:sz w:val="28"/>
          <w:szCs w:val="28"/>
          <w:rtl/>
        </w:rPr>
        <w:t xml:space="preserve"> بار ب</w:t>
      </w:r>
      <w:r w:rsidRPr="00C33443">
        <w:rPr>
          <w:rFonts w:cs="B Nazanin" w:hint="cs"/>
          <w:sz w:val="28"/>
          <w:szCs w:val="28"/>
          <w:rtl/>
        </w:rPr>
        <w:t>ی</w:t>
      </w:r>
      <w:r w:rsidRPr="00C33443">
        <w:rPr>
          <w:rFonts w:cs="B Nazanin" w:hint="eastAsia"/>
          <w:sz w:val="28"/>
          <w:szCs w:val="28"/>
          <w:rtl/>
        </w:rPr>
        <w:t>شتر</w:t>
      </w:r>
      <w:r w:rsidRPr="00C33443">
        <w:rPr>
          <w:rFonts w:cs="B Nazanin" w:hint="cs"/>
          <w:sz w:val="28"/>
          <w:szCs w:val="28"/>
          <w:rtl/>
        </w:rPr>
        <w:t>ی</w:t>
      </w:r>
      <w:r w:rsidRPr="00C33443">
        <w:rPr>
          <w:rFonts w:cs="B Nazanin"/>
          <w:sz w:val="28"/>
          <w:szCs w:val="28"/>
          <w:rtl/>
        </w:rPr>
        <w:t xml:space="preserve"> در درب خروج</w:t>
      </w:r>
      <w:r w:rsidRPr="00C33443">
        <w:rPr>
          <w:rFonts w:cs="B Nazanin" w:hint="cs"/>
          <w:sz w:val="28"/>
          <w:szCs w:val="28"/>
          <w:rtl/>
        </w:rPr>
        <w:t>ی</w:t>
      </w:r>
      <w:r w:rsidRPr="00C33443">
        <w:rPr>
          <w:rFonts w:cs="B Nazanin"/>
          <w:sz w:val="28"/>
          <w:szCs w:val="28"/>
          <w:rtl/>
        </w:rPr>
        <w:t xml:space="preserve"> تجمع کرده است. بنابرا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م</w:t>
      </w:r>
      <w:r w:rsidRPr="00C33443">
        <w:rPr>
          <w:rFonts w:cs="B Nazanin" w:hint="cs"/>
          <w:sz w:val="28"/>
          <w:szCs w:val="28"/>
          <w:rtl/>
        </w:rPr>
        <w:t>ی</w:t>
      </w:r>
      <w:r w:rsidRPr="00C33443">
        <w:rPr>
          <w:rFonts w:cs="B Nazanin"/>
          <w:sz w:val="28"/>
          <w:szCs w:val="28"/>
          <w:rtl/>
        </w:rPr>
        <w:t xml:space="preserve"> توان اندازه‌</w:t>
      </w:r>
      <w:r w:rsidRPr="00C33443">
        <w:rPr>
          <w:rFonts w:cs="B Nazanin" w:hint="cs"/>
          <w:sz w:val="28"/>
          <w:szCs w:val="28"/>
          <w:rtl/>
        </w:rPr>
        <w:t>ی</w:t>
      </w:r>
      <w:r w:rsidRPr="00C33443">
        <w:rPr>
          <w:rFonts w:cs="B Nazanin"/>
          <w:sz w:val="28"/>
          <w:szCs w:val="28"/>
          <w:rtl/>
        </w:rPr>
        <w:t xml:space="preserve"> ناح</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ا</w:t>
      </w:r>
      <w:r w:rsidRPr="00C33443">
        <w:rPr>
          <w:rFonts w:cs="B Nazanin" w:hint="cs"/>
          <w:sz w:val="28"/>
          <w:szCs w:val="28"/>
          <w:rtl/>
        </w:rPr>
        <w:t>ی</w:t>
      </w:r>
      <w:r w:rsidRPr="00C33443">
        <w:rPr>
          <w:rFonts w:cs="B Nazanin"/>
          <w:sz w:val="28"/>
          <w:szCs w:val="28"/>
          <w:rtl/>
        </w:rPr>
        <w:t xml:space="preserve"> از مغز، که تحت تاث</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قرار م</w:t>
      </w:r>
      <w:r w:rsidRPr="00C33443">
        <w:rPr>
          <w:rFonts w:cs="B Nazanin" w:hint="cs"/>
          <w:sz w:val="28"/>
          <w:szCs w:val="28"/>
          <w:rtl/>
        </w:rPr>
        <w:t>ی</w:t>
      </w:r>
      <w:r w:rsidRPr="00C33443">
        <w:rPr>
          <w:rFonts w:cs="B Nazanin"/>
          <w:sz w:val="28"/>
          <w:szCs w:val="28"/>
          <w:rtl/>
        </w:rPr>
        <w:t>‌گ</w:t>
      </w:r>
      <w:r w:rsidRPr="00C33443">
        <w:rPr>
          <w:rFonts w:cs="B Nazanin" w:hint="cs"/>
          <w:sz w:val="28"/>
          <w:szCs w:val="28"/>
          <w:rtl/>
        </w:rPr>
        <w:t>ی</w:t>
      </w:r>
      <w:r w:rsidRPr="00C33443">
        <w:rPr>
          <w:rFonts w:cs="B Nazanin" w:hint="eastAsia"/>
          <w:sz w:val="28"/>
          <w:szCs w:val="28"/>
          <w:rtl/>
        </w:rPr>
        <w:t>رد</w:t>
      </w:r>
      <w:r w:rsidR="00644538">
        <w:rPr>
          <w:rFonts w:cs="B Nazanin"/>
          <w:sz w:val="28"/>
          <w:szCs w:val="28"/>
          <w:rtl/>
        </w:rPr>
        <w:t xml:space="preserve"> را</w:t>
      </w:r>
      <w:r w:rsidRPr="00C33443">
        <w:rPr>
          <w:rFonts w:cs="B Nazanin"/>
          <w:sz w:val="28"/>
          <w:szCs w:val="28"/>
          <w:rtl/>
        </w:rPr>
        <w:t xml:space="preserve"> به وس</w:t>
      </w:r>
      <w:r w:rsidRPr="00C33443">
        <w:rPr>
          <w:rFonts w:cs="B Nazanin" w:hint="cs"/>
          <w:sz w:val="28"/>
          <w:szCs w:val="28"/>
          <w:rtl/>
        </w:rPr>
        <w:t>ی</w:t>
      </w:r>
      <w:r w:rsidRPr="00C33443">
        <w:rPr>
          <w:rFonts w:cs="B Nazanin" w:hint="eastAsia"/>
          <w:sz w:val="28"/>
          <w:szCs w:val="28"/>
          <w:rtl/>
        </w:rPr>
        <w:t>له</w:t>
      </w:r>
      <w:r w:rsidRPr="00C33443">
        <w:rPr>
          <w:rFonts w:cs="B Nazanin"/>
          <w:sz w:val="28"/>
          <w:szCs w:val="28"/>
          <w:rtl/>
        </w:rPr>
        <w:t xml:space="preserve"> تغ</w:t>
      </w:r>
      <w:r w:rsidRPr="00C33443">
        <w:rPr>
          <w:rFonts w:cs="B Nazanin" w:hint="cs"/>
          <w:sz w:val="28"/>
          <w:szCs w:val="28"/>
          <w:rtl/>
        </w:rPr>
        <w:t>یی</w:t>
      </w:r>
      <w:r w:rsidRPr="00C33443">
        <w:rPr>
          <w:rFonts w:cs="B Nazanin" w:hint="eastAsia"/>
          <w:sz w:val="28"/>
          <w:szCs w:val="28"/>
          <w:rtl/>
        </w:rPr>
        <w:t>ر</w:t>
      </w:r>
      <w:r w:rsidRPr="00C33443">
        <w:rPr>
          <w:rFonts w:cs="B Nazanin"/>
          <w:sz w:val="28"/>
          <w:szCs w:val="28"/>
          <w:rtl/>
        </w:rPr>
        <w:t xml:space="preserve"> اندازه الکترود کاتد</w:t>
      </w:r>
      <w:r w:rsidRPr="00C33443">
        <w:rPr>
          <w:rFonts w:cs="B Nazanin" w:hint="cs"/>
          <w:sz w:val="28"/>
          <w:szCs w:val="28"/>
          <w:rtl/>
        </w:rPr>
        <w:t>ی</w:t>
      </w:r>
      <w:r w:rsidRPr="00C33443">
        <w:rPr>
          <w:rFonts w:cs="B Nazanin"/>
          <w:sz w:val="28"/>
          <w:szCs w:val="28"/>
          <w:rtl/>
        </w:rPr>
        <w:t xml:space="preserve"> و </w:t>
      </w:r>
      <w:r w:rsidRPr="00C33443">
        <w:rPr>
          <w:rFonts w:cs="B Nazanin" w:hint="cs"/>
          <w:sz w:val="28"/>
          <w:szCs w:val="28"/>
          <w:rtl/>
        </w:rPr>
        <w:t>ی</w:t>
      </w:r>
      <w:r w:rsidRPr="00C33443">
        <w:rPr>
          <w:rFonts w:cs="B Nazanin" w:hint="eastAsia"/>
          <w:sz w:val="28"/>
          <w:szCs w:val="28"/>
          <w:rtl/>
        </w:rPr>
        <w:t>ا</w:t>
      </w:r>
      <w:r w:rsidRPr="00C33443">
        <w:rPr>
          <w:rFonts w:cs="B Nazanin"/>
          <w:sz w:val="28"/>
          <w:szCs w:val="28"/>
          <w:rtl/>
        </w:rPr>
        <w:t xml:space="preserve"> با تغ</w:t>
      </w:r>
      <w:r w:rsidRPr="00C33443">
        <w:rPr>
          <w:rFonts w:cs="B Nazanin" w:hint="cs"/>
          <w:sz w:val="28"/>
          <w:szCs w:val="28"/>
          <w:rtl/>
        </w:rPr>
        <w:t>یی</w:t>
      </w:r>
      <w:r w:rsidRPr="00C33443">
        <w:rPr>
          <w:rFonts w:cs="B Nazanin" w:hint="eastAsia"/>
          <w:sz w:val="28"/>
          <w:szCs w:val="28"/>
          <w:rtl/>
        </w:rPr>
        <w:t>ر</w:t>
      </w:r>
      <w:r w:rsidRPr="00C33443">
        <w:rPr>
          <w:rFonts w:cs="B Nazanin"/>
          <w:sz w:val="28"/>
          <w:szCs w:val="28"/>
          <w:rtl/>
        </w:rPr>
        <w:t xml:space="preserve"> اندازه </w:t>
      </w:r>
      <w:r w:rsidRPr="00C33443">
        <w:rPr>
          <w:rFonts w:cs="B Nazanin" w:hint="cs"/>
          <w:sz w:val="28"/>
          <w:szCs w:val="28"/>
          <w:rtl/>
        </w:rPr>
        <w:t>ی</w:t>
      </w:r>
      <w:r w:rsidRPr="00C33443">
        <w:rPr>
          <w:rFonts w:cs="B Nazanin" w:hint="eastAsia"/>
          <w:sz w:val="28"/>
          <w:szCs w:val="28"/>
          <w:rtl/>
        </w:rPr>
        <w:t>ا</w:t>
      </w:r>
      <w:r w:rsidRPr="00C33443">
        <w:rPr>
          <w:rFonts w:cs="B Nazanin"/>
          <w:sz w:val="28"/>
          <w:szCs w:val="28"/>
          <w:rtl/>
        </w:rPr>
        <w:t xml:space="preserve"> محل الکترود آند</w:t>
      </w:r>
      <w:r w:rsidRPr="00C33443">
        <w:rPr>
          <w:rFonts w:cs="B Nazanin" w:hint="cs"/>
          <w:sz w:val="28"/>
          <w:szCs w:val="28"/>
          <w:rtl/>
        </w:rPr>
        <w:t>ی</w:t>
      </w:r>
      <w:r w:rsidRPr="00C33443">
        <w:rPr>
          <w:rFonts w:cs="B Nazanin" w:hint="eastAsia"/>
          <w:sz w:val="28"/>
          <w:szCs w:val="28"/>
          <w:rtl/>
        </w:rPr>
        <w:t>،</w:t>
      </w:r>
      <w:r w:rsidRPr="00C33443">
        <w:rPr>
          <w:rFonts w:cs="B Nazanin"/>
          <w:sz w:val="28"/>
          <w:szCs w:val="28"/>
          <w:rtl/>
        </w:rPr>
        <w:t xml:space="preserve"> شکل داد </w:t>
      </w:r>
      <w:r w:rsidRPr="00C33443">
        <w:rPr>
          <w:rFonts w:cs="B Nazanin" w:hint="cs"/>
          <w:sz w:val="28"/>
          <w:szCs w:val="28"/>
          <w:rtl/>
        </w:rPr>
        <w:t>ی</w:t>
      </w:r>
      <w:r w:rsidRPr="00C33443">
        <w:rPr>
          <w:rFonts w:cs="B Nazanin" w:hint="eastAsia"/>
          <w:sz w:val="28"/>
          <w:szCs w:val="28"/>
          <w:rtl/>
        </w:rPr>
        <w:t>ا</w:t>
      </w:r>
      <w:r w:rsidRPr="00C33443">
        <w:rPr>
          <w:rFonts w:cs="B Nazanin"/>
          <w:sz w:val="28"/>
          <w:szCs w:val="28"/>
          <w:rtl/>
        </w:rPr>
        <w:t xml:space="preserve"> کنترل کرد</w:t>
      </w:r>
      <w:r w:rsidRPr="00C33443">
        <w:rPr>
          <w:rFonts w:cs="B Nazanin" w:hint="cs"/>
          <w:sz w:val="28"/>
          <w:szCs w:val="28"/>
          <w:rtl/>
        </w:rPr>
        <w:t>.</w:t>
      </w:r>
    </w:p>
    <w:p w14:paraId="1574B2BA" w14:textId="77777777" w:rsidR="00D9218E" w:rsidRPr="00C33443" w:rsidRDefault="00D9218E" w:rsidP="00FE019C">
      <w:pPr>
        <w:jc w:val="both"/>
        <w:rPr>
          <w:rFonts w:cs="B Nazanin"/>
          <w:sz w:val="28"/>
          <w:szCs w:val="28"/>
          <w:rtl/>
        </w:rPr>
      </w:pPr>
      <w:r w:rsidRPr="00C33443">
        <w:rPr>
          <w:rFonts w:cs="B Nazanin" w:hint="eastAsia"/>
          <w:sz w:val="28"/>
          <w:szCs w:val="28"/>
          <w:rtl/>
        </w:rPr>
        <w:t>اثرات</w:t>
      </w:r>
      <w:r w:rsidRPr="00C33443">
        <w:rPr>
          <w:rFonts w:cs="B Nazanin"/>
          <w:sz w:val="28"/>
          <w:szCs w:val="28"/>
          <w:rtl/>
        </w:rPr>
        <w:t xml:space="preserve"> رفتار</w:t>
      </w:r>
      <w:r w:rsidRPr="00C33443">
        <w:rPr>
          <w:rFonts w:cs="B Nazanin" w:hint="cs"/>
          <w:sz w:val="28"/>
          <w:szCs w:val="28"/>
          <w:rtl/>
        </w:rPr>
        <w:t>ی</w:t>
      </w:r>
      <w:r w:rsidRPr="00C33443">
        <w:rPr>
          <w:rFonts w:cs="B Nazanin"/>
          <w:sz w:val="28"/>
          <w:szCs w:val="28"/>
          <w:rtl/>
        </w:rPr>
        <w:t xml:space="preserve"> آنچه در ز</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کاتد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کننده اتفاق م</w:t>
      </w:r>
      <w:r w:rsidRPr="00C33443">
        <w:rPr>
          <w:rFonts w:cs="B Nazanin" w:hint="cs"/>
          <w:sz w:val="28"/>
          <w:szCs w:val="28"/>
          <w:rtl/>
        </w:rPr>
        <w:t>ی</w:t>
      </w:r>
      <w:r w:rsidRPr="00C33443">
        <w:rPr>
          <w:rFonts w:cs="B Nazanin"/>
          <w:sz w:val="28"/>
          <w:szCs w:val="28"/>
          <w:rtl/>
        </w:rPr>
        <w:t xml:space="preserve"> افتد، الزاما</w:t>
      </w:r>
      <w:r w:rsidR="000F247C" w:rsidRPr="00C33443">
        <w:rPr>
          <w:rFonts w:cs="B Nazanin" w:hint="cs"/>
          <w:sz w:val="28"/>
          <w:szCs w:val="28"/>
          <w:rtl/>
        </w:rPr>
        <w:t>ً</w:t>
      </w:r>
      <w:r w:rsidR="00644538">
        <w:rPr>
          <w:rFonts w:cs="B Nazanin"/>
          <w:sz w:val="28"/>
          <w:szCs w:val="28"/>
          <w:rtl/>
        </w:rPr>
        <w:t xml:space="preserve"> ب</w:t>
      </w:r>
      <w:r w:rsidR="00644538">
        <w:rPr>
          <w:rFonts w:cs="B Nazanin" w:hint="cs"/>
          <w:sz w:val="28"/>
          <w:szCs w:val="28"/>
          <w:rtl/>
        </w:rPr>
        <w:t>ه</w:t>
      </w:r>
      <w:r w:rsidRPr="00C33443">
        <w:rPr>
          <w:rFonts w:cs="B Nazanin"/>
          <w:sz w:val="28"/>
          <w:szCs w:val="28"/>
          <w:rtl/>
        </w:rPr>
        <w:t xml:space="preserve"> آن روشن</w:t>
      </w:r>
      <w:r w:rsidRPr="00C33443">
        <w:rPr>
          <w:rFonts w:cs="B Nazanin" w:hint="cs"/>
          <w:sz w:val="28"/>
          <w:szCs w:val="28"/>
          <w:rtl/>
        </w:rPr>
        <w:t>ی</w:t>
      </w:r>
      <w:r w:rsidRPr="00C33443">
        <w:rPr>
          <w:rFonts w:cs="B Nazanin"/>
          <w:sz w:val="28"/>
          <w:szCs w:val="28"/>
          <w:rtl/>
        </w:rPr>
        <w:t xml:space="preserve"> که انتظار دار</w:t>
      </w:r>
      <w:r w:rsidRPr="00C33443">
        <w:rPr>
          <w:rFonts w:cs="B Nazanin" w:hint="cs"/>
          <w:sz w:val="28"/>
          <w:szCs w:val="28"/>
          <w:rtl/>
        </w:rPr>
        <w:t>ی</w:t>
      </w:r>
      <w:r w:rsidRPr="00C33443">
        <w:rPr>
          <w:rFonts w:cs="B Nazanin" w:hint="eastAsia"/>
          <w:sz w:val="28"/>
          <w:szCs w:val="28"/>
          <w:rtl/>
        </w:rPr>
        <w:t>م</w:t>
      </w:r>
      <w:r w:rsidRPr="00C33443">
        <w:rPr>
          <w:rFonts w:cs="B Nazanin"/>
          <w:sz w:val="28"/>
          <w:szCs w:val="28"/>
          <w:rtl/>
        </w:rPr>
        <w:t xml:space="preserve"> ن</w:t>
      </w:r>
      <w:r w:rsidRPr="00C33443">
        <w:rPr>
          <w:rFonts w:cs="B Nazanin" w:hint="cs"/>
          <w:sz w:val="28"/>
          <w:szCs w:val="28"/>
          <w:rtl/>
        </w:rPr>
        <w:t>ی</w:t>
      </w:r>
      <w:r w:rsidRPr="00C33443">
        <w:rPr>
          <w:rFonts w:cs="B Nazanin" w:hint="eastAsia"/>
          <w:sz w:val="28"/>
          <w:szCs w:val="28"/>
          <w:rtl/>
        </w:rPr>
        <w:t>ست</w:t>
      </w:r>
      <w:r w:rsidRPr="00C33443">
        <w:rPr>
          <w:rFonts w:cs="B Nazanin"/>
          <w:sz w:val="28"/>
          <w:szCs w:val="28"/>
          <w:rtl/>
        </w:rPr>
        <w:t>. در ب</w:t>
      </w:r>
      <w:r w:rsidRPr="00C33443">
        <w:rPr>
          <w:rFonts w:cs="B Nazanin" w:hint="cs"/>
          <w:sz w:val="28"/>
          <w:szCs w:val="28"/>
          <w:rtl/>
        </w:rPr>
        <w:t>ی</w:t>
      </w:r>
      <w:r w:rsidRPr="00C33443">
        <w:rPr>
          <w:rFonts w:cs="B Nazanin" w:hint="eastAsia"/>
          <w:sz w:val="28"/>
          <w:szCs w:val="28"/>
          <w:rtl/>
        </w:rPr>
        <w:t>شتر</w:t>
      </w:r>
      <w:r w:rsidRPr="00C33443">
        <w:rPr>
          <w:rFonts w:cs="B Nazanin"/>
          <w:sz w:val="28"/>
          <w:szCs w:val="28"/>
          <w:rtl/>
        </w:rPr>
        <w:t xml:space="preserve"> مطالعات، ناح</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ا</w:t>
      </w:r>
      <w:r w:rsidRPr="00C33443">
        <w:rPr>
          <w:rFonts w:cs="B Nazanin" w:hint="cs"/>
          <w:sz w:val="28"/>
          <w:szCs w:val="28"/>
          <w:rtl/>
        </w:rPr>
        <w:t>ی</w:t>
      </w:r>
      <w:r w:rsidRPr="00C33443">
        <w:rPr>
          <w:rFonts w:cs="B Nazanin"/>
          <w:sz w:val="28"/>
          <w:szCs w:val="28"/>
          <w:rtl/>
        </w:rPr>
        <w:t xml:space="preserve"> که ز</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آند قرار گرفته است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و ناح</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ا</w:t>
      </w:r>
      <w:r w:rsidRPr="00C33443">
        <w:rPr>
          <w:rFonts w:cs="B Nazanin" w:hint="cs"/>
          <w:sz w:val="28"/>
          <w:szCs w:val="28"/>
          <w:rtl/>
        </w:rPr>
        <w:t>ی</w:t>
      </w:r>
      <w:r w:rsidRPr="00C33443">
        <w:rPr>
          <w:rFonts w:cs="B Nazanin"/>
          <w:sz w:val="28"/>
          <w:szCs w:val="28"/>
          <w:rtl/>
        </w:rPr>
        <w:t xml:space="preserve"> که ز</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کاتد قرار دارد مهار م</w:t>
      </w:r>
      <w:r w:rsidRPr="00C33443">
        <w:rPr>
          <w:rFonts w:cs="B Nazanin" w:hint="cs"/>
          <w:sz w:val="28"/>
          <w:szCs w:val="28"/>
          <w:rtl/>
        </w:rPr>
        <w:t>ی‌</w:t>
      </w:r>
      <w:r w:rsidRPr="00C33443">
        <w:rPr>
          <w:rFonts w:cs="B Nazanin" w:hint="eastAsia"/>
          <w:sz w:val="28"/>
          <w:szCs w:val="28"/>
          <w:rtl/>
        </w:rPr>
        <w:t>شود</w:t>
      </w:r>
      <w:r w:rsidRPr="00C33443">
        <w:rPr>
          <w:rFonts w:cs="B Nazanin"/>
          <w:sz w:val="28"/>
          <w:szCs w:val="28"/>
          <w:rtl/>
        </w:rPr>
        <w:t xml:space="preserve">. </w:t>
      </w:r>
    </w:p>
    <w:p w14:paraId="38F93555" w14:textId="77777777" w:rsidR="00D9218E" w:rsidRPr="00C33443" w:rsidRDefault="00D9218E" w:rsidP="00FE019C">
      <w:pPr>
        <w:jc w:val="both"/>
        <w:rPr>
          <w:rFonts w:cs="B Nazanin"/>
          <w:sz w:val="28"/>
          <w:szCs w:val="28"/>
          <w:rtl/>
        </w:rPr>
      </w:pPr>
      <w:r w:rsidRPr="00C33443">
        <w:rPr>
          <w:rFonts w:cs="B Nazanin" w:hint="eastAsia"/>
          <w:sz w:val="28"/>
          <w:szCs w:val="28"/>
          <w:rtl/>
        </w:rPr>
        <w:t>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پذ</w:t>
      </w:r>
      <w:r w:rsidRPr="00C33443">
        <w:rPr>
          <w:rFonts w:cs="B Nazanin" w:hint="cs"/>
          <w:sz w:val="28"/>
          <w:szCs w:val="28"/>
          <w:rtl/>
        </w:rPr>
        <w:t>ی</w:t>
      </w:r>
      <w:r w:rsidRPr="00C33443">
        <w:rPr>
          <w:rFonts w:cs="B Nazanin" w:hint="eastAsia"/>
          <w:sz w:val="28"/>
          <w:szCs w:val="28"/>
          <w:rtl/>
        </w:rPr>
        <w:t>ر</w:t>
      </w:r>
      <w:r w:rsidRPr="00C33443">
        <w:rPr>
          <w:rFonts w:cs="B Nazanin" w:hint="cs"/>
          <w:sz w:val="28"/>
          <w:szCs w:val="28"/>
          <w:rtl/>
        </w:rPr>
        <w:t>ی</w:t>
      </w:r>
      <w:r w:rsidRPr="00C33443">
        <w:rPr>
          <w:rFonts w:cs="B Nazanin"/>
          <w:sz w:val="28"/>
          <w:szCs w:val="28"/>
          <w:rtl/>
        </w:rPr>
        <w:t xml:space="preserve"> ا</w:t>
      </w:r>
      <w:r w:rsidRPr="00C33443">
        <w:rPr>
          <w:rFonts w:cs="B Nazanin" w:hint="cs"/>
          <w:sz w:val="28"/>
          <w:szCs w:val="28"/>
          <w:rtl/>
        </w:rPr>
        <w:t>ی</w:t>
      </w:r>
      <w:r w:rsidRPr="00C33443">
        <w:rPr>
          <w:rFonts w:cs="B Nazanin" w:hint="eastAsia"/>
          <w:sz w:val="28"/>
          <w:szCs w:val="28"/>
          <w:rtl/>
        </w:rPr>
        <w:t>جاد</w:t>
      </w:r>
      <w:r w:rsidRPr="00C33443">
        <w:rPr>
          <w:rFonts w:cs="B Nazanin"/>
          <w:sz w:val="28"/>
          <w:szCs w:val="28"/>
          <w:rtl/>
        </w:rPr>
        <w:t xml:space="preserve"> شده در مغز وابسته به شدت جر</w:t>
      </w:r>
      <w:r w:rsidRPr="00C33443">
        <w:rPr>
          <w:rFonts w:cs="B Nazanin" w:hint="cs"/>
          <w:sz w:val="28"/>
          <w:szCs w:val="28"/>
          <w:rtl/>
        </w:rPr>
        <w:t>ی</w:t>
      </w:r>
      <w:r w:rsidRPr="00C33443">
        <w:rPr>
          <w:rFonts w:cs="B Nazanin" w:hint="eastAsia"/>
          <w:sz w:val="28"/>
          <w:szCs w:val="28"/>
          <w:rtl/>
        </w:rPr>
        <w:t>ان،</w:t>
      </w:r>
      <w:r w:rsidRPr="00C33443">
        <w:rPr>
          <w:rFonts w:cs="B Nazanin"/>
          <w:sz w:val="28"/>
          <w:szCs w:val="28"/>
          <w:rtl/>
        </w:rPr>
        <w:t xml:space="preserve"> طول مدت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و جهت جر</w:t>
      </w:r>
      <w:r w:rsidRPr="00C33443">
        <w:rPr>
          <w:rFonts w:cs="B Nazanin" w:hint="cs"/>
          <w:sz w:val="28"/>
          <w:szCs w:val="28"/>
          <w:rtl/>
        </w:rPr>
        <w:t>ی</w:t>
      </w:r>
      <w:r w:rsidRPr="00C33443">
        <w:rPr>
          <w:rFonts w:cs="B Nazanin" w:hint="eastAsia"/>
          <w:sz w:val="28"/>
          <w:szCs w:val="28"/>
          <w:rtl/>
        </w:rPr>
        <w:t>ان</w:t>
      </w:r>
      <w:r w:rsidRPr="00C33443">
        <w:rPr>
          <w:rFonts w:cs="B Nazanin"/>
          <w:sz w:val="28"/>
          <w:szCs w:val="28"/>
          <w:rtl/>
        </w:rPr>
        <w:t xml:space="preserve"> الکتر</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sz w:val="28"/>
          <w:szCs w:val="28"/>
          <w:rtl/>
        </w:rPr>
        <w:t xml:space="preserve"> متغ</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است. برا</w:t>
      </w:r>
      <w:r w:rsidRPr="00C33443">
        <w:rPr>
          <w:rFonts w:cs="B Nazanin" w:hint="cs"/>
          <w:sz w:val="28"/>
          <w:szCs w:val="28"/>
          <w:rtl/>
        </w:rPr>
        <w:t>ی</w:t>
      </w:r>
      <w:r w:rsidRPr="00C33443">
        <w:rPr>
          <w:rFonts w:cs="B Nazanin"/>
          <w:sz w:val="28"/>
          <w:szCs w:val="28"/>
          <w:rtl/>
        </w:rPr>
        <w:t xml:space="preserve"> اهداف بال</w:t>
      </w:r>
      <w:r w:rsidRPr="00C33443">
        <w:rPr>
          <w:rFonts w:cs="B Nazanin" w:hint="cs"/>
          <w:sz w:val="28"/>
          <w:szCs w:val="28"/>
          <w:rtl/>
        </w:rPr>
        <w:t>ی</w:t>
      </w:r>
      <w:r w:rsidRPr="00C33443">
        <w:rPr>
          <w:rFonts w:cs="B Nazanin" w:hint="eastAsia"/>
          <w:sz w:val="28"/>
          <w:szCs w:val="28"/>
          <w:rtl/>
        </w:rPr>
        <w:t>ن</w:t>
      </w:r>
      <w:r w:rsidRPr="00C33443">
        <w:rPr>
          <w:rFonts w:cs="B Nazanin" w:hint="cs"/>
          <w:sz w:val="28"/>
          <w:szCs w:val="28"/>
          <w:rtl/>
        </w:rPr>
        <w:t>ی</w:t>
      </w:r>
      <w:r w:rsidRPr="00C33443">
        <w:rPr>
          <w:rFonts w:cs="B Nazanin"/>
          <w:sz w:val="28"/>
          <w:szCs w:val="28"/>
          <w:rtl/>
        </w:rPr>
        <w:t xml:space="preserve"> که ن</w:t>
      </w:r>
      <w:r w:rsidRPr="00C33443">
        <w:rPr>
          <w:rFonts w:cs="B Nazanin" w:hint="cs"/>
          <w:sz w:val="28"/>
          <w:szCs w:val="28"/>
          <w:rtl/>
        </w:rPr>
        <w:t>ی</w:t>
      </w:r>
      <w:r w:rsidRPr="00C33443">
        <w:rPr>
          <w:rFonts w:cs="B Nazanin" w:hint="eastAsia"/>
          <w:sz w:val="28"/>
          <w:szCs w:val="28"/>
          <w:rtl/>
        </w:rPr>
        <w:t>ازمند</w:t>
      </w:r>
      <w:r w:rsidRPr="00C33443">
        <w:rPr>
          <w:rFonts w:cs="B Nazanin"/>
          <w:sz w:val="28"/>
          <w:szCs w:val="28"/>
          <w:rtl/>
        </w:rPr>
        <w:t xml:space="preserve"> اثرات طولان</w:t>
      </w:r>
      <w:r w:rsidRPr="00C33443">
        <w:rPr>
          <w:rFonts w:cs="B Nazanin" w:hint="cs"/>
          <w:sz w:val="28"/>
          <w:szCs w:val="28"/>
          <w:rtl/>
        </w:rPr>
        <w:t>ی</w:t>
      </w:r>
      <w:r w:rsidRPr="00C33443">
        <w:rPr>
          <w:rFonts w:cs="B Nazanin"/>
          <w:sz w:val="28"/>
          <w:szCs w:val="28"/>
          <w:rtl/>
        </w:rPr>
        <w:t xml:space="preserve"> مدت است افزا</w:t>
      </w:r>
      <w:r w:rsidRPr="00C33443">
        <w:rPr>
          <w:rFonts w:cs="B Nazanin" w:hint="cs"/>
          <w:sz w:val="28"/>
          <w:szCs w:val="28"/>
          <w:rtl/>
        </w:rPr>
        <w:t>ی</w:t>
      </w:r>
      <w:r w:rsidRPr="00C33443">
        <w:rPr>
          <w:rFonts w:cs="B Nazanin" w:hint="eastAsia"/>
          <w:sz w:val="28"/>
          <w:szCs w:val="28"/>
          <w:rtl/>
        </w:rPr>
        <w:t>ش</w:t>
      </w:r>
      <w:r w:rsidRPr="00C33443">
        <w:rPr>
          <w:rFonts w:cs="B Nazanin"/>
          <w:sz w:val="28"/>
          <w:szCs w:val="28"/>
          <w:rtl/>
        </w:rPr>
        <w:t xml:space="preserve"> طول مدت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w:t>
      </w:r>
      <w:r w:rsidRPr="00C33443">
        <w:rPr>
          <w:rFonts w:cs="B Nazanin" w:hint="cs"/>
          <w:sz w:val="28"/>
          <w:szCs w:val="28"/>
          <w:rtl/>
        </w:rPr>
        <w:t>ی</w:t>
      </w:r>
      <w:r w:rsidRPr="00C33443">
        <w:rPr>
          <w:rFonts w:cs="B Nazanin" w:hint="eastAsia"/>
          <w:sz w:val="28"/>
          <w:szCs w:val="28"/>
          <w:rtl/>
        </w:rPr>
        <w:t>ا</w:t>
      </w:r>
      <w:r w:rsidRPr="00C33443">
        <w:rPr>
          <w:rFonts w:cs="B Nazanin"/>
          <w:sz w:val="28"/>
          <w:szCs w:val="28"/>
          <w:rtl/>
        </w:rPr>
        <w:t xml:space="preserve"> افزا</w:t>
      </w:r>
      <w:r w:rsidRPr="00C33443">
        <w:rPr>
          <w:rFonts w:cs="B Nazanin" w:hint="cs"/>
          <w:sz w:val="28"/>
          <w:szCs w:val="28"/>
          <w:rtl/>
        </w:rPr>
        <w:t>ی</w:t>
      </w:r>
      <w:r w:rsidRPr="00C33443">
        <w:rPr>
          <w:rFonts w:cs="B Nazanin" w:hint="eastAsia"/>
          <w:sz w:val="28"/>
          <w:szCs w:val="28"/>
          <w:rtl/>
        </w:rPr>
        <w:t>ش</w:t>
      </w:r>
      <w:r w:rsidRPr="00C33443">
        <w:rPr>
          <w:rFonts w:cs="B Nazanin"/>
          <w:sz w:val="28"/>
          <w:szCs w:val="28"/>
          <w:rtl/>
        </w:rPr>
        <w:t xml:space="preserve"> قدرت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حائز اهم</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است. از سو</w:t>
      </w:r>
      <w:r w:rsidRPr="00C33443">
        <w:rPr>
          <w:rFonts w:cs="B Nazanin" w:hint="cs"/>
          <w:sz w:val="28"/>
          <w:szCs w:val="28"/>
          <w:rtl/>
        </w:rPr>
        <w:t>ی</w:t>
      </w:r>
      <w:r w:rsidRPr="00C33443">
        <w:rPr>
          <w:rFonts w:cs="B Nazanin"/>
          <w:sz w:val="28"/>
          <w:szCs w:val="28"/>
          <w:rtl/>
        </w:rPr>
        <w:t xml:space="preserve"> د</w:t>
      </w:r>
      <w:r w:rsidRPr="00C33443">
        <w:rPr>
          <w:rFonts w:cs="B Nazanin" w:hint="cs"/>
          <w:sz w:val="28"/>
          <w:szCs w:val="28"/>
          <w:rtl/>
        </w:rPr>
        <w:t>ی</w:t>
      </w:r>
      <w:r w:rsidRPr="00C33443">
        <w:rPr>
          <w:rFonts w:cs="B Nazanin" w:hint="eastAsia"/>
          <w:sz w:val="28"/>
          <w:szCs w:val="28"/>
          <w:rtl/>
        </w:rPr>
        <w:t>گر،</w:t>
      </w:r>
      <w:r w:rsidRPr="00C33443">
        <w:rPr>
          <w:rFonts w:cs="B Nazanin"/>
          <w:sz w:val="28"/>
          <w:szCs w:val="28"/>
          <w:rtl/>
        </w:rPr>
        <w:t xml:space="preserve"> تکرار جلسات و افزا</w:t>
      </w:r>
      <w:r w:rsidRPr="00C33443">
        <w:rPr>
          <w:rFonts w:cs="B Nazanin" w:hint="cs"/>
          <w:sz w:val="28"/>
          <w:szCs w:val="28"/>
          <w:rtl/>
        </w:rPr>
        <w:t>ی</w:t>
      </w:r>
      <w:r w:rsidRPr="00C33443">
        <w:rPr>
          <w:rFonts w:cs="B Nazanin" w:hint="eastAsia"/>
          <w:sz w:val="28"/>
          <w:szCs w:val="28"/>
          <w:rtl/>
        </w:rPr>
        <w:t>ش</w:t>
      </w:r>
      <w:r w:rsidRPr="00C33443">
        <w:rPr>
          <w:rFonts w:cs="B Nazanin"/>
          <w:sz w:val="28"/>
          <w:szCs w:val="28"/>
          <w:rtl/>
        </w:rPr>
        <w:t xml:space="preserve"> تعداد جلسات  </w:t>
      </w:r>
      <w:r w:rsidRPr="00C33443">
        <w:rPr>
          <w:rFonts w:cs="B Nazanin"/>
          <w:sz w:val="28"/>
          <w:szCs w:val="28"/>
        </w:rPr>
        <w:t>tDCS</w:t>
      </w:r>
      <w:r w:rsidRPr="00C33443">
        <w:rPr>
          <w:rFonts w:cs="B Nazanin" w:hint="cs"/>
          <w:sz w:val="28"/>
          <w:szCs w:val="28"/>
          <w:rtl/>
        </w:rPr>
        <w:t xml:space="preserve"> </w:t>
      </w:r>
      <w:r w:rsidRPr="00C33443">
        <w:rPr>
          <w:rFonts w:cs="B Nazanin"/>
          <w:sz w:val="28"/>
          <w:szCs w:val="28"/>
          <w:rtl/>
        </w:rPr>
        <w:t>ب</w:t>
      </w:r>
      <w:r w:rsidRPr="00C33443">
        <w:rPr>
          <w:rFonts w:cs="B Nazanin" w:hint="eastAsia"/>
          <w:sz w:val="28"/>
          <w:szCs w:val="28"/>
          <w:rtl/>
        </w:rPr>
        <w:t>اعث</w:t>
      </w:r>
      <w:r w:rsidRPr="00C33443">
        <w:rPr>
          <w:rFonts w:cs="B Nazanin"/>
          <w:sz w:val="28"/>
          <w:szCs w:val="28"/>
          <w:rtl/>
        </w:rPr>
        <w:t xml:space="preserve"> انباشتگ</w:t>
      </w:r>
      <w:r w:rsidRPr="00C33443">
        <w:rPr>
          <w:rFonts w:cs="B Nazanin" w:hint="cs"/>
          <w:sz w:val="28"/>
          <w:szCs w:val="28"/>
          <w:rtl/>
        </w:rPr>
        <w:t>ی</w:t>
      </w:r>
      <w:r w:rsidRPr="00C33443">
        <w:rPr>
          <w:rFonts w:cs="B Nazanin"/>
          <w:sz w:val="28"/>
          <w:szCs w:val="28"/>
          <w:rtl/>
        </w:rPr>
        <w:t xml:space="preserve"> اثرات درمان</w:t>
      </w:r>
      <w:r w:rsidRPr="00C33443">
        <w:rPr>
          <w:rFonts w:cs="B Nazanin" w:hint="cs"/>
          <w:sz w:val="28"/>
          <w:szCs w:val="28"/>
          <w:rtl/>
        </w:rPr>
        <w:t>ی</w:t>
      </w:r>
      <w:r w:rsidRPr="00C33443">
        <w:rPr>
          <w:rFonts w:cs="B Nazanin"/>
          <w:sz w:val="28"/>
          <w:szCs w:val="28"/>
          <w:rtl/>
        </w:rPr>
        <w:t xml:space="preserve"> آن م</w:t>
      </w:r>
      <w:r w:rsidRPr="00C33443">
        <w:rPr>
          <w:rFonts w:cs="B Nazanin" w:hint="cs"/>
          <w:sz w:val="28"/>
          <w:szCs w:val="28"/>
          <w:rtl/>
        </w:rPr>
        <w:t>ی</w:t>
      </w:r>
      <w:r w:rsidRPr="00C33443">
        <w:rPr>
          <w:rFonts w:cs="B Nazanin"/>
          <w:sz w:val="28"/>
          <w:szCs w:val="28"/>
          <w:rtl/>
        </w:rPr>
        <w:t xml:space="preserve"> شود. </w:t>
      </w:r>
    </w:p>
    <w:p w14:paraId="4B7FCB5B" w14:textId="77777777" w:rsidR="00D9218E" w:rsidRPr="00C33443" w:rsidRDefault="00D9218E" w:rsidP="00644538">
      <w:pPr>
        <w:jc w:val="both"/>
        <w:rPr>
          <w:rFonts w:cs="B Nazanin"/>
          <w:sz w:val="28"/>
          <w:szCs w:val="28"/>
        </w:rPr>
      </w:pPr>
      <w:r w:rsidRPr="00C33443">
        <w:rPr>
          <w:rFonts w:cs="B Nazanin" w:hint="eastAsia"/>
          <w:sz w:val="28"/>
          <w:szCs w:val="28"/>
          <w:rtl/>
        </w:rPr>
        <w:t>به</w:t>
      </w:r>
      <w:r w:rsidRPr="00C33443">
        <w:rPr>
          <w:rFonts w:cs="B Nazanin"/>
          <w:sz w:val="28"/>
          <w:szCs w:val="28"/>
          <w:rtl/>
        </w:rPr>
        <w:t xml:space="preserve"> تازگ</w:t>
      </w:r>
      <w:r w:rsidRPr="00C33443">
        <w:rPr>
          <w:rFonts w:cs="B Nazanin" w:hint="cs"/>
          <w:sz w:val="28"/>
          <w:szCs w:val="28"/>
          <w:rtl/>
        </w:rPr>
        <w:t>ی</w:t>
      </w:r>
      <w:r w:rsidRPr="00C33443">
        <w:rPr>
          <w:rFonts w:cs="B Nazanin"/>
          <w:sz w:val="28"/>
          <w:szCs w:val="28"/>
          <w:rtl/>
        </w:rPr>
        <w:t xml:space="preserve"> رو</w:t>
      </w:r>
      <w:r w:rsidRPr="00C33443">
        <w:rPr>
          <w:rFonts w:cs="B Nazanin" w:hint="cs"/>
          <w:sz w:val="28"/>
          <w:szCs w:val="28"/>
          <w:rtl/>
        </w:rPr>
        <w:t>ی</w:t>
      </w:r>
      <w:r w:rsidRPr="00C33443">
        <w:rPr>
          <w:rFonts w:cs="B Nazanin" w:hint="eastAsia"/>
          <w:sz w:val="28"/>
          <w:szCs w:val="28"/>
          <w:rtl/>
        </w:rPr>
        <w:t>کرد</w:t>
      </w:r>
      <w:r w:rsidRPr="00C33443">
        <w:rPr>
          <w:rFonts w:cs="B Nazanin"/>
          <w:sz w:val="28"/>
          <w:szCs w:val="28"/>
          <w:rtl/>
        </w:rPr>
        <w:t xml:space="preserve"> جد</w:t>
      </w:r>
      <w:r w:rsidRPr="00C33443">
        <w:rPr>
          <w:rFonts w:cs="B Nazanin" w:hint="cs"/>
          <w:sz w:val="28"/>
          <w:szCs w:val="28"/>
          <w:rtl/>
        </w:rPr>
        <w:t>ی</w:t>
      </w:r>
      <w:r w:rsidRPr="00C33443">
        <w:rPr>
          <w:rFonts w:cs="B Nazanin" w:hint="eastAsia"/>
          <w:sz w:val="28"/>
          <w:szCs w:val="28"/>
          <w:rtl/>
        </w:rPr>
        <w:t>د</w:t>
      </w:r>
      <w:r w:rsidRPr="00C33443">
        <w:rPr>
          <w:rFonts w:cs="B Nazanin" w:hint="cs"/>
          <w:sz w:val="28"/>
          <w:szCs w:val="28"/>
          <w:rtl/>
        </w:rPr>
        <w:t>ی</w:t>
      </w:r>
      <w:r w:rsidRPr="00C33443">
        <w:rPr>
          <w:rFonts w:cs="B Nazanin"/>
          <w:sz w:val="28"/>
          <w:szCs w:val="28"/>
          <w:rtl/>
        </w:rPr>
        <w:t xml:space="preserve"> معرف</w:t>
      </w:r>
      <w:r w:rsidRPr="00C33443">
        <w:rPr>
          <w:rFonts w:cs="B Nazanin" w:hint="cs"/>
          <w:sz w:val="28"/>
          <w:szCs w:val="28"/>
          <w:rtl/>
        </w:rPr>
        <w:t>ی</w:t>
      </w:r>
      <w:r w:rsidRPr="00C33443">
        <w:rPr>
          <w:rFonts w:cs="B Nazanin"/>
          <w:sz w:val="28"/>
          <w:szCs w:val="28"/>
          <w:rtl/>
        </w:rPr>
        <w:t xml:space="preserve"> شده است که در آن به جا</w:t>
      </w:r>
      <w:r w:rsidRPr="00C33443">
        <w:rPr>
          <w:rFonts w:cs="B Nazanin" w:hint="cs"/>
          <w:sz w:val="28"/>
          <w:szCs w:val="28"/>
          <w:rtl/>
        </w:rPr>
        <w:t>ی</w:t>
      </w:r>
      <w:r w:rsidRPr="00C33443">
        <w:rPr>
          <w:rFonts w:cs="B Nazanin"/>
          <w:sz w:val="28"/>
          <w:szCs w:val="28"/>
          <w:rtl/>
        </w:rPr>
        <w:t xml:space="preserve"> استفاده از دو پد، از تعداد</w:t>
      </w:r>
      <w:r w:rsidRPr="00C33443">
        <w:rPr>
          <w:rFonts w:cs="B Nazanin" w:hint="cs"/>
          <w:sz w:val="28"/>
          <w:szCs w:val="28"/>
          <w:rtl/>
        </w:rPr>
        <w:t>ی</w:t>
      </w:r>
      <w:r w:rsidRPr="00C33443">
        <w:rPr>
          <w:rFonts w:cs="B Nazanin"/>
          <w:sz w:val="28"/>
          <w:szCs w:val="28"/>
          <w:rtl/>
        </w:rPr>
        <w:t xml:space="preserve"> الکترود با سا</w:t>
      </w:r>
      <w:r w:rsidRPr="00C33443">
        <w:rPr>
          <w:rFonts w:cs="B Nazanin" w:hint="cs"/>
          <w:sz w:val="28"/>
          <w:szCs w:val="28"/>
          <w:rtl/>
        </w:rPr>
        <w:t>ی</w:t>
      </w:r>
      <w:r w:rsidRPr="00C33443">
        <w:rPr>
          <w:rFonts w:cs="B Nazanin" w:hint="eastAsia"/>
          <w:sz w:val="28"/>
          <w:szCs w:val="28"/>
          <w:rtl/>
        </w:rPr>
        <w:t>زها</w:t>
      </w:r>
      <w:r w:rsidRPr="00C33443">
        <w:rPr>
          <w:rFonts w:cs="B Nazanin" w:hint="cs"/>
          <w:sz w:val="28"/>
          <w:szCs w:val="28"/>
          <w:rtl/>
        </w:rPr>
        <w:t>ی</w:t>
      </w:r>
      <w:r w:rsidRPr="00C33443">
        <w:rPr>
          <w:rFonts w:cs="B Nazanin"/>
          <w:sz w:val="28"/>
          <w:szCs w:val="28"/>
          <w:rtl/>
        </w:rPr>
        <w:t xml:space="preserve"> کوچکتر جهت هدف قرار دادن ساختارها</w:t>
      </w:r>
      <w:r w:rsidRPr="00C33443">
        <w:rPr>
          <w:rFonts w:cs="B Nazanin" w:hint="cs"/>
          <w:sz w:val="28"/>
          <w:szCs w:val="28"/>
          <w:rtl/>
        </w:rPr>
        <w:t>ی</w:t>
      </w:r>
      <w:r w:rsidRPr="00C33443">
        <w:rPr>
          <w:rFonts w:cs="B Nazanin"/>
          <w:sz w:val="28"/>
          <w:szCs w:val="28"/>
          <w:rtl/>
        </w:rPr>
        <w:t xml:space="preserve"> قشر</w:t>
      </w:r>
      <w:r w:rsidRPr="00C33443">
        <w:rPr>
          <w:rFonts w:cs="B Nazanin" w:hint="cs"/>
          <w:sz w:val="28"/>
          <w:szCs w:val="28"/>
          <w:rtl/>
        </w:rPr>
        <w:t>ی</w:t>
      </w:r>
      <w:r w:rsidRPr="00C33443">
        <w:rPr>
          <w:rFonts w:cs="B Nazanin"/>
          <w:sz w:val="28"/>
          <w:szCs w:val="28"/>
          <w:rtl/>
        </w:rPr>
        <w:t xml:space="preserve"> خاص استفاده م</w:t>
      </w:r>
      <w:r w:rsidRPr="00C33443">
        <w:rPr>
          <w:rFonts w:cs="B Nazanin" w:hint="cs"/>
          <w:sz w:val="28"/>
          <w:szCs w:val="28"/>
          <w:rtl/>
        </w:rPr>
        <w:t>ی‌</w:t>
      </w:r>
      <w:r w:rsidRPr="00C33443">
        <w:rPr>
          <w:rFonts w:cs="B Nazanin" w:hint="eastAsia"/>
          <w:sz w:val="28"/>
          <w:szCs w:val="28"/>
          <w:rtl/>
        </w:rPr>
        <w:t>شود</w:t>
      </w:r>
      <w:r w:rsidRPr="00C33443">
        <w:rPr>
          <w:rFonts w:cs="B Nazanin"/>
          <w:sz w:val="28"/>
          <w:szCs w:val="28"/>
          <w:rtl/>
        </w:rPr>
        <w:t>.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رو</w:t>
      </w:r>
      <w:r w:rsidRPr="00C33443">
        <w:rPr>
          <w:rFonts w:cs="B Nazanin" w:hint="cs"/>
          <w:sz w:val="28"/>
          <w:szCs w:val="28"/>
          <w:rtl/>
        </w:rPr>
        <w:t>ی</w:t>
      </w:r>
      <w:r w:rsidRPr="00C33443">
        <w:rPr>
          <w:rFonts w:cs="B Nazanin" w:hint="eastAsia"/>
          <w:sz w:val="28"/>
          <w:szCs w:val="28"/>
          <w:rtl/>
        </w:rPr>
        <w:t>کرد</w:t>
      </w:r>
      <w:r w:rsidRPr="00C33443">
        <w:rPr>
          <w:rFonts w:cs="B Nazanin"/>
          <w:sz w:val="28"/>
          <w:szCs w:val="28"/>
          <w:rtl/>
        </w:rPr>
        <w:t xml:space="preserve"> به نام </w:t>
      </w:r>
      <w:r w:rsidRPr="00C33443">
        <w:rPr>
          <w:rFonts w:cs="B Nazanin"/>
          <w:sz w:val="28"/>
          <w:szCs w:val="28"/>
        </w:rPr>
        <w:t>tDCS</w:t>
      </w:r>
      <w:r w:rsidRPr="00C33443">
        <w:rPr>
          <w:rFonts w:cs="B Nazanin"/>
          <w:sz w:val="28"/>
          <w:szCs w:val="28"/>
          <w:rtl/>
        </w:rPr>
        <w:t xml:space="preserve"> با ک</w:t>
      </w:r>
      <w:r w:rsidRPr="00C33443">
        <w:rPr>
          <w:rFonts w:cs="B Nazanin" w:hint="cs"/>
          <w:sz w:val="28"/>
          <w:szCs w:val="28"/>
          <w:rtl/>
        </w:rPr>
        <w:t>ی</w:t>
      </w:r>
      <w:r w:rsidRPr="00C33443">
        <w:rPr>
          <w:rFonts w:cs="B Nazanin" w:hint="eastAsia"/>
          <w:sz w:val="28"/>
          <w:szCs w:val="28"/>
          <w:rtl/>
        </w:rPr>
        <w:t>ف</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بالا</w:t>
      </w:r>
      <w:r w:rsidR="0085765A">
        <w:rPr>
          <w:rStyle w:val="FootnoteReference"/>
          <w:rFonts w:cs="B Nazanin"/>
          <w:sz w:val="28"/>
          <w:szCs w:val="28"/>
          <w:rtl/>
        </w:rPr>
        <w:footnoteReference w:id="19"/>
      </w:r>
      <w:r w:rsidRPr="00C33443">
        <w:rPr>
          <w:rFonts w:cs="B Nazanin"/>
          <w:sz w:val="28"/>
          <w:szCs w:val="28"/>
          <w:rtl/>
        </w:rPr>
        <w:t xml:space="preserve">  شناخته م</w:t>
      </w:r>
      <w:r w:rsidRPr="00C33443">
        <w:rPr>
          <w:rFonts w:cs="B Nazanin" w:hint="cs"/>
          <w:sz w:val="28"/>
          <w:szCs w:val="28"/>
          <w:rtl/>
        </w:rPr>
        <w:t>ی</w:t>
      </w:r>
      <w:r w:rsidRPr="00C33443">
        <w:rPr>
          <w:rFonts w:cs="B Nazanin"/>
          <w:sz w:val="28"/>
          <w:szCs w:val="28"/>
          <w:rtl/>
        </w:rPr>
        <w:t xml:space="preserve"> شود</w:t>
      </w:r>
      <w:r w:rsidR="00644538">
        <w:rPr>
          <w:rFonts w:cs="B Nazanin" w:hint="cs"/>
          <w:sz w:val="28"/>
          <w:szCs w:val="28"/>
          <w:rtl/>
        </w:rPr>
        <w:t xml:space="preserve"> </w:t>
      </w:r>
      <w:r w:rsidR="00644538">
        <w:rPr>
          <w:rFonts w:cs="B Nazanin"/>
          <w:sz w:val="28"/>
          <w:szCs w:val="28"/>
        </w:rPr>
        <w:t>[7]</w:t>
      </w:r>
      <w:r w:rsidRPr="00C33443">
        <w:rPr>
          <w:rFonts w:cs="B Nazanin"/>
          <w:sz w:val="28"/>
          <w:szCs w:val="28"/>
          <w:rtl/>
        </w:rPr>
        <w:t>.</w:t>
      </w:r>
    </w:p>
    <w:p w14:paraId="00A934DC" w14:textId="77777777" w:rsidR="00D9218E" w:rsidRPr="002F293C" w:rsidRDefault="00D9218E" w:rsidP="00FE019C">
      <w:pPr>
        <w:jc w:val="both"/>
        <w:rPr>
          <w:rFonts w:cs="B Nazanin"/>
          <w:b/>
          <w:bCs/>
          <w:sz w:val="28"/>
          <w:szCs w:val="28"/>
          <w:rtl/>
          <w:rPrChange w:id="141" w:author="Fariba" w:date="2021-02-02T18:15:00Z">
            <w:rPr>
              <w:rFonts w:cs="B Nazanin"/>
              <w:sz w:val="28"/>
              <w:szCs w:val="28"/>
              <w:rtl/>
            </w:rPr>
          </w:rPrChange>
        </w:rPr>
      </w:pPr>
      <w:commentRangeStart w:id="142"/>
      <w:r w:rsidRPr="002F293C">
        <w:rPr>
          <w:rFonts w:cs="B Nazanin" w:hint="eastAsia"/>
          <w:b/>
          <w:bCs/>
          <w:sz w:val="28"/>
          <w:szCs w:val="28"/>
          <w:rtl/>
          <w:rPrChange w:id="143" w:author="Fariba" w:date="2021-02-02T18:15:00Z">
            <w:rPr>
              <w:rFonts w:cs="B Nazanin" w:hint="eastAsia"/>
              <w:sz w:val="28"/>
              <w:szCs w:val="28"/>
              <w:rtl/>
            </w:rPr>
          </w:rPrChange>
        </w:rPr>
        <w:t>خطرات</w:t>
      </w:r>
      <w:r w:rsidRPr="002F293C">
        <w:rPr>
          <w:rFonts w:cs="B Nazanin"/>
          <w:b/>
          <w:bCs/>
          <w:sz w:val="28"/>
          <w:szCs w:val="28"/>
          <w:rtl/>
          <w:rPrChange w:id="144" w:author="Fariba" w:date="2021-02-02T18:15:00Z">
            <w:rPr>
              <w:rFonts w:cs="B Nazanin"/>
              <w:sz w:val="28"/>
              <w:szCs w:val="28"/>
              <w:rtl/>
            </w:rPr>
          </w:rPrChange>
        </w:rPr>
        <w:t xml:space="preserve"> و عوارض </w:t>
      </w:r>
      <w:commentRangeEnd w:id="142"/>
      <w:r w:rsidR="002F293C">
        <w:rPr>
          <w:rStyle w:val="CommentReference"/>
          <w:rtl/>
        </w:rPr>
        <w:commentReference w:id="142"/>
      </w:r>
      <w:r w:rsidRPr="002F293C">
        <w:rPr>
          <w:rFonts w:cs="B Nazanin"/>
          <w:b/>
          <w:bCs/>
          <w:sz w:val="28"/>
          <w:szCs w:val="28"/>
          <w:rtl/>
          <w:rPrChange w:id="145" w:author="Fariba" w:date="2021-02-02T18:15:00Z">
            <w:rPr>
              <w:rFonts w:cs="B Nazanin"/>
              <w:sz w:val="28"/>
              <w:szCs w:val="28"/>
              <w:rtl/>
            </w:rPr>
          </w:rPrChange>
        </w:rPr>
        <w:t>جانب</w:t>
      </w:r>
      <w:r w:rsidRPr="002F293C">
        <w:rPr>
          <w:rFonts w:cs="B Nazanin" w:hint="cs"/>
          <w:b/>
          <w:bCs/>
          <w:sz w:val="28"/>
          <w:szCs w:val="28"/>
          <w:rtl/>
          <w:rPrChange w:id="146" w:author="Fariba" w:date="2021-02-02T18:15:00Z">
            <w:rPr>
              <w:rFonts w:cs="B Nazanin" w:hint="cs"/>
              <w:sz w:val="28"/>
              <w:szCs w:val="28"/>
              <w:rtl/>
            </w:rPr>
          </w:rPrChange>
        </w:rPr>
        <w:t>ی</w:t>
      </w:r>
      <w:r w:rsidRPr="002F293C">
        <w:rPr>
          <w:rFonts w:cs="B Nazanin"/>
          <w:b/>
          <w:bCs/>
          <w:sz w:val="28"/>
          <w:szCs w:val="28"/>
          <w:rtl/>
          <w:rPrChange w:id="147" w:author="Fariba" w:date="2021-02-02T18:15:00Z">
            <w:rPr>
              <w:rFonts w:cs="B Nazanin"/>
              <w:sz w:val="28"/>
              <w:szCs w:val="28"/>
              <w:rtl/>
            </w:rPr>
          </w:rPrChange>
        </w:rPr>
        <w:t xml:space="preserve">: </w:t>
      </w:r>
    </w:p>
    <w:p w14:paraId="765D8461" w14:textId="77777777" w:rsidR="00D9218E" w:rsidRPr="00C33443" w:rsidRDefault="00D9218E" w:rsidP="00FE019C">
      <w:pPr>
        <w:jc w:val="both"/>
        <w:rPr>
          <w:rFonts w:cs="B Nazanin"/>
          <w:sz w:val="28"/>
          <w:szCs w:val="28"/>
          <w:rtl/>
        </w:rPr>
      </w:pPr>
      <w:r w:rsidRPr="00C33443">
        <w:rPr>
          <w:rFonts w:cs="B Nazanin" w:hint="eastAsia"/>
          <w:sz w:val="28"/>
          <w:szCs w:val="28"/>
          <w:rtl/>
        </w:rPr>
        <w:t>تحق</w:t>
      </w:r>
      <w:r w:rsidRPr="00C33443">
        <w:rPr>
          <w:rFonts w:cs="B Nazanin" w:hint="cs"/>
          <w:sz w:val="28"/>
          <w:szCs w:val="28"/>
          <w:rtl/>
        </w:rPr>
        <w:t>ی</w:t>
      </w:r>
      <w:r w:rsidRPr="00C33443">
        <w:rPr>
          <w:rFonts w:cs="B Nazanin" w:hint="eastAsia"/>
          <w:sz w:val="28"/>
          <w:szCs w:val="28"/>
          <w:rtl/>
        </w:rPr>
        <w:t>قات</w:t>
      </w:r>
      <w:r w:rsidRPr="00C33443">
        <w:rPr>
          <w:rFonts w:cs="B Nazanin"/>
          <w:sz w:val="28"/>
          <w:szCs w:val="28"/>
          <w:rtl/>
        </w:rPr>
        <w:t xml:space="preserve"> در مورد عوارض جانب</w:t>
      </w:r>
      <w:r w:rsidRPr="00C33443">
        <w:rPr>
          <w:rFonts w:cs="B Nazanin" w:hint="cs"/>
          <w:sz w:val="28"/>
          <w:szCs w:val="28"/>
          <w:rtl/>
        </w:rPr>
        <w:t>ی</w:t>
      </w:r>
      <w:r w:rsidRPr="00C33443">
        <w:rPr>
          <w:rFonts w:cs="B Nazanin"/>
          <w:sz w:val="28"/>
          <w:szCs w:val="28"/>
          <w:rtl/>
        </w:rPr>
        <w:t xml:space="preserve"> </w:t>
      </w:r>
      <w:r w:rsidRPr="00C33443">
        <w:rPr>
          <w:rFonts w:cs="B Nazanin"/>
          <w:sz w:val="28"/>
          <w:szCs w:val="28"/>
        </w:rPr>
        <w:t>tDCS</w:t>
      </w:r>
      <w:r w:rsidRPr="00C33443">
        <w:rPr>
          <w:rFonts w:cs="B Nazanin"/>
          <w:sz w:val="28"/>
          <w:szCs w:val="28"/>
          <w:rtl/>
        </w:rPr>
        <w:t xml:space="preserve"> همچنان </w:t>
      </w:r>
      <w:r w:rsidR="000F247C" w:rsidRPr="00C33443">
        <w:rPr>
          <w:rFonts w:cs="B Nazanin"/>
          <w:sz w:val="28"/>
          <w:szCs w:val="28"/>
          <w:rtl/>
        </w:rPr>
        <w:t>ادامه دارد، اما تا</w:t>
      </w:r>
      <w:r w:rsidRPr="00C33443">
        <w:rPr>
          <w:rFonts w:cs="B Nazanin"/>
          <w:sz w:val="28"/>
          <w:szCs w:val="28"/>
          <w:rtl/>
        </w:rPr>
        <w:t>کنون به نظر م</w:t>
      </w:r>
      <w:r w:rsidRPr="00C33443">
        <w:rPr>
          <w:rFonts w:cs="B Nazanin" w:hint="cs"/>
          <w:sz w:val="28"/>
          <w:szCs w:val="28"/>
          <w:rtl/>
        </w:rPr>
        <w:t>ی‌</w:t>
      </w:r>
      <w:r w:rsidRPr="00C33443">
        <w:rPr>
          <w:rFonts w:cs="B Nazanin" w:hint="eastAsia"/>
          <w:sz w:val="28"/>
          <w:szCs w:val="28"/>
          <w:rtl/>
        </w:rPr>
        <w:t>رسد</w:t>
      </w:r>
      <w:r w:rsidRPr="00C33443">
        <w:rPr>
          <w:rFonts w:cs="B Nazanin"/>
          <w:sz w:val="28"/>
          <w:szCs w:val="28"/>
          <w:rtl/>
        </w:rPr>
        <w:t xml:space="preserve"> اثرات جانب</w:t>
      </w:r>
      <w:r w:rsidRPr="00C33443">
        <w:rPr>
          <w:rFonts w:cs="B Nazanin" w:hint="cs"/>
          <w:sz w:val="28"/>
          <w:szCs w:val="28"/>
          <w:rtl/>
        </w:rPr>
        <w:t>ی</w:t>
      </w:r>
      <w:r w:rsidRPr="00C33443">
        <w:rPr>
          <w:rFonts w:cs="B Nazanin"/>
          <w:sz w:val="28"/>
          <w:szCs w:val="28"/>
          <w:rtl/>
        </w:rPr>
        <w:t xml:space="preserve"> ناش</w:t>
      </w:r>
      <w:r w:rsidRPr="00C33443">
        <w:rPr>
          <w:rFonts w:cs="B Nazanin" w:hint="cs"/>
          <w:sz w:val="28"/>
          <w:szCs w:val="28"/>
          <w:rtl/>
        </w:rPr>
        <w:t>ی</w:t>
      </w:r>
      <w:r w:rsidRPr="00C33443">
        <w:rPr>
          <w:rFonts w:cs="B Nazanin"/>
          <w:sz w:val="28"/>
          <w:szCs w:val="28"/>
          <w:rtl/>
        </w:rPr>
        <w:t xml:space="preserve"> از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روش جزئ</w:t>
      </w:r>
      <w:r w:rsidRPr="00C33443">
        <w:rPr>
          <w:rFonts w:cs="B Nazanin" w:hint="cs"/>
          <w:sz w:val="28"/>
          <w:szCs w:val="28"/>
          <w:rtl/>
        </w:rPr>
        <w:t>ی</w:t>
      </w:r>
      <w:r w:rsidRPr="00C33443">
        <w:rPr>
          <w:rFonts w:cs="B Nazanin"/>
          <w:sz w:val="28"/>
          <w:szCs w:val="28"/>
          <w:rtl/>
        </w:rPr>
        <w:t xml:space="preserve"> بوده و محدود به محل الکترودها باشد.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اثرات جانب</w:t>
      </w:r>
      <w:r w:rsidRPr="00C33443">
        <w:rPr>
          <w:rFonts w:cs="B Nazanin" w:hint="cs"/>
          <w:sz w:val="28"/>
          <w:szCs w:val="28"/>
          <w:rtl/>
        </w:rPr>
        <w:t>ی</w:t>
      </w:r>
      <w:r w:rsidRPr="00C33443">
        <w:rPr>
          <w:rFonts w:cs="B Nazanin"/>
          <w:sz w:val="28"/>
          <w:szCs w:val="28"/>
          <w:rtl/>
        </w:rPr>
        <w:t xml:space="preserve"> شامل قرمز</w:t>
      </w:r>
      <w:r w:rsidRPr="00C33443">
        <w:rPr>
          <w:rFonts w:cs="B Nazanin" w:hint="cs"/>
          <w:sz w:val="28"/>
          <w:szCs w:val="28"/>
          <w:rtl/>
        </w:rPr>
        <w:t>ی</w:t>
      </w:r>
      <w:r w:rsidRPr="00C33443">
        <w:rPr>
          <w:rFonts w:cs="B Nazanin" w:hint="eastAsia"/>
          <w:sz w:val="28"/>
          <w:szCs w:val="28"/>
          <w:rtl/>
        </w:rPr>
        <w:t>،</w:t>
      </w:r>
      <w:r w:rsidR="009029E3">
        <w:rPr>
          <w:rFonts w:cs="B Nazanin"/>
          <w:sz w:val="28"/>
          <w:szCs w:val="28"/>
          <w:rtl/>
        </w:rPr>
        <w:t xml:space="preserve"> احساس خارش و سوزن</w:t>
      </w:r>
      <w:r w:rsidRPr="00C33443">
        <w:rPr>
          <w:rFonts w:cs="B Nazanin"/>
          <w:sz w:val="28"/>
          <w:szCs w:val="28"/>
          <w:rtl/>
        </w:rPr>
        <w:t xml:space="preserve"> شدن موقت</w:t>
      </w:r>
      <w:r w:rsidRPr="00C33443">
        <w:rPr>
          <w:rFonts w:cs="B Nazanin" w:hint="cs"/>
          <w:sz w:val="28"/>
          <w:szCs w:val="28"/>
          <w:rtl/>
        </w:rPr>
        <w:t>ی</w:t>
      </w:r>
      <w:r w:rsidRPr="00C33443">
        <w:rPr>
          <w:rFonts w:cs="B Nazanin"/>
          <w:sz w:val="28"/>
          <w:szCs w:val="28"/>
          <w:rtl/>
        </w:rPr>
        <w:t xml:space="preserve"> پوست م</w:t>
      </w:r>
      <w:r w:rsidRPr="00C33443">
        <w:rPr>
          <w:rFonts w:cs="B Nazanin" w:hint="cs"/>
          <w:sz w:val="28"/>
          <w:szCs w:val="28"/>
          <w:rtl/>
        </w:rPr>
        <w:t>ی‌</w:t>
      </w:r>
      <w:r w:rsidRPr="00C33443">
        <w:rPr>
          <w:rFonts w:cs="B Nazanin" w:hint="eastAsia"/>
          <w:sz w:val="28"/>
          <w:szCs w:val="28"/>
          <w:rtl/>
        </w:rPr>
        <w:t>باشد</w:t>
      </w:r>
      <w:r w:rsidRPr="00C33443">
        <w:rPr>
          <w:rFonts w:cs="B Nazanin"/>
          <w:sz w:val="28"/>
          <w:szCs w:val="28"/>
          <w:rtl/>
        </w:rPr>
        <w:t>. سا</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عوارض جانب</w:t>
      </w:r>
      <w:r w:rsidRPr="00C33443">
        <w:rPr>
          <w:rFonts w:cs="B Nazanin" w:hint="cs"/>
          <w:sz w:val="28"/>
          <w:szCs w:val="28"/>
          <w:rtl/>
        </w:rPr>
        <w:t>ی</w:t>
      </w:r>
      <w:r w:rsidRPr="00C33443">
        <w:rPr>
          <w:rFonts w:cs="B Nazanin"/>
          <w:sz w:val="28"/>
          <w:szCs w:val="28"/>
          <w:rtl/>
        </w:rPr>
        <w:t xml:space="preserve"> </w:t>
      </w:r>
      <w:r w:rsidRPr="00C33443">
        <w:rPr>
          <w:rFonts w:cs="B Nazanin"/>
          <w:sz w:val="28"/>
          <w:szCs w:val="28"/>
        </w:rPr>
        <w:t>tDCS</w:t>
      </w:r>
      <w:r w:rsidRPr="00C33443">
        <w:rPr>
          <w:rFonts w:cs="B Nazanin"/>
          <w:sz w:val="28"/>
          <w:szCs w:val="28"/>
          <w:rtl/>
        </w:rPr>
        <w:t xml:space="preserve"> ممکن است شام</w:t>
      </w:r>
      <w:r w:rsidRPr="00C33443">
        <w:rPr>
          <w:rFonts w:cs="B Nazanin" w:hint="eastAsia"/>
          <w:sz w:val="28"/>
          <w:szCs w:val="28"/>
          <w:rtl/>
        </w:rPr>
        <w:t>ل</w:t>
      </w:r>
      <w:r w:rsidRPr="00C33443">
        <w:rPr>
          <w:rFonts w:cs="B Nazanin"/>
          <w:sz w:val="28"/>
          <w:szCs w:val="28"/>
          <w:rtl/>
        </w:rPr>
        <w:t xml:space="preserve"> سردرد، حالت تهوع و سرگ</w:t>
      </w:r>
      <w:r w:rsidRPr="00C33443">
        <w:rPr>
          <w:rFonts w:cs="B Nazanin" w:hint="cs"/>
          <w:sz w:val="28"/>
          <w:szCs w:val="28"/>
          <w:rtl/>
        </w:rPr>
        <w:t>ی</w:t>
      </w:r>
      <w:r w:rsidRPr="00C33443">
        <w:rPr>
          <w:rFonts w:cs="B Nazanin" w:hint="eastAsia"/>
          <w:sz w:val="28"/>
          <w:szCs w:val="28"/>
          <w:rtl/>
        </w:rPr>
        <w:t>جه</w:t>
      </w:r>
      <w:r w:rsidRPr="00C33443">
        <w:rPr>
          <w:rFonts w:cs="B Nazanin"/>
          <w:sz w:val="28"/>
          <w:szCs w:val="28"/>
          <w:rtl/>
        </w:rPr>
        <w:t xml:space="preserve"> باشد. در صورت</w:t>
      </w:r>
      <w:r w:rsidRPr="00C33443">
        <w:rPr>
          <w:rFonts w:cs="B Nazanin" w:hint="cs"/>
          <w:sz w:val="28"/>
          <w:szCs w:val="28"/>
          <w:rtl/>
        </w:rPr>
        <w:t>ی</w:t>
      </w:r>
      <w:r w:rsidRPr="00C33443">
        <w:rPr>
          <w:rFonts w:cs="B Nazanin"/>
          <w:sz w:val="28"/>
          <w:szCs w:val="28"/>
          <w:rtl/>
        </w:rPr>
        <w:t xml:space="preserve"> که روش </w:t>
      </w:r>
      <w:r w:rsidRPr="00C33443">
        <w:rPr>
          <w:rFonts w:cs="B Nazanin"/>
          <w:sz w:val="28"/>
          <w:szCs w:val="28"/>
        </w:rPr>
        <w:t>tDCS</w:t>
      </w:r>
      <w:r w:rsidRPr="00C33443">
        <w:rPr>
          <w:rFonts w:cs="B Nazanin"/>
          <w:sz w:val="28"/>
          <w:szCs w:val="28"/>
          <w:rtl/>
        </w:rPr>
        <w:t xml:space="preserve"> درست اجرا نشود، ممکن است عوارض جانب</w:t>
      </w:r>
      <w:r w:rsidRPr="00C33443">
        <w:rPr>
          <w:rFonts w:cs="B Nazanin" w:hint="cs"/>
          <w:sz w:val="28"/>
          <w:szCs w:val="28"/>
          <w:rtl/>
        </w:rPr>
        <w:t>ی</w:t>
      </w:r>
      <w:r w:rsidRPr="00C33443">
        <w:rPr>
          <w:rFonts w:cs="B Nazanin"/>
          <w:sz w:val="28"/>
          <w:szCs w:val="28"/>
          <w:rtl/>
        </w:rPr>
        <w:t xml:space="preserve"> د</w:t>
      </w:r>
      <w:r w:rsidRPr="00C33443">
        <w:rPr>
          <w:rFonts w:cs="B Nazanin" w:hint="cs"/>
          <w:sz w:val="28"/>
          <w:szCs w:val="28"/>
          <w:rtl/>
        </w:rPr>
        <w:t>ی</w:t>
      </w:r>
      <w:r w:rsidRPr="00C33443">
        <w:rPr>
          <w:rFonts w:cs="B Nazanin" w:hint="eastAsia"/>
          <w:sz w:val="28"/>
          <w:szCs w:val="28"/>
          <w:rtl/>
        </w:rPr>
        <w:t>گر</w:t>
      </w:r>
      <w:r w:rsidRPr="00C33443">
        <w:rPr>
          <w:rFonts w:cs="B Nazanin" w:hint="cs"/>
          <w:sz w:val="28"/>
          <w:szCs w:val="28"/>
          <w:rtl/>
        </w:rPr>
        <w:t>ی</w:t>
      </w:r>
      <w:r w:rsidRPr="00C33443">
        <w:rPr>
          <w:rFonts w:cs="B Nazanin"/>
          <w:sz w:val="28"/>
          <w:szCs w:val="28"/>
          <w:rtl/>
        </w:rPr>
        <w:t xml:space="preserve"> مانند فُسفِن ( </w:t>
      </w:r>
      <w:r w:rsidRPr="00C33443">
        <w:rPr>
          <w:rFonts w:cs="B Nazanin" w:hint="cs"/>
          <w:sz w:val="28"/>
          <w:szCs w:val="28"/>
          <w:rtl/>
        </w:rPr>
        <w:t>ی</w:t>
      </w:r>
      <w:r w:rsidRPr="00C33443">
        <w:rPr>
          <w:rFonts w:cs="B Nazanin" w:hint="eastAsia"/>
          <w:sz w:val="28"/>
          <w:szCs w:val="28"/>
          <w:rtl/>
        </w:rPr>
        <w:t>عن</w:t>
      </w:r>
      <w:r w:rsidRPr="00C33443">
        <w:rPr>
          <w:rFonts w:cs="B Nazanin" w:hint="cs"/>
          <w:sz w:val="28"/>
          <w:szCs w:val="28"/>
          <w:rtl/>
        </w:rPr>
        <w:t>ی</w:t>
      </w:r>
      <w:r w:rsidRPr="00C33443">
        <w:rPr>
          <w:rFonts w:cs="B Nazanin"/>
          <w:sz w:val="28"/>
          <w:szCs w:val="28"/>
          <w:rtl/>
        </w:rPr>
        <w:t xml:space="preserve"> احساس د</w:t>
      </w:r>
      <w:r w:rsidRPr="00C33443">
        <w:rPr>
          <w:rFonts w:cs="B Nazanin" w:hint="cs"/>
          <w:sz w:val="28"/>
          <w:szCs w:val="28"/>
          <w:rtl/>
        </w:rPr>
        <w:t>ی</w:t>
      </w:r>
      <w:r w:rsidRPr="00C33443">
        <w:rPr>
          <w:rFonts w:cs="B Nazanin" w:hint="eastAsia"/>
          <w:sz w:val="28"/>
          <w:szCs w:val="28"/>
          <w:rtl/>
        </w:rPr>
        <w:t>دن</w:t>
      </w:r>
      <w:r w:rsidRPr="00C33443">
        <w:rPr>
          <w:rFonts w:cs="B Nazanin"/>
          <w:sz w:val="28"/>
          <w:szCs w:val="28"/>
          <w:rtl/>
        </w:rPr>
        <w:t xml:space="preserve"> نور </w:t>
      </w:r>
      <w:r w:rsidRPr="00C33443">
        <w:rPr>
          <w:rFonts w:cs="B Nazanin" w:hint="cs"/>
          <w:sz w:val="28"/>
          <w:szCs w:val="28"/>
          <w:rtl/>
        </w:rPr>
        <w:t>ی</w:t>
      </w:r>
      <w:r w:rsidRPr="00C33443">
        <w:rPr>
          <w:rFonts w:cs="B Nazanin" w:hint="eastAsia"/>
          <w:sz w:val="28"/>
          <w:szCs w:val="28"/>
          <w:rtl/>
        </w:rPr>
        <w:t>ا</w:t>
      </w:r>
      <w:r w:rsidRPr="00C33443">
        <w:rPr>
          <w:rFonts w:cs="B Nazanin"/>
          <w:sz w:val="28"/>
          <w:szCs w:val="28"/>
          <w:rtl/>
        </w:rPr>
        <w:t xml:space="preserve"> لکه‌ها</w:t>
      </w:r>
      <w:r w:rsidRPr="00C33443">
        <w:rPr>
          <w:rFonts w:cs="B Nazanin" w:hint="cs"/>
          <w:sz w:val="28"/>
          <w:szCs w:val="28"/>
          <w:rtl/>
        </w:rPr>
        <w:t>یی</w:t>
      </w:r>
      <w:r w:rsidRPr="00C33443">
        <w:rPr>
          <w:rFonts w:cs="B Nazanin"/>
          <w:sz w:val="28"/>
          <w:szCs w:val="28"/>
          <w:rtl/>
        </w:rPr>
        <w:t xml:space="preserve"> در م</w:t>
      </w:r>
      <w:r w:rsidRPr="00C33443">
        <w:rPr>
          <w:rFonts w:cs="B Nazanin" w:hint="cs"/>
          <w:sz w:val="28"/>
          <w:szCs w:val="28"/>
          <w:rtl/>
        </w:rPr>
        <w:t>ی</w:t>
      </w:r>
      <w:r w:rsidRPr="00C33443">
        <w:rPr>
          <w:rFonts w:cs="B Nazanin" w:hint="eastAsia"/>
          <w:sz w:val="28"/>
          <w:szCs w:val="28"/>
          <w:rtl/>
        </w:rPr>
        <w:t>دان</w:t>
      </w:r>
      <w:r w:rsidRPr="00C33443">
        <w:rPr>
          <w:rFonts w:cs="B Nazanin"/>
          <w:sz w:val="28"/>
          <w:szCs w:val="28"/>
          <w:rtl/>
        </w:rPr>
        <w:t xml:space="preserve"> ب</w:t>
      </w:r>
      <w:r w:rsidRPr="00C33443">
        <w:rPr>
          <w:rFonts w:cs="B Nazanin" w:hint="cs"/>
          <w:sz w:val="28"/>
          <w:szCs w:val="28"/>
          <w:rtl/>
        </w:rPr>
        <w:t>ی</w:t>
      </w:r>
      <w:r w:rsidRPr="00C33443">
        <w:rPr>
          <w:rFonts w:cs="B Nazanin" w:hint="eastAsia"/>
          <w:sz w:val="28"/>
          <w:szCs w:val="28"/>
          <w:rtl/>
        </w:rPr>
        <w:t>نا</w:t>
      </w:r>
      <w:r w:rsidRPr="00C33443">
        <w:rPr>
          <w:rFonts w:cs="B Nazanin" w:hint="cs"/>
          <w:sz w:val="28"/>
          <w:szCs w:val="28"/>
          <w:rtl/>
        </w:rPr>
        <w:t>یی</w:t>
      </w:r>
      <w:r w:rsidRPr="00C33443">
        <w:rPr>
          <w:rFonts w:cs="B Nazanin"/>
          <w:sz w:val="28"/>
          <w:szCs w:val="28"/>
          <w:rtl/>
        </w:rPr>
        <w:t>) ن</w:t>
      </w:r>
      <w:r w:rsidRPr="00C33443">
        <w:rPr>
          <w:rFonts w:cs="B Nazanin" w:hint="cs"/>
          <w:sz w:val="28"/>
          <w:szCs w:val="28"/>
          <w:rtl/>
        </w:rPr>
        <w:t>ی</w:t>
      </w:r>
      <w:r w:rsidRPr="00C33443">
        <w:rPr>
          <w:rFonts w:cs="B Nazanin" w:hint="eastAsia"/>
          <w:sz w:val="28"/>
          <w:szCs w:val="28"/>
          <w:rtl/>
        </w:rPr>
        <w:t>ز</w:t>
      </w:r>
      <w:r w:rsidRPr="00C33443">
        <w:rPr>
          <w:rFonts w:cs="B Nazanin"/>
          <w:sz w:val="28"/>
          <w:szCs w:val="28"/>
          <w:rtl/>
        </w:rPr>
        <w:t xml:space="preserve"> رخ دهد که البته موقت</w:t>
      </w:r>
      <w:r w:rsidRPr="00C33443">
        <w:rPr>
          <w:rFonts w:cs="B Nazanin" w:hint="cs"/>
          <w:sz w:val="28"/>
          <w:szCs w:val="28"/>
          <w:rtl/>
        </w:rPr>
        <w:t>ی</w:t>
      </w:r>
      <w:r w:rsidRPr="00C33443">
        <w:rPr>
          <w:rFonts w:cs="B Nazanin"/>
          <w:sz w:val="28"/>
          <w:szCs w:val="28"/>
          <w:rtl/>
        </w:rPr>
        <w:t xml:space="preserve"> بوده و خطرناک ن</w:t>
      </w:r>
      <w:r w:rsidRPr="00C33443">
        <w:rPr>
          <w:rFonts w:cs="B Nazanin" w:hint="cs"/>
          <w:sz w:val="28"/>
          <w:szCs w:val="28"/>
          <w:rtl/>
        </w:rPr>
        <w:t>ی</w:t>
      </w:r>
      <w:r w:rsidRPr="00C33443">
        <w:rPr>
          <w:rFonts w:cs="B Nazanin" w:hint="eastAsia"/>
          <w:sz w:val="28"/>
          <w:szCs w:val="28"/>
          <w:rtl/>
        </w:rPr>
        <w:t>ست</w:t>
      </w:r>
      <w:r w:rsidRPr="00C33443">
        <w:rPr>
          <w:rFonts w:cs="B Nazanin"/>
          <w:sz w:val="28"/>
          <w:szCs w:val="28"/>
          <w:rtl/>
        </w:rPr>
        <w:t xml:space="preserve">. </w:t>
      </w:r>
      <w:r w:rsidRPr="00C33443">
        <w:rPr>
          <w:rFonts w:cs="B Nazanin"/>
          <w:sz w:val="28"/>
          <w:szCs w:val="28"/>
          <w:rtl/>
        </w:rPr>
        <w:lastRenderedPageBreak/>
        <w:t>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عارضه در صورت</w:t>
      </w:r>
      <w:r w:rsidRPr="00C33443">
        <w:rPr>
          <w:rFonts w:cs="B Nazanin" w:hint="cs"/>
          <w:sz w:val="28"/>
          <w:szCs w:val="28"/>
          <w:rtl/>
        </w:rPr>
        <w:t>ی</w:t>
      </w:r>
      <w:r w:rsidRPr="00C33443">
        <w:rPr>
          <w:rFonts w:cs="B Nazanin"/>
          <w:sz w:val="28"/>
          <w:szCs w:val="28"/>
          <w:rtl/>
        </w:rPr>
        <w:t xml:space="preserve"> ا</w:t>
      </w:r>
      <w:r w:rsidRPr="00C33443">
        <w:rPr>
          <w:rFonts w:cs="B Nazanin" w:hint="cs"/>
          <w:sz w:val="28"/>
          <w:szCs w:val="28"/>
          <w:rtl/>
        </w:rPr>
        <w:t>ی</w:t>
      </w:r>
      <w:r w:rsidRPr="00C33443">
        <w:rPr>
          <w:rFonts w:cs="B Nazanin" w:hint="eastAsia"/>
          <w:sz w:val="28"/>
          <w:szCs w:val="28"/>
          <w:rtl/>
        </w:rPr>
        <w:t>جاد</w:t>
      </w:r>
      <w:r w:rsidRPr="00C33443">
        <w:rPr>
          <w:rFonts w:cs="B Nazanin"/>
          <w:sz w:val="28"/>
          <w:szCs w:val="28"/>
          <w:rtl/>
        </w:rPr>
        <w:t xml:space="preserve"> م</w:t>
      </w:r>
      <w:r w:rsidRPr="00C33443">
        <w:rPr>
          <w:rFonts w:cs="B Nazanin" w:hint="cs"/>
          <w:sz w:val="28"/>
          <w:szCs w:val="28"/>
          <w:rtl/>
        </w:rPr>
        <w:t>ی‌</w:t>
      </w:r>
      <w:r w:rsidRPr="00C33443">
        <w:rPr>
          <w:rFonts w:cs="B Nazanin" w:hint="eastAsia"/>
          <w:sz w:val="28"/>
          <w:szCs w:val="28"/>
          <w:rtl/>
        </w:rPr>
        <w:t>شود</w:t>
      </w:r>
      <w:r w:rsidRPr="00C33443">
        <w:rPr>
          <w:rFonts w:cs="B Nazanin"/>
          <w:sz w:val="28"/>
          <w:szCs w:val="28"/>
          <w:rtl/>
        </w:rPr>
        <w:t xml:space="preserve"> که الکترودها خ</w:t>
      </w:r>
      <w:r w:rsidRPr="00C33443">
        <w:rPr>
          <w:rFonts w:cs="B Nazanin" w:hint="cs"/>
          <w:sz w:val="28"/>
          <w:szCs w:val="28"/>
          <w:rtl/>
        </w:rPr>
        <w:t>ی</w:t>
      </w:r>
      <w:r w:rsidRPr="00C33443">
        <w:rPr>
          <w:rFonts w:cs="B Nazanin" w:hint="eastAsia"/>
          <w:sz w:val="28"/>
          <w:szCs w:val="28"/>
          <w:rtl/>
        </w:rPr>
        <w:t>ل</w:t>
      </w:r>
      <w:r w:rsidRPr="00C33443">
        <w:rPr>
          <w:rFonts w:cs="B Nazanin" w:hint="cs"/>
          <w:sz w:val="28"/>
          <w:szCs w:val="28"/>
          <w:rtl/>
        </w:rPr>
        <w:t>ی</w:t>
      </w:r>
      <w:r w:rsidRPr="00C33443">
        <w:rPr>
          <w:rFonts w:cs="B Nazanin"/>
          <w:sz w:val="28"/>
          <w:szCs w:val="28"/>
          <w:rtl/>
        </w:rPr>
        <w:t xml:space="preserve"> نزد</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به چشم قرار داده شوند. علاوه بر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موارد ، کاربرد نادرست </w:t>
      </w:r>
      <w:r w:rsidRPr="00C33443">
        <w:rPr>
          <w:rFonts w:cs="B Nazanin"/>
          <w:sz w:val="28"/>
          <w:szCs w:val="28"/>
        </w:rPr>
        <w:t>tDCS</w:t>
      </w:r>
      <w:r w:rsidRPr="00C33443">
        <w:rPr>
          <w:rFonts w:cs="B Nazanin"/>
          <w:sz w:val="28"/>
          <w:szCs w:val="28"/>
          <w:rtl/>
        </w:rPr>
        <w:t xml:space="preserve"> ممکن است باعث سوختگ</w:t>
      </w:r>
      <w:r w:rsidRPr="00C33443">
        <w:rPr>
          <w:rFonts w:cs="B Nazanin" w:hint="cs"/>
          <w:sz w:val="28"/>
          <w:szCs w:val="28"/>
          <w:rtl/>
        </w:rPr>
        <w:t>ی</w:t>
      </w:r>
      <w:r w:rsidRPr="00C33443">
        <w:rPr>
          <w:rFonts w:cs="B Nazanin"/>
          <w:sz w:val="28"/>
          <w:szCs w:val="28"/>
          <w:rtl/>
        </w:rPr>
        <w:t xml:space="preserve"> پوست شود. ه</w:t>
      </w:r>
      <w:r w:rsidRPr="00C33443">
        <w:rPr>
          <w:rFonts w:cs="B Nazanin" w:hint="cs"/>
          <w:sz w:val="28"/>
          <w:szCs w:val="28"/>
          <w:rtl/>
        </w:rPr>
        <w:t>ی</w:t>
      </w:r>
      <w:r w:rsidRPr="00C33443">
        <w:rPr>
          <w:rFonts w:cs="B Nazanin" w:hint="eastAsia"/>
          <w:sz w:val="28"/>
          <w:szCs w:val="28"/>
          <w:rtl/>
        </w:rPr>
        <w:t>چ</w:t>
      </w:r>
      <w:r w:rsidRPr="00C33443">
        <w:rPr>
          <w:rFonts w:cs="B Nazanin"/>
          <w:sz w:val="28"/>
          <w:szCs w:val="28"/>
          <w:rtl/>
        </w:rPr>
        <w:t xml:space="preserve"> مدرک علم</w:t>
      </w:r>
      <w:r w:rsidRPr="00C33443">
        <w:rPr>
          <w:rFonts w:cs="B Nazanin" w:hint="cs"/>
          <w:sz w:val="28"/>
          <w:szCs w:val="28"/>
          <w:rtl/>
        </w:rPr>
        <w:t>ی</w:t>
      </w:r>
      <w:r w:rsidRPr="00C33443">
        <w:rPr>
          <w:rFonts w:cs="B Nazanin"/>
          <w:sz w:val="28"/>
          <w:szCs w:val="28"/>
          <w:rtl/>
        </w:rPr>
        <w:t xml:space="preserve"> وجود ندارد که حاک</w:t>
      </w:r>
      <w:r w:rsidRPr="00C33443">
        <w:rPr>
          <w:rFonts w:cs="B Nazanin" w:hint="cs"/>
          <w:sz w:val="28"/>
          <w:szCs w:val="28"/>
          <w:rtl/>
        </w:rPr>
        <w:t>ی</w:t>
      </w:r>
      <w:r w:rsidRPr="00C33443">
        <w:rPr>
          <w:rFonts w:cs="B Nazanin"/>
          <w:sz w:val="28"/>
          <w:szCs w:val="28"/>
          <w:rtl/>
        </w:rPr>
        <w:t xml:space="preserve"> از بروز صدمات ماندگار </w:t>
      </w:r>
      <w:r w:rsidRPr="00C33443">
        <w:rPr>
          <w:rFonts w:cs="B Nazanin" w:hint="cs"/>
          <w:sz w:val="28"/>
          <w:szCs w:val="28"/>
          <w:rtl/>
        </w:rPr>
        <w:t>ی</w:t>
      </w:r>
      <w:r w:rsidRPr="00C33443">
        <w:rPr>
          <w:rFonts w:cs="B Nazanin" w:hint="eastAsia"/>
          <w:sz w:val="28"/>
          <w:szCs w:val="28"/>
          <w:rtl/>
        </w:rPr>
        <w:t>ا</w:t>
      </w:r>
      <w:r w:rsidRPr="00C33443">
        <w:rPr>
          <w:rFonts w:cs="B Nazanin"/>
          <w:sz w:val="28"/>
          <w:szCs w:val="28"/>
          <w:rtl/>
        </w:rPr>
        <w:t xml:space="preserve"> عوارض جانب</w:t>
      </w:r>
      <w:r w:rsidRPr="00C33443">
        <w:rPr>
          <w:rFonts w:cs="B Nazanin" w:hint="cs"/>
          <w:sz w:val="28"/>
          <w:szCs w:val="28"/>
          <w:rtl/>
        </w:rPr>
        <w:t>ی</w:t>
      </w:r>
      <w:r w:rsidRPr="00C33443">
        <w:rPr>
          <w:rFonts w:cs="B Nazanin"/>
          <w:sz w:val="28"/>
          <w:szCs w:val="28"/>
          <w:rtl/>
        </w:rPr>
        <w:t xml:space="preserve"> جبران ناپذ</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در اثر استفاده از </w:t>
      </w:r>
      <w:r w:rsidRPr="00C33443">
        <w:rPr>
          <w:rFonts w:cs="B Nazanin"/>
          <w:sz w:val="28"/>
          <w:szCs w:val="28"/>
        </w:rPr>
        <w:t>tDCS</w:t>
      </w:r>
      <w:r w:rsidRPr="00C33443">
        <w:rPr>
          <w:rFonts w:cs="B Nazanin"/>
          <w:sz w:val="28"/>
          <w:szCs w:val="28"/>
          <w:rtl/>
        </w:rPr>
        <w:t xml:space="preserve"> باشد. با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وجود با</w:t>
      </w:r>
      <w:r w:rsidRPr="00C33443">
        <w:rPr>
          <w:rFonts w:cs="B Nazanin" w:hint="cs"/>
          <w:sz w:val="28"/>
          <w:szCs w:val="28"/>
          <w:rtl/>
        </w:rPr>
        <w:t>ی</w:t>
      </w:r>
      <w:r w:rsidRPr="00C33443">
        <w:rPr>
          <w:rFonts w:cs="B Nazanin" w:hint="eastAsia"/>
          <w:sz w:val="28"/>
          <w:szCs w:val="28"/>
          <w:rtl/>
        </w:rPr>
        <w:t>د</w:t>
      </w:r>
      <w:r w:rsidRPr="00C33443">
        <w:rPr>
          <w:rFonts w:cs="B Nazanin"/>
          <w:sz w:val="28"/>
          <w:szCs w:val="28"/>
          <w:rtl/>
        </w:rPr>
        <w:t xml:space="preserve"> توجه داشت که کل</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اطلاعات موجود حاک</w:t>
      </w:r>
      <w:r w:rsidRPr="00C33443">
        <w:rPr>
          <w:rFonts w:cs="B Nazanin" w:hint="cs"/>
          <w:sz w:val="28"/>
          <w:szCs w:val="28"/>
          <w:rtl/>
        </w:rPr>
        <w:t>ی</w:t>
      </w:r>
      <w:r w:rsidRPr="00C33443">
        <w:rPr>
          <w:rFonts w:cs="B Nazanin"/>
          <w:sz w:val="28"/>
          <w:szCs w:val="28"/>
          <w:rtl/>
        </w:rPr>
        <w:t xml:space="preserve"> از م</w:t>
      </w:r>
      <w:r w:rsidRPr="00C33443">
        <w:rPr>
          <w:rFonts w:cs="B Nazanin" w:hint="cs"/>
          <w:sz w:val="28"/>
          <w:szCs w:val="28"/>
          <w:rtl/>
        </w:rPr>
        <w:t>ی</w:t>
      </w:r>
      <w:r w:rsidRPr="00C33443">
        <w:rPr>
          <w:rFonts w:cs="B Nazanin" w:hint="eastAsia"/>
          <w:sz w:val="28"/>
          <w:szCs w:val="28"/>
          <w:rtl/>
        </w:rPr>
        <w:t>زان</w:t>
      </w:r>
      <w:r w:rsidRPr="00C33443">
        <w:rPr>
          <w:rFonts w:cs="B Nazanin"/>
          <w:sz w:val="28"/>
          <w:szCs w:val="28"/>
          <w:rtl/>
        </w:rPr>
        <w:t xml:space="preserve"> تحمل‌پذ</w:t>
      </w:r>
      <w:r w:rsidRPr="00C33443">
        <w:rPr>
          <w:rFonts w:cs="B Nazanin" w:hint="cs"/>
          <w:sz w:val="28"/>
          <w:szCs w:val="28"/>
          <w:rtl/>
        </w:rPr>
        <w:t>ی</w:t>
      </w:r>
      <w:r w:rsidRPr="00C33443">
        <w:rPr>
          <w:rFonts w:cs="B Nazanin" w:hint="eastAsia"/>
          <w:sz w:val="28"/>
          <w:szCs w:val="28"/>
          <w:rtl/>
        </w:rPr>
        <w:t>ر</w:t>
      </w:r>
      <w:r w:rsidRPr="00C33443">
        <w:rPr>
          <w:rFonts w:cs="B Nazanin" w:hint="cs"/>
          <w:sz w:val="28"/>
          <w:szCs w:val="28"/>
          <w:rtl/>
        </w:rPr>
        <w:t>ی</w:t>
      </w:r>
      <w:r w:rsidRPr="00C33443">
        <w:rPr>
          <w:rFonts w:cs="B Nazanin"/>
          <w:sz w:val="28"/>
          <w:szCs w:val="28"/>
          <w:rtl/>
        </w:rPr>
        <w:t xml:space="preserve"> و ا</w:t>
      </w:r>
      <w:r w:rsidRPr="00C33443">
        <w:rPr>
          <w:rFonts w:cs="B Nazanin" w:hint="cs"/>
          <w:sz w:val="28"/>
          <w:szCs w:val="28"/>
          <w:rtl/>
        </w:rPr>
        <w:t>ی</w:t>
      </w:r>
      <w:r w:rsidRPr="00C33443">
        <w:rPr>
          <w:rFonts w:cs="B Nazanin" w:hint="eastAsia"/>
          <w:sz w:val="28"/>
          <w:szCs w:val="28"/>
          <w:rtl/>
        </w:rPr>
        <w:t>من</w:t>
      </w:r>
      <w:r w:rsidRPr="00C33443">
        <w:rPr>
          <w:rFonts w:cs="B Nazanin" w:hint="cs"/>
          <w:sz w:val="28"/>
          <w:szCs w:val="28"/>
          <w:rtl/>
        </w:rPr>
        <w:t>ی</w:t>
      </w:r>
      <w:r w:rsidRPr="00C33443">
        <w:rPr>
          <w:rFonts w:cs="B Nazanin"/>
          <w:sz w:val="28"/>
          <w:szCs w:val="28"/>
          <w:rtl/>
        </w:rPr>
        <w:t xml:space="preserve"> </w:t>
      </w:r>
      <w:r w:rsidRPr="00C33443">
        <w:rPr>
          <w:rFonts w:cs="B Nazanin"/>
          <w:sz w:val="28"/>
          <w:szCs w:val="28"/>
        </w:rPr>
        <w:t>tDCS</w:t>
      </w:r>
      <w:r w:rsidRPr="00C33443">
        <w:rPr>
          <w:rFonts w:cs="B Nazanin"/>
          <w:sz w:val="28"/>
          <w:szCs w:val="28"/>
          <w:rtl/>
        </w:rPr>
        <w:t>، از آزما</w:t>
      </w:r>
      <w:r w:rsidRPr="00C33443">
        <w:rPr>
          <w:rFonts w:cs="B Nazanin" w:hint="cs"/>
          <w:sz w:val="28"/>
          <w:szCs w:val="28"/>
          <w:rtl/>
        </w:rPr>
        <w:t>ی</w:t>
      </w:r>
      <w:r w:rsidRPr="00C33443">
        <w:rPr>
          <w:rFonts w:cs="B Nazanin" w:hint="eastAsia"/>
          <w:sz w:val="28"/>
          <w:szCs w:val="28"/>
          <w:rtl/>
        </w:rPr>
        <w:t>شات</w:t>
      </w:r>
      <w:r w:rsidRPr="00C33443">
        <w:rPr>
          <w:rFonts w:cs="B Nazanin"/>
          <w:sz w:val="28"/>
          <w:szCs w:val="28"/>
          <w:rtl/>
        </w:rPr>
        <w:t xml:space="preserve"> انسان</w:t>
      </w:r>
      <w:r w:rsidRPr="00C33443">
        <w:rPr>
          <w:rFonts w:cs="B Nazanin" w:hint="cs"/>
          <w:sz w:val="28"/>
          <w:szCs w:val="28"/>
          <w:rtl/>
        </w:rPr>
        <w:t>ی</w:t>
      </w:r>
      <w:r w:rsidRPr="00C33443">
        <w:rPr>
          <w:rFonts w:cs="B Nazanin"/>
          <w:sz w:val="28"/>
          <w:szCs w:val="28"/>
          <w:rtl/>
        </w:rPr>
        <w:t xml:space="preserve"> کنترل شده و با استفاده از تجه</w:t>
      </w:r>
      <w:r w:rsidRPr="00C33443">
        <w:rPr>
          <w:rFonts w:cs="B Nazanin" w:hint="cs"/>
          <w:sz w:val="28"/>
          <w:szCs w:val="28"/>
          <w:rtl/>
        </w:rPr>
        <w:t>ی</w:t>
      </w:r>
      <w:r w:rsidRPr="00C33443">
        <w:rPr>
          <w:rFonts w:cs="B Nazanin" w:hint="eastAsia"/>
          <w:sz w:val="28"/>
          <w:szCs w:val="28"/>
          <w:rtl/>
        </w:rPr>
        <w:t>زات</w:t>
      </w:r>
      <w:r w:rsidRPr="00C33443">
        <w:rPr>
          <w:rFonts w:cs="B Nazanin"/>
          <w:sz w:val="28"/>
          <w:szCs w:val="28"/>
          <w:rtl/>
        </w:rPr>
        <w:t xml:space="preserve"> تخصص</w:t>
      </w:r>
      <w:r w:rsidRPr="00C33443">
        <w:rPr>
          <w:rFonts w:cs="B Nazanin" w:hint="cs"/>
          <w:sz w:val="28"/>
          <w:szCs w:val="28"/>
          <w:rtl/>
        </w:rPr>
        <w:t>ی</w:t>
      </w:r>
      <w:r w:rsidRPr="00C33443">
        <w:rPr>
          <w:rFonts w:cs="B Nazanin"/>
          <w:sz w:val="28"/>
          <w:szCs w:val="28"/>
          <w:rtl/>
        </w:rPr>
        <w:t xml:space="preserve"> و پروتکل‌ها</w:t>
      </w:r>
      <w:r w:rsidRPr="00C33443">
        <w:rPr>
          <w:rFonts w:cs="B Nazanin" w:hint="cs"/>
          <w:sz w:val="28"/>
          <w:szCs w:val="28"/>
          <w:rtl/>
        </w:rPr>
        <w:t>ی</w:t>
      </w:r>
      <w:r w:rsidRPr="00C33443">
        <w:rPr>
          <w:rFonts w:cs="B Nazanin"/>
          <w:sz w:val="28"/>
          <w:szCs w:val="28"/>
          <w:rtl/>
        </w:rPr>
        <w:t xml:space="preserve"> کنترل شده دق</w:t>
      </w:r>
      <w:r w:rsidRPr="00C33443">
        <w:rPr>
          <w:rFonts w:cs="B Nazanin" w:hint="cs"/>
          <w:sz w:val="28"/>
          <w:szCs w:val="28"/>
          <w:rtl/>
        </w:rPr>
        <w:t>ی</w:t>
      </w:r>
      <w:r w:rsidRPr="00C33443">
        <w:rPr>
          <w:rFonts w:cs="B Nazanin" w:hint="eastAsia"/>
          <w:sz w:val="28"/>
          <w:szCs w:val="28"/>
          <w:rtl/>
        </w:rPr>
        <w:t>ق</w:t>
      </w:r>
      <w:r w:rsidRPr="00C33443">
        <w:rPr>
          <w:rFonts w:cs="B Nazanin"/>
          <w:sz w:val="28"/>
          <w:szCs w:val="28"/>
          <w:rtl/>
        </w:rPr>
        <w:t xml:space="preserve"> (به عنوان مثال، محدود کردن زمان جر</w:t>
      </w:r>
      <w:r w:rsidRPr="00C33443">
        <w:rPr>
          <w:rFonts w:cs="B Nazanin" w:hint="cs"/>
          <w:sz w:val="28"/>
          <w:szCs w:val="28"/>
          <w:rtl/>
        </w:rPr>
        <w:t>ی</w:t>
      </w:r>
      <w:r w:rsidRPr="00C33443">
        <w:rPr>
          <w:rFonts w:cs="B Nazanin" w:hint="eastAsia"/>
          <w:sz w:val="28"/>
          <w:szCs w:val="28"/>
          <w:rtl/>
        </w:rPr>
        <w:t>ان،</w:t>
      </w:r>
      <w:r w:rsidRPr="00C33443">
        <w:rPr>
          <w:rFonts w:cs="B Nazanin"/>
          <w:sz w:val="28"/>
          <w:szCs w:val="28"/>
          <w:rtl/>
        </w:rPr>
        <w:t xml:space="preserve"> تعداد جلسات درمان، و ...) به دست آمده است. </w:t>
      </w:r>
    </w:p>
    <w:p w14:paraId="7CAC80BC" w14:textId="77777777" w:rsidR="00103152" w:rsidRPr="00C33443" w:rsidRDefault="00D9218E" w:rsidP="008B6744">
      <w:pPr>
        <w:jc w:val="both"/>
        <w:rPr>
          <w:rFonts w:cs="B Nazanin"/>
          <w:sz w:val="28"/>
          <w:szCs w:val="28"/>
          <w:rtl/>
        </w:rPr>
      </w:pPr>
      <w:commentRangeStart w:id="148"/>
      <w:r w:rsidRPr="00C33443">
        <w:rPr>
          <w:rFonts w:cs="B Nazanin" w:hint="eastAsia"/>
          <w:sz w:val="28"/>
          <w:szCs w:val="28"/>
          <w:rtl/>
        </w:rPr>
        <w:t>در</w:t>
      </w:r>
      <w:r w:rsidRPr="00C33443">
        <w:rPr>
          <w:rFonts w:cs="B Nazanin"/>
          <w:sz w:val="28"/>
          <w:szCs w:val="28"/>
          <w:rtl/>
        </w:rPr>
        <w:t xml:space="preserve"> ب</w:t>
      </w:r>
      <w:r w:rsidRPr="00C33443">
        <w:rPr>
          <w:rFonts w:cs="B Nazanin" w:hint="cs"/>
          <w:sz w:val="28"/>
          <w:szCs w:val="28"/>
          <w:rtl/>
        </w:rPr>
        <w:t>ی</w:t>
      </w:r>
      <w:r w:rsidRPr="00C33443">
        <w:rPr>
          <w:rFonts w:cs="B Nazanin" w:hint="eastAsia"/>
          <w:sz w:val="28"/>
          <w:szCs w:val="28"/>
          <w:rtl/>
        </w:rPr>
        <w:t>شتر</w:t>
      </w:r>
      <w:r w:rsidRPr="00C33443">
        <w:rPr>
          <w:rFonts w:cs="B Nazanin"/>
          <w:sz w:val="28"/>
          <w:szCs w:val="28"/>
          <w:rtl/>
        </w:rPr>
        <w:t xml:space="preserve"> پژوهش‌ها</w:t>
      </w:r>
      <w:r w:rsidRPr="00C33443">
        <w:rPr>
          <w:rFonts w:cs="B Nazanin" w:hint="cs"/>
          <w:sz w:val="28"/>
          <w:szCs w:val="28"/>
          <w:rtl/>
        </w:rPr>
        <w:t>یی</w:t>
      </w:r>
      <w:r w:rsidRPr="00C33443">
        <w:rPr>
          <w:rFonts w:cs="B Nazanin"/>
          <w:sz w:val="28"/>
          <w:szCs w:val="28"/>
          <w:rtl/>
        </w:rPr>
        <w:t xml:space="preserve"> که رو</w:t>
      </w:r>
      <w:r w:rsidRPr="00C33443">
        <w:rPr>
          <w:rFonts w:cs="B Nazanin" w:hint="cs"/>
          <w:sz w:val="28"/>
          <w:szCs w:val="28"/>
          <w:rtl/>
        </w:rPr>
        <w:t>ی</w:t>
      </w:r>
      <w:r w:rsidRPr="00C33443">
        <w:rPr>
          <w:rFonts w:cs="B Nazanin"/>
          <w:sz w:val="28"/>
          <w:szCs w:val="28"/>
          <w:rtl/>
        </w:rPr>
        <w:t xml:space="preserve"> </w:t>
      </w:r>
      <w:r w:rsidRPr="00C33443">
        <w:rPr>
          <w:rFonts w:cs="B Nazanin"/>
          <w:sz w:val="28"/>
          <w:szCs w:val="28"/>
        </w:rPr>
        <w:t>tDCS</w:t>
      </w:r>
      <w:r w:rsidRPr="00C33443">
        <w:rPr>
          <w:rFonts w:cs="B Nazanin"/>
          <w:sz w:val="28"/>
          <w:szCs w:val="28"/>
          <w:rtl/>
        </w:rPr>
        <w:t xml:space="preserve"> انجام شده، </w:t>
      </w:r>
      <w:commentRangeEnd w:id="148"/>
      <w:r w:rsidR="002F293C">
        <w:rPr>
          <w:rStyle w:val="CommentReference"/>
          <w:rtl/>
        </w:rPr>
        <w:commentReference w:id="148"/>
      </w:r>
      <w:r w:rsidRPr="00C33443">
        <w:rPr>
          <w:rFonts w:cs="B Nazanin"/>
          <w:sz w:val="28"/>
          <w:szCs w:val="28"/>
          <w:rtl/>
        </w:rPr>
        <w:t>طول جلسات درمان</w:t>
      </w:r>
      <w:r w:rsidRPr="00C33443">
        <w:rPr>
          <w:rFonts w:cs="B Nazanin" w:hint="cs"/>
          <w:sz w:val="28"/>
          <w:szCs w:val="28"/>
          <w:rtl/>
        </w:rPr>
        <w:t>ی</w:t>
      </w:r>
      <w:r w:rsidRPr="00C33443">
        <w:rPr>
          <w:rFonts w:cs="B Nazanin"/>
          <w:sz w:val="28"/>
          <w:szCs w:val="28"/>
          <w:rtl/>
        </w:rPr>
        <w:t xml:space="preserve"> 20 تا 30 دق</w:t>
      </w:r>
      <w:r w:rsidRPr="00C33443">
        <w:rPr>
          <w:rFonts w:cs="B Nazanin" w:hint="cs"/>
          <w:sz w:val="28"/>
          <w:szCs w:val="28"/>
          <w:rtl/>
        </w:rPr>
        <w:t>ی</w:t>
      </w:r>
      <w:r w:rsidRPr="00C33443">
        <w:rPr>
          <w:rFonts w:cs="B Nazanin" w:hint="eastAsia"/>
          <w:sz w:val="28"/>
          <w:szCs w:val="28"/>
          <w:rtl/>
        </w:rPr>
        <w:t>قه‌</w:t>
      </w:r>
      <w:r w:rsidRPr="00C33443">
        <w:rPr>
          <w:rFonts w:cs="B Nazanin"/>
          <w:sz w:val="28"/>
          <w:szCs w:val="28"/>
          <w:rtl/>
        </w:rPr>
        <w:t xml:space="preserve"> بوده و جلسات در فواصل 1</w:t>
      </w:r>
      <w:r w:rsidR="008B6744">
        <w:rPr>
          <w:rFonts w:cs="B Nazanin" w:hint="cs"/>
          <w:sz w:val="28"/>
          <w:szCs w:val="28"/>
          <w:rtl/>
        </w:rPr>
        <w:t>5</w:t>
      </w:r>
      <w:r w:rsidRPr="00C33443">
        <w:rPr>
          <w:rFonts w:cs="B Nazanin"/>
          <w:sz w:val="28"/>
          <w:szCs w:val="28"/>
          <w:rtl/>
        </w:rPr>
        <w:t>-1</w:t>
      </w:r>
      <w:r w:rsidR="008B6744">
        <w:rPr>
          <w:rFonts w:cs="B Nazanin" w:hint="cs"/>
          <w:sz w:val="28"/>
          <w:szCs w:val="28"/>
          <w:rtl/>
        </w:rPr>
        <w:t>0</w:t>
      </w:r>
      <w:r w:rsidRPr="00C33443">
        <w:rPr>
          <w:rFonts w:cs="B Nazanin"/>
          <w:sz w:val="28"/>
          <w:szCs w:val="28"/>
          <w:rtl/>
        </w:rPr>
        <w:t xml:space="preserve"> روزه انجام م</w:t>
      </w:r>
      <w:r w:rsidRPr="00C33443">
        <w:rPr>
          <w:rFonts w:cs="B Nazanin" w:hint="cs"/>
          <w:sz w:val="28"/>
          <w:szCs w:val="28"/>
          <w:rtl/>
        </w:rPr>
        <w:t>ی‌</w:t>
      </w:r>
      <w:r w:rsidRPr="00C33443">
        <w:rPr>
          <w:rFonts w:cs="B Nazanin" w:hint="eastAsia"/>
          <w:sz w:val="28"/>
          <w:szCs w:val="28"/>
          <w:rtl/>
        </w:rPr>
        <w:t>شوند</w:t>
      </w:r>
      <w:r w:rsidRPr="00C33443">
        <w:rPr>
          <w:rFonts w:cs="B Nazanin"/>
          <w:sz w:val="28"/>
          <w:szCs w:val="28"/>
          <w:rtl/>
        </w:rPr>
        <w:t>. کارشناسان هشدار م</w:t>
      </w:r>
      <w:r w:rsidRPr="00C33443">
        <w:rPr>
          <w:rFonts w:cs="B Nazanin" w:hint="cs"/>
          <w:sz w:val="28"/>
          <w:szCs w:val="28"/>
          <w:rtl/>
        </w:rPr>
        <w:t>ی‌</w:t>
      </w:r>
      <w:r w:rsidRPr="00C33443">
        <w:rPr>
          <w:rFonts w:cs="B Nazanin" w:hint="eastAsia"/>
          <w:sz w:val="28"/>
          <w:szCs w:val="28"/>
          <w:rtl/>
        </w:rPr>
        <w:t>دهند</w:t>
      </w:r>
      <w:r w:rsidRPr="00C33443">
        <w:rPr>
          <w:rFonts w:cs="B Nazanin"/>
          <w:sz w:val="28"/>
          <w:szCs w:val="28"/>
          <w:rtl/>
        </w:rPr>
        <w:t xml:space="preserve"> که از </w:t>
      </w:r>
      <w:r w:rsidRPr="00C33443">
        <w:rPr>
          <w:rFonts w:cs="B Nazanin"/>
          <w:sz w:val="28"/>
          <w:szCs w:val="28"/>
        </w:rPr>
        <w:t>tDCS</w:t>
      </w:r>
      <w:r w:rsidRPr="00C33443">
        <w:rPr>
          <w:rFonts w:cs="B Nazanin"/>
          <w:sz w:val="28"/>
          <w:szCs w:val="28"/>
          <w:rtl/>
        </w:rPr>
        <w:t xml:space="preserve"> ب</w:t>
      </w:r>
      <w:r w:rsidRPr="00C33443">
        <w:rPr>
          <w:rFonts w:cs="B Nazanin" w:hint="cs"/>
          <w:sz w:val="28"/>
          <w:szCs w:val="28"/>
          <w:rtl/>
        </w:rPr>
        <w:t>ی</w:t>
      </w:r>
      <w:r w:rsidRPr="00C33443">
        <w:rPr>
          <w:rFonts w:cs="B Nazanin" w:hint="eastAsia"/>
          <w:sz w:val="28"/>
          <w:szCs w:val="28"/>
          <w:rtl/>
        </w:rPr>
        <w:t>ش</w:t>
      </w:r>
      <w:r w:rsidRPr="00C33443">
        <w:rPr>
          <w:rFonts w:cs="B Nazanin"/>
          <w:sz w:val="28"/>
          <w:szCs w:val="28"/>
          <w:rtl/>
        </w:rPr>
        <w:t xml:space="preserve"> از 20 تا 30 دق</w:t>
      </w:r>
      <w:r w:rsidRPr="00C33443">
        <w:rPr>
          <w:rFonts w:cs="B Nazanin" w:hint="cs"/>
          <w:sz w:val="28"/>
          <w:szCs w:val="28"/>
          <w:rtl/>
        </w:rPr>
        <w:t>ی</w:t>
      </w:r>
      <w:r w:rsidRPr="00C33443">
        <w:rPr>
          <w:rFonts w:cs="B Nazanin" w:hint="eastAsia"/>
          <w:sz w:val="28"/>
          <w:szCs w:val="28"/>
          <w:rtl/>
        </w:rPr>
        <w:t>قه</w:t>
      </w:r>
      <w:r w:rsidRPr="00C33443">
        <w:rPr>
          <w:rFonts w:cs="B Nazanin"/>
          <w:sz w:val="28"/>
          <w:szCs w:val="28"/>
          <w:rtl/>
        </w:rPr>
        <w:t xml:space="preserve"> در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جلسه استفاده نشود ز</w:t>
      </w:r>
      <w:r w:rsidRPr="00C33443">
        <w:rPr>
          <w:rFonts w:cs="B Nazanin" w:hint="cs"/>
          <w:sz w:val="28"/>
          <w:szCs w:val="28"/>
          <w:rtl/>
        </w:rPr>
        <w:t>ی</w:t>
      </w:r>
      <w:r w:rsidRPr="00C33443">
        <w:rPr>
          <w:rFonts w:cs="B Nazanin" w:hint="eastAsia"/>
          <w:sz w:val="28"/>
          <w:szCs w:val="28"/>
          <w:rtl/>
        </w:rPr>
        <w:t>را</w:t>
      </w:r>
      <w:r w:rsidRPr="00C33443">
        <w:rPr>
          <w:rFonts w:cs="B Nazanin"/>
          <w:sz w:val="28"/>
          <w:szCs w:val="28"/>
          <w:rtl/>
        </w:rPr>
        <w:t xml:space="preserve"> استفاده طولان</w:t>
      </w:r>
      <w:r w:rsidRPr="00C33443">
        <w:rPr>
          <w:rFonts w:cs="B Nazanin" w:hint="cs"/>
          <w:sz w:val="28"/>
          <w:szCs w:val="28"/>
          <w:rtl/>
        </w:rPr>
        <w:t>ی‌</w:t>
      </w:r>
      <w:r w:rsidRPr="00C33443">
        <w:rPr>
          <w:rFonts w:cs="B Nazanin" w:hint="eastAsia"/>
          <w:sz w:val="28"/>
          <w:szCs w:val="28"/>
          <w:rtl/>
        </w:rPr>
        <w:t>تر</w:t>
      </w:r>
      <w:r w:rsidRPr="00C33443">
        <w:rPr>
          <w:rFonts w:cs="B Nazanin"/>
          <w:sz w:val="28"/>
          <w:szCs w:val="28"/>
          <w:rtl/>
        </w:rPr>
        <w:t xml:space="preserve"> از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روش ممکن است تاث</w:t>
      </w:r>
      <w:r w:rsidRPr="00C33443">
        <w:rPr>
          <w:rFonts w:cs="B Nazanin" w:hint="cs"/>
          <w:sz w:val="28"/>
          <w:szCs w:val="28"/>
          <w:rtl/>
        </w:rPr>
        <w:t>ی</w:t>
      </w:r>
      <w:r w:rsidRPr="00C33443">
        <w:rPr>
          <w:rFonts w:cs="B Nazanin" w:hint="eastAsia"/>
          <w:sz w:val="28"/>
          <w:szCs w:val="28"/>
          <w:rtl/>
        </w:rPr>
        <w:t>رات</w:t>
      </w:r>
      <w:r w:rsidRPr="00C33443">
        <w:rPr>
          <w:rFonts w:cs="B Nazanin"/>
          <w:sz w:val="28"/>
          <w:szCs w:val="28"/>
          <w:rtl/>
        </w:rPr>
        <w:t xml:space="preserve"> </w:t>
      </w:r>
      <w:r w:rsidRPr="00C33443">
        <w:rPr>
          <w:rFonts w:cs="B Nazanin" w:hint="eastAsia"/>
          <w:sz w:val="28"/>
          <w:szCs w:val="28"/>
          <w:rtl/>
        </w:rPr>
        <w:t>مغز</w:t>
      </w:r>
      <w:r w:rsidRPr="00C33443">
        <w:rPr>
          <w:rFonts w:cs="B Nazanin" w:hint="cs"/>
          <w:sz w:val="28"/>
          <w:szCs w:val="28"/>
          <w:rtl/>
        </w:rPr>
        <w:t>ی</w:t>
      </w:r>
      <w:r w:rsidRPr="00C33443">
        <w:rPr>
          <w:rFonts w:cs="B Nazanin"/>
          <w:sz w:val="28"/>
          <w:szCs w:val="28"/>
          <w:rtl/>
        </w:rPr>
        <w:t xml:space="preserve"> آن را معکوس کند. به عنوان مثال، اگر شخص</w:t>
      </w:r>
      <w:r w:rsidRPr="00C33443">
        <w:rPr>
          <w:rFonts w:cs="B Nazanin" w:hint="cs"/>
          <w:sz w:val="28"/>
          <w:szCs w:val="28"/>
          <w:rtl/>
        </w:rPr>
        <w:t>ی</w:t>
      </w:r>
      <w:r w:rsidRPr="00C33443">
        <w:rPr>
          <w:rFonts w:cs="B Nazanin"/>
          <w:sz w:val="28"/>
          <w:szCs w:val="28"/>
          <w:rtl/>
        </w:rPr>
        <w:t xml:space="preserve"> ب</w:t>
      </w:r>
      <w:r w:rsidRPr="00C33443">
        <w:rPr>
          <w:rFonts w:cs="B Nazanin" w:hint="cs"/>
          <w:sz w:val="28"/>
          <w:szCs w:val="28"/>
          <w:rtl/>
        </w:rPr>
        <w:t>ی</w:t>
      </w:r>
      <w:r w:rsidRPr="00C33443">
        <w:rPr>
          <w:rFonts w:cs="B Nazanin" w:hint="eastAsia"/>
          <w:sz w:val="28"/>
          <w:szCs w:val="28"/>
          <w:rtl/>
        </w:rPr>
        <w:t>ش</w:t>
      </w:r>
      <w:r w:rsidRPr="00C33443">
        <w:rPr>
          <w:rFonts w:cs="B Nazanin"/>
          <w:sz w:val="28"/>
          <w:szCs w:val="28"/>
          <w:rtl/>
        </w:rPr>
        <w:t xml:space="preserve"> از 30 دق</w:t>
      </w:r>
      <w:r w:rsidRPr="00C33443">
        <w:rPr>
          <w:rFonts w:cs="B Nazanin" w:hint="cs"/>
          <w:sz w:val="28"/>
          <w:szCs w:val="28"/>
          <w:rtl/>
        </w:rPr>
        <w:t>ی</w:t>
      </w:r>
      <w:r w:rsidRPr="00C33443">
        <w:rPr>
          <w:rFonts w:cs="B Nazanin" w:hint="eastAsia"/>
          <w:sz w:val="28"/>
          <w:szCs w:val="28"/>
          <w:rtl/>
        </w:rPr>
        <w:t>قه</w:t>
      </w:r>
      <w:r w:rsidRPr="00C33443">
        <w:rPr>
          <w:rFonts w:cs="B Nazanin"/>
          <w:sz w:val="28"/>
          <w:szCs w:val="28"/>
          <w:rtl/>
        </w:rPr>
        <w:t xml:space="preserve"> از پروتکل درمان افسردگ</w:t>
      </w:r>
      <w:r w:rsidRPr="00C33443">
        <w:rPr>
          <w:rFonts w:cs="B Nazanin" w:hint="cs"/>
          <w:sz w:val="28"/>
          <w:szCs w:val="28"/>
          <w:rtl/>
        </w:rPr>
        <w:t>ی</w:t>
      </w:r>
      <w:r w:rsidRPr="00C33443">
        <w:rPr>
          <w:rFonts w:cs="B Nazanin"/>
          <w:sz w:val="28"/>
          <w:szCs w:val="28"/>
          <w:rtl/>
        </w:rPr>
        <w:t xml:space="preserve"> از </w:t>
      </w:r>
      <w:r w:rsidRPr="00C33443">
        <w:rPr>
          <w:rFonts w:cs="B Nazanin"/>
          <w:sz w:val="28"/>
          <w:szCs w:val="28"/>
        </w:rPr>
        <w:t>tDCS</w:t>
      </w:r>
      <w:r w:rsidRPr="00C33443">
        <w:rPr>
          <w:rFonts w:cs="B Nazanin"/>
          <w:sz w:val="28"/>
          <w:szCs w:val="28"/>
          <w:rtl/>
        </w:rPr>
        <w:t xml:space="preserve"> استفاده کند، اثرات ناش</w:t>
      </w:r>
      <w:r w:rsidRPr="00C33443">
        <w:rPr>
          <w:rFonts w:cs="B Nazanin" w:hint="cs"/>
          <w:sz w:val="28"/>
          <w:szCs w:val="28"/>
          <w:rtl/>
        </w:rPr>
        <w:t>ی</w:t>
      </w:r>
      <w:r w:rsidRPr="00C33443">
        <w:rPr>
          <w:rFonts w:cs="B Nazanin"/>
          <w:sz w:val="28"/>
          <w:szCs w:val="28"/>
          <w:rtl/>
        </w:rPr>
        <w:t xml:space="preserve"> از آن ممکن است باعث بدتر شدن روح</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آن فرد شود.</w:t>
      </w:r>
    </w:p>
    <w:p w14:paraId="00D3AFA6" w14:textId="77777777" w:rsidR="00103152" w:rsidRDefault="00103152" w:rsidP="00624E20">
      <w:pPr>
        <w:rPr>
          <w:rFonts w:cs="B Nazanin"/>
          <w:sz w:val="28"/>
          <w:szCs w:val="28"/>
          <w:rtl/>
        </w:rPr>
      </w:pPr>
    </w:p>
    <w:p w14:paraId="540636D0" w14:textId="77777777" w:rsidR="00C33443" w:rsidRDefault="00C33443" w:rsidP="00624E20">
      <w:pPr>
        <w:rPr>
          <w:rFonts w:cs="B Nazanin"/>
          <w:sz w:val="28"/>
          <w:szCs w:val="28"/>
          <w:rtl/>
        </w:rPr>
      </w:pPr>
    </w:p>
    <w:p w14:paraId="0D71BCA8" w14:textId="77777777" w:rsidR="00C33443" w:rsidRDefault="00C33443" w:rsidP="00624E20">
      <w:pPr>
        <w:rPr>
          <w:rFonts w:cs="B Nazanin"/>
          <w:sz w:val="28"/>
          <w:szCs w:val="28"/>
          <w:rtl/>
        </w:rPr>
      </w:pPr>
    </w:p>
    <w:p w14:paraId="5F5F37F8" w14:textId="70A8EC63" w:rsidR="002F293C" w:rsidRDefault="002F293C">
      <w:pPr>
        <w:bidi w:val="0"/>
        <w:rPr>
          <w:ins w:id="149" w:author="Fariba" w:date="2021-02-02T18:16:00Z"/>
          <w:rFonts w:cs="B Nazanin"/>
          <w:sz w:val="28"/>
          <w:szCs w:val="28"/>
          <w:rtl/>
        </w:rPr>
      </w:pPr>
      <w:ins w:id="150" w:author="Fariba" w:date="2021-02-02T18:16:00Z">
        <w:r>
          <w:rPr>
            <w:rFonts w:cs="B Nazanin"/>
            <w:sz w:val="28"/>
            <w:szCs w:val="28"/>
            <w:rtl/>
          </w:rPr>
          <w:br w:type="page"/>
        </w:r>
      </w:ins>
    </w:p>
    <w:p w14:paraId="1B817A31" w14:textId="29360A2C" w:rsidR="0030315D" w:rsidDel="002F293C" w:rsidRDefault="0030315D" w:rsidP="00624E20">
      <w:pPr>
        <w:rPr>
          <w:del w:id="151" w:author="Fariba" w:date="2021-02-02T18:16:00Z"/>
          <w:rFonts w:cs="B Nazanin"/>
          <w:sz w:val="28"/>
          <w:szCs w:val="28"/>
          <w:rtl/>
        </w:rPr>
      </w:pPr>
    </w:p>
    <w:p w14:paraId="62F3151C" w14:textId="77777777" w:rsidR="00940DC9" w:rsidRPr="00797D4E" w:rsidRDefault="00103152" w:rsidP="00544C3B">
      <w:pPr>
        <w:rPr>
          <w:rFonts w:cs="B Nazanin"/>
          <w:sz w:val="48"/>
          <w:szCs w:val="48"/>
          <w:rtl/>
        </w:rPr>
      </w:pPr>
      <w:r w:rsidRPr="00797D4E">
        <w:rPr>
          <w:rFonts w:cs="B Nazanin" w:hint="cs"/>
          <w:sz w:val="48"/>
          <w:szCs w:val="48"/>
          <w:rtl/>
        </w:rPr>
        <w:t xml:space="preserve">فصل </w:t>
      </w:r>
      <w:r w:rsidR="00544C3B" w:rsidRPr="00797D4E">
        <w:rPr>
          <w:rFonts w:cs="B Nazanin" w:hint="cs"/>
          <w:sz w:val="48"/>
          <w:szCs w:val="48"/>
          <w:rtl/>
        </w:rPr>
        <w:t>3</w:t>
      </w:r>
      <w:r w:rsidRPr="00797D4E">
        <w:rPr>
          <w:rFonts w:cs="B Nazanin" w:hint="cs"/>
          <w:sz w:val="48"/>
          <w:szCs w:val="48"/>
          <w:rtl/>
        </w:rPr>
        <w:t xml:space="preserve">: </w:t>
      </w:r>
    </w:p>
    <w:p w14:paraId="227DC238" w14:textId="6BC93136" w:rsidR="00103152" w:rsidRPr="00797D4E" w:rsidRDefault="00103152" w:rsidP="00777510">
      <w:pPr>
        <w:rPr>
          <w:rFonts w:cs="B Nazanin"/>
          <w:sz w:val="48"/>
          <w:szCs w:val="48"/>
          <w:rtl/>
        </w:rPr>
      </w:pPr>
      <w:r w:rsidRPr="00797D4E">
        <w:rPr>
          <w:rFonts w:cs="B Nazanin" w:hint="cs"/>
          <w:sz w:val="48"/>
          <w:szCs w:val="48"/>
          <w:rtl/>
        </w:rPr>
        <w:t>مروری بر</w:t>
      </w:r>
      <w:del w:id="152" w:author="Fariba" w:date="2021-02-02T18:22:00Z">
        <w:r w:rsidRPr="00797D4E" w:rsidDel="00777510">
          <w:rPr>
            <w:rFonts w:cs="B Nazanin" w:hint="cs"/>
            <w:sz w:val="48"/>
            <w:szCs w:val="48"/>
            <w:rtl/>
          </w:rPr>
          <w:delText xml:space="preserve"> </w:delText>
        </w:r>
      </w:del>
      <w:ins w:id="153" w:author="Fariba" w:date="2021-02-02T18:22:00Z">
        <w:r w:rsidR="00777510" w:rsidRPr="00777510">
          <w:rPr>
            <w:rFonts w:cs="B Nazanin" w:hint="cs"/>
            <w:sz w:val="48"/>
            <w:szCs w:val="48"/>
            <w:rtl/>
            <w:rPrChange w:id="154" w:author="Fariba" w:date="2021-02-02T18:22:00Z">
              <w:rPr>
                <w:rFonts w:cs="B Nazanin" w:hint="cs"/>
                <w:sz w:val="28"/>
                <w:szCs w:val="28"/>
                <w:rtl/>
              </w:rPr>
            </w:rPrChange>
          </w:rPr>
          <w:t xml:space="preserve"> مدلسازیهای محاسباتی مکانیزم </w:t>
        </w:r>
        <w:r w:rsidR="00777510">
          <w:rPr>
            <w:rFonts w:cs="B Nazanin" w:hint="cs"/>
            <w:sz w:val="48"/>
            <w:szCs w:val="48"/>
            <w:rtl/>
          </w:rPr>
          <w:t xml:space="preserve">رخداد </w:t>
        </w:r>
        <w:r w:rsidR="00777510" w:rsidRPr="00777510">
          <w:rPr>
            <w:rFonts w:cs="B Nazanin" w:hint="cs"/>
            <w:sz w:val="48"/>
            <w:szCs w:val="48"/>
            <w:rtl/>
            <w:rPrChange w:id="155" w:author="Fariba" w:date="2021-02-02T18:22:00Z">
              <w:rPr>
                <w:rFonts w:cs="B Nazanin" w:hint="cs"/>
                <w:sz w:val="28"/>
                <w:szCs w:val="28"/>
                <w:rtl/>
              </w:rPr>
            </w:rPrChange>
          </w:rPr>
          <w:t>صرع در مدارهای نورونی</w:t>
        </w:r>
      </w:ins>
      <w:del w:id="156" w:author="Fariba" w:date="2021-02-02T18:22:00Z">
        <w:r w:rsidRPr="00797D4E" w:rsidDel="00777510">
          <w:rPr>
            <w:rFonts w:cs="B Nazanin" w:hint="cs"/>
            <w:sz w:val="48"/>
            <w:szCs w:val="48"/>
            <w:rtl/>
          </w:rPr>
          <w:delText>مطالعات انجام شده</w:delText>
        </w:r>
      </w:del>
    </w:p>
    <w:p w14:paraId="4D909929" w14:textId="77777777" w:rsidR="00940DC9" w:rsidRPr="00722093" w:rsidRDefault="00544C3B" w:rsidP="008B6744">
      <w:pPr>
        <w:rPr>
          <w:rFonts w:cs="B Nazanin"/>
          <w:sz w:val="32"/>
          <w:szCs w:val="32"/>
          <w:rtl/>
        </w:rPr>
      </w:pPr>
      <w:r>
        <w:rPr>
          <w:rFonts w:cs="B Nazanin" w:hint="cs"/>
          <w:sz w:val="32"/>
          <w:szCs w:val="32"/>
          <w:rtl/>
        </w:rPr>
        <w:t>3</w:t>
      </w:r>
      <w:r w:rsidR="00940DC9" w:rsidRPr="00722093">
        <w:rPr>
          <w:rFonts w:cs="B Nazanin" w:hint="cs"/>
          <w:sz w:val="32"/>
          <w:szCs w:val="32"/>
          <w:rtl/>
        </w:rPr>
        <w:t>-1</w:t>
      </w:r>
      <w:r w:rsidR="008B6744">
        <w:rPr>
          <w:rFonts w:cs="B Nazanin" w:hint="cs"/>
          <w:sz w:val="32"/>
          <w:szCs w:val="32"/>
          <w:rtl/>
        </w:rPr>
        <w:t>-</w:t>
      </w:r>
      <w:r w:rsidR="00940DC9" w:rsidRPr="00722093">
        <w:rPr>
          <w:rFonts w:cs="B Nazanin" w:hint="cs"/>
          <w:sz w:val="32"/>
          <w:szCs w:val="32"/>
          <w:rtl/>
        </w:rPr>
        <w:t>مقدمه</w:t>
      </w:r>
    </w:p>
    <w:p w14:paraId="3F50AA4A" w14:textId="284C2D96" w:rsidR="00940DC9" w:rsidRDefault="00940DC9" w:rsidP="00777510">
      <w:pPr>
        <w:jc w:val="both"/>
        <w:rPr>
          <w:rFonts w:cs="B Nazanin"/>
          <w:sz w:val="28"/>
          <w:szCs w:val="28"/>
          <w:rtl/>
        </w:rPr>
      </w:pPr>
      <w:r>
        <w:rPr>
          <w:rFonts w:cs="B Nazanin" w:hint="cs"/>
          <w:sz w:val="28"/>
          <w:szCs w:val="28"/>
          <w:rtl/>
        </w:rPr>
        <w:t xml:space="preserve">در این فصل به مدل های محاسباتی در مورد </w:t>
      </w:r>
      <w:ins w:id="157" w:author="Fariba" w:date="2021-02-02T18:22:00Z">
        <w:r w:rsidR="00777510">
          <w:rPr>
            <w:rFonts w:cs="B Nazanin" w:hint="cs"/>
            <w:sz w:val="28"/>
            <w:szCs w:val="28"/>
            <w:rtl/>
          </w:rPr>
          <w:t xml:space="preserve">مکانیزم رخداد </w:t>
        </w:r>
      </w:ins>
      <w:r>
        <w:rPr>
          <w:rFonts w:cs="B Nazanin" w:hint="cs"/>
          <w:sz w:val="28"/>
          <w:szCs w:val="28"/>
          <w:rtl/>
        </w:rPr>
        <w:t>صرع</w:t>
      </w:r>
      <w:r w:rsidR="000959DC">
        <w:rPr>
          <w:rFonts w:cs="B Nazanin" w:hint="cs"/>
          <w:sz w:val="28"/>
          <w:szCs w:val="28"/>
          <w:rtl/>
        </w:rPr>
        <w:t xml:space="preserve"> </w:t>
      </w:r>
      <w:ins w:id="158" w:author="Fariba" w:date="2021-02-02T18:23:00Z">
        <w:r w:rsidR="00777510">
          <w:rPr>
            <w:rFonts w:cs="B Nazanin" w:hint="cs"/>
            <w:sz w:val="28"/>
            <w:szCs w:val="28"/>
            <w:rtl/>
          </w:rPr>
          <w:t>در مدارهای نورونی مغز</w:t>
        </w:r>
      </w:ins>
      <w:r w:rsidR="005D4A12">
        <w:rPr>
          <w:rFonts w:cs="B Nazanin" w:hint="cs"/>
          <w:sz w:val="28"/>
          <w:szCs w:val="28"/>
          <w:rtl/>
        </w:rPr>
        <w:t xml:space="preserve"> </w:t>
      </w:r>
      <w:r w:rsidR="000959DC">
        <w:rPr>
          <w:rFonts w:cs="B Nazanin" w:hint="cs"/>
          <w:sz w:val="28"/>
          <w:szCs w:val="28"/>
          <w:rtl/>
        </w:rPr>
        <w:t xml:space="preserve">و </w:t>
      </w:r>
      <w:r w:rsidR="008B6744">
        <w:rPr>
          <w:rFonts w:cs="B Nazanin" w:hint="cs"/>
          <w:sz w:val="28"/>
          <w:szCs w:val="28"/>
          <w:rtl/>
        </w:rPr>
        <w:t xml:space="preserve">تاثیر </w:t>
      </w:r>
      <w:r w:rsidR="000959DC">
        <w:rPr>
          <w:rFonts w:cs="B Nazanin"/>
          <w:sz w:val="28"/>
          <w:szCs w:val="28"/>
        </w:rPr>
        <w:t xml:space="preserve">tDCS </w:t>
      </w:r>
      <w:r w:rsidR="000959DC">
        <w:rPr>
          <w:rFonts w:cs="B Nazanin" w:hint="cs"/>
          <w:sz w:val="28"/>
          <w:szCs w:val="28"/>
          <w:rtl/>
        </w:rPr>
        <w:t xml:space="preserve"> </w:t>
      </w:r>
      <w:ins w:id="159" w:author="Fariba" w:date="2021-02-02T18:23:00Z">
        <w:r w:rsidR="00777510">
          <w:rPr>
            <w:rFonts w:cs="B Nazanin" w:hint="cs"/>
            <w:sz w:val="28"/>
            <w:szCs w:val="28"/>
            <w:rtl/>
          </w:rPr>
          <w:t xml:space="preserve">بر آن می پردازیم. مدلهائی که بررسی خواهیم کرد شامل </w:t>
        </w:r>
        <w:commentRangeStart w:id="160"/>
        <w:r w:rsidR="00777510">
          <w:rPr>
            <w:rFonts w:cs="B Nazanin" w:hint="cs"/>
            <w:sz w:val="28"/>
            <w:szCs w:val="28"/>
            <w:rtl/>
          </w:rPr>
          <w:t xml:space="preserve">مدلهای ارائه شده توسط </w:t>
        </w:r>
      </w:ins>
      <w:commentRangeEnd w:id="160"/>
      <w:ins w:id="161" w:author="Fariba" w:date="2021-02-02T19:00:00Z">
        <w:r w:rsidR="001B09AB">
          <w:rPr>
            <w:rStyle w:val="CommentReference"/>
            <w:rtl/>
          </w:rPr>
          <w:commentReference w:id="160"/>
        </w:r>
      </w:ins>
      <w:del w:id="162" w:author="Fariba" w:date="2021-02-02T18:23:00Z">
        <w:r w:rsidR="000959DC" w:rsidDel="00777510">
          <w:rPr>
            <w:rFonts w:cs="B Nazanin" w:hint="cs"/>
            <w:sz w:val="28"/>
            <w:szCs w:val="28"/>
            <w:rtl/>
          </w:rPr>
          <w:delText xml:space="preserve">که </w:delText>
        </w:r>
        <w:r w:rsidR="005D4A12" w:rsidDel="00777510">
          <w:rPr>
            <w:rFonts w:cs="B Nazanin" w:hint="cs"/>
            <w:sz w:val="28"/>
            <w:szCs w:val="28"/>
            <w:rtl/>
          </w:rPr>
          <w:delText xml:space="preserve">مدل </w:delText>
        </w:r>
      </w:del>
      <w:r w:rsidR="008B6744">
        <w:rPr>
          <w:rFonts w:cs="B Nazanin" w:hint="cs"/>
          <w:sz w:val="28"/>
          <w:szCs w:val="28"/>
          <w:rtl/>
        </w:rPr>
        <w:t>ناز</w:t>
      </w:r>
      <w:r w:rsidR="005D4A12">
        <w:rPr>
          <w:rFonts w:cs="B Nazanin"/>
          <w:sz w:val="28"/>
          <w:szCs w:val="28"/>
        </w:rPr>
        <w:t xml:space="preserve"> </w:t>
      </w:r>
      <w:r w:rsidR="00B47543">
        <w:rPr>
          <w:rFonts w:cs="B Nazanin" w:hint="cs"/>
          <w:sz w:val="28"/>
          <w:szCs w:val="28"/>
          <w:rtl/>
        </w:rPr>
        <w:t>و</w:t>
      </w:r>
      <w:r w:rsidR="005D4A12">
        <w:rPr>
          <w:rFonts w:cs="B Nazanin"/>
          <w:sz w:val="28"/>
          <w:szCs w:val="28"/>
        </w:rPr>
        <w:t xml:space="preserve"> </w:t>
      </w:r>
      <w:r w:rsidR="008B6744">
        <w:rPr>
          <w:rFonts w:cs="B Nazanin" w:hint="cs"/>
          <w:sz w:val="28"/>
          <w:szCs w:val="28"/>
          <w:rtl/>
        </w:rPr>
        <w:t xml:space="preserve"> جیرسا</w:t>
      </w:r>
      <w:r w:rsidR="000959DC">
        <w:rPr>
          <w:rFonts w:cs="B Nazanin" w:hint="cs"/>
          <w:sz w:val="28"/>
          <w:szCs w:val="28"/>
          <w:rtl/>
        </w:rPr>
        <w:t xml:space="preserve"> </w:t>
      </w:r>
      <w:ins w:id="163" w:author="Fariba" w:date="2021-02-02T18:24:00Z">
        <w:r w:rsidR="00777510">
          <w:rPr>
            <w:rFonts w:cs="B Nazanin"/>
            <w:sz w:val="28"/>
            <w:szCs w:val="28"/>
          </w:rPr>
          <w:t>[?]</w:t>
        </w:r>
      </w:ins>
      <w:r w:rsidR="000959DC">
        <w:rPr>
          <w:rFonts w:cs="B Nazanin" w:hint="cs"/>
          <w:sz w:val="28"/>
          <w:szCs w:val="28"/>
          <w:rtl/>
        </w:rPr>
        <w:t xml:space="preserve">، مدل </w:t>
      </w:r>
      <w:r w:rsidR="008B6744">
        <w:rPr>
          <w:rFonts w:cs="B Nazanin" w:hint="cs"/>
          <w:sz w:val="28"/>
          <w:szCs w:val="28"/>
          <w:rtl/>
        </w:rPr>
        <w:t>وندلینگ</w:t>
      </w:r>
      <w:r>
        <w:rPr>
          <w:rFonts w:cs="B Nazanin" w:hint="cs"/>
          <w:sz w:val="28"/>
          <w:szCs w:val="28"/>
          <w:rtl/>
        </w:rPr>
        <w:t xml:space="preserve"> </w:t>
      </w:r>
      <w:r w:rsidR="000959DC">
        <w:rPr>
          <w:rFonts w:cs="B Nazanin" w:hint="cs"/>
          <w:sz w:val="28"/>
          <w:szCs w:val="28"/>
          <w:rtl/>
        </w:rPr>
        <w:t xml:space="preserve">و همکاران </w:t>
      </w:r>
      <w:ins w:id="164" w:author="Fariba" w:date="2021-02-02T18:24:00Z">
        <w:r w:rsidR="00777510">
          <w:rPr>
            <w:rFonts w:cs="B Nazanin"/>
            <w:sz w:val="28"/>
            <w:szCs w:val="28"/>
          </w:rPr>
          <w:t>[?]</w:t>
        </w:r>
      </w:ins>
      <w:r w:rsidR="008B6744">
        <w:rPr>
          <w:rFonts w:cs="B Nazanin" w:hint="cs"/>
          <w:sz w:val="28"/>
          <w:szCs w:val="28"/>
          <w:rtl/>
        </w:rPr>
        <w:t>،</w:t>
      </w:r>
      <w:r w:rsidR="000959DC">
        <w:rPr>
          <w:rFonts w:cs="B Nazanin" w:hint="cs"/>
          <w:sz w:val="28"/>
          <w:szCs w:val="28"/>
          <w:rtl/>
        </w:rPr>
        <w:t xml:space="preserve"> مدل </w:t>
      </w:r>
      <w:r w:rsidR="008B6744">
        <w:rPr>
          <w:rFonts w:cs="B Nazanin" w:hint="cs"/>
          <w:sz w:val="28"/>
          <w:szCs w:val="28"/>
          <w:rtl/>
        </w:rPr>
        <w:t>لیو</w:t>
      </w:r>
      <w:r w:rsidR="000959DC">
        <w:rPr>
          <w:rFonts w:cs="B Nazanin" w:hint="cs"/>
          <w:sz w:val="28"/>
          <w:szCs w:val="28"/>
          <w:rtl/>
        </w:rPr>
        <w:t xml:space="preserve"> و </w:t>
      </w:r>
      <w:r w:rsidR="008B6744">
        <w:rPr>
          <w:rFonts w:cs="B Nazanin" w:hint="cs"/>
          <w:sz w:val="28"/>
          <w:szCs w:val="28"/>
          <w:rtl/>
        </w:rPr>
        <w:t xml:space="preserve">ونگ </w:t>
      </w:r>
      <w:ins w:id="165" w:author="Fariba" w:date="2021-02-02T18:24:00Z">
        <w:r w:rsidR="00777510">
          <w:rPr>
            <w:rFonts w:cs="B Nazanin"/>
            <w:sz w:val="28"/>
            <w:szCs w:val="28"/>
          </w:rPr>
          <w:t>[?]</w:t>
        </w:r>
      </w:ins>
      <w:r w:rsidR="008B6744">
        <w:rPr>
          <w:rFonts w:cs="B Nazanin" w:hint="cs"/>
          <w:sz w:val="28"/>
          <w:szCs w:val="28"/>
          <w:rtl/>
        </w:rPr>
        <w:t xml:space="preserve">، مدل اصلاح شده لیو و ونگ </w:t>
      </w:r>
      <w:ins w:id="166" w:author="Fariba" w:date="2021-02-02T18:24:00Z">
        <w:r w:rsidR="00777510">
          <w:rPr>
            <w:rFonts w:cs="B Nazanin"/>
            <w:sz w:val="28"/>
            <w:szCs w:val="28"/>
          </w:rPr>
          <w:t>[?]</w:t>
        </w:r>
        <w:r w:rsidR="00777510">
          <w:rPr>
            <w:rFonts w:cs="B Nazanin" w:hint="cs"/>
            <w:sz w:val="28"/>
            <w:szCs w:val="28"/>
            <w:rtl/>
          </w:rPr>
          <w:t xml:space="preserve"> </w:t>
        </w:r>
      </w:ins>
      <w:r w:rsidR="008B6744">
        <w:rPr>
          <w:rFonts w:cs="B Nazanin" w:hint="cs"/>
          <w:sz w:val="28"/>
          <w:szCs w:val="28"/>
          <w:rtl/>
        </w:rPr>
        <w:t>و مدل ملایی اردکانی و همکاران</w:t>
      </w:r>
      <w:r w:rsidR="000959DC">
        <w:rPr>
          <w:rFonts w:cs="B Nazanin" w:hint="cs"/>
          <w:sz w:val="28"/>
          <w:szCs w:val="28"/>
          <w:rtl/>
        </w:rPr>
        <w:t xml:space="preserve"> </w:t>
      </w:r>
      <w:ins w:id="167" w:author="Fariba" w:date="2021-02-02T18:24:00Z">
        <w:r w:rsidR="00777510">
          <w:rPr>
            <w:rFonts w:cs="B Nazanin"/>
            <w:sz w:val="28"/>
            <w:szCs w:val="28"/>
          </w:rPr>
          <w:t>[?]</w:t>
        </w:r>
        <w:r w:rsidR="00777510">
          <w:rPr>
            <w:rFonts w:cs="B Nazanin" w:hint="cs"/>
            <w:sz w:val="28"/>
            <w:szCs w:val="28"/>
            <w:rtl/>
          </w:rPr>
          <w:t xml:space="preserve"> </w:t>
        </w:r>
      </w:ins>
      <w:r w:rsidR="000959DC">
        <w:rPr>
          <w:rFonts w:cs="B Nazanin" w:hint="cs"/>
          <w:sz w:val="28"/>
          <w:szCs w:val="28"/>
          <w:rtl/>
        </w:rPr>
        <w:t>می باش</w:t>
      </w:r>
      <w:del w:id="168" w:author="Fariba" w:date="2021-02-02T18:24:00Z">
        <w:r w:rsidR="008B6744" w:rsidDel="00777510">
          <w:rPr>
            <w:rFonts w:cs="B Nazanin" w:hint="cs"/>
            <w:sz w:val="28"/>
            <w:szCs w:val="28"/>
            <w:rtl/>
          </w:rPr>
          <w:delText>ن</w:delText>
        </w:r>
      </w:del>
      <w:ins w:id="169" w:author="Fariba" w:date="2021-02-02T18:24:00Z">
        <w:r w:rsidR="00777510">
          <w:rPr>
            <w:rFonts w:cs="B Nazanin" w:hint="cs"/>
            <w:sz w:val="28"/>
            <w:szCs w:val="28"/>
            <w:rtl/>
          </w:rPr>
          <w:t>د</w:t>
        </w:r>
      </w:ins>
      <w:del w:id="170" w:author="Fariba" w:date="2021-02-02T18:24:00Z">
        <w:r w:rsidR="000959DC" w:rsidDel="00777510">
          <w:rPr>
            <w:rFonts w:cs="B Nazanin" w:hint="cs"/>
            <w:sz w:val="28"/>
            <w:szCs w:val="28"/>
            <w:rtl/>
          </w:rPr>
          <w:delText xml:space="preserve">د ،  </w:delText>
        </w:r>
        <w:r w:rsidR="008B6744" w:rsidDel="00777510">
          <w:rPr>
            <w:rFonts w:cs="B Nazanin" w:hint="cs"/>
            <w:sz w:val="28"/>
            <w:szCs w:val="28"/>
            <w:rtl/>
          </w:rPr>
          <w:delText>می</w:delText>
        </w:r>
        <w:r w:rsidR="008B6744" w:rsidDel="00777510">
          <w:rPr>
            <w:rFonts w:cs="B Nazanin"/>
            <w:sz w:val="28"/>
            <w:szCs w:val="28"/>
            <w:rtl/>
          </w:rPr>
          <w:softHyphen/>
        </w:r>
        <w:r w:rsidDel="00777510">
          <w:rPr>
            <w:rFonts w:cs="B Nazanin" w:hint="cs"/>
            <w:sz w:val="28"/>
            <w:szCs w:val="28"/>
            <w:rtl/>
          </w:rPr>
          <w:delText xml:space="preserve">پردازیم </w:delText>
        </w:r>
      </w:del>
      <w:r>
        <w:rPr>
          <w:rFonts w:cs="B Nazanin" w:hint="cs"/>
          <w:sz w:val="28"/>
          <w:szCs w:val="28"/>
          <w:rtl/>
        </w:rPr>
        <w:t>.</w:t>
      </w:r>
      <w:ins w:id="171" w:author="Fariba" w:date="2021-02-02T18:25:00Z">
        <w:r w:rsidR="00777510">
          <w:rPr>
            <w:rFonts w:cs="B Nazanin" w:hint="cs"/>
            <w:sz w:val="28"/>
            <w:szCs w:val="28"/>
            <w:rtl/>
          </w:rPr>
          <w:t xml:space="preserve"> قبل از پرداختن به این مدلهای محاسباتی ابتدا معرفی خلاصه ای از مبانی فیزیولوژیک صرع می نمائیم و سپس در ادامه این مدلها را معرفی خواهیم کرد.</w:t>
        </w:r>
      </w:ins>
    </w:p>
    <w:p w14:paraId="14A19E0B" w14:textId="77777777" w:rsidR="000959DC" w:rsidRPr="00722093" w:rsidRDefault="00544C3B" w:rsidP="000959DC">
      <w:pPr>
        <w:rPr>
          <w:rFonts w:cs="B Nazanin"/>
          <w:sz w:val="32"/>
          <w:szCs w:val="32"/>
          <w:rtl/>
        </w:rPr>
      </w:pPr>
      <w:r>
        <w:rPr>
          <w:rFonts w:cs="B Nazanin" w:hint="cs"/>
          <w:sz w:val="32"/>
          <w:szCs w:val="32"/>
          <w:rtl/>
        </w:rPr>
        <w:t>3</w:t>
      </w:r>
      <w:r w:rsidR="008B6744">
        <w:rPr>
          <w:rFonts w:cs="B Nazanin" w:hint="cs"/>
          <w:sz w:val="32"/>
          <w:szCs w:val="32"/>
          <w:rtl/>
        </w:rPr>
        <w:t>-2</w:t>
      </w:r>
      <w:r w:rsidR="008B6744">
        <w:rPr>
          <w:rFonts w:cs="Cambria" w:hint="cs"/>
          <w:sz w:val="32"/>
          <w:szCs w:val="32"/>
          <w:rtl/>
        </w:rPr>
        <w:t>-</w:t>
      </w:r>
      <w:r w:rsidR="000959DC" w:rsidRPr="00722093">
        <w:rPr>
          <w:rFonts w:cs="B Nazanin" w:hint="cs"/>
          <w:sz w:val="32"/>
          <w:szCs w:val="32"/>
          <w:rtl/>
        </w:rPr>
        <w:t>مبانی فیزیولوژیک صرع</w:t>
      </w:r>
    </w:p>
    <w:p w14:paraId="1738D893" w14:textId="77777777" w:rsidR="00E4246D" w:rsidRDefault="00E4246D" w:rsidP="00CE7262">
      <w:pPr>
        <w:jc w:val="both"/>
        <w:rPr>
          <w:rFonts w:cs="B Nazanin"/>
          <w:sz w:val="28"/>
          <w:szCs w:val="28"/>
          <w:rtl/>
        </w:rPr>
      </w:pPr>
      <w:r>
        <w:rPr>
          <w:rFonts w:cs="B Nazanin"/>
          <w:sz w:val="28"/>
          <w:szCs w:val="28"/>
          <w:rtl/>
        </w:rPr>
        <w:t>تشنج</w:t>
      </w:r>
      <w:r w:rsidRPr="00E4246D">
        <w:rPr>
          <w:rFonts w:cs="B Nazanin"/>
          <w:sz w:val="28"/>
          <w:szCs w:val="28"/>
          <w:rtl/>
        </w:rPr>
        <w:t xml:space="preserve"> ،</w:t>
      </w:r>
      <w:r>
        <w:rPr>
          <w:rFonts w:cs="B Nazanin" w:hint="cs"/>
          <w:sz w:val="28"/>
          <w:szCs w:val="28"/>
          <w:rtl/>
        </w:rPr>
        <w:t xml:space="preserve"> یک </w:t>
      </w:r>
      <w:r w:rsidRPr="00E4246D">
        <w:rPr>
          <w:rFonts w:cs="B Nazanin"/>
          <w:sz w:val="28"/>
          <w:szCs w:val="28"/>
          <w:rtl/>
        </w:rPr>
        <w:t>تغيير غيرطبيع</w:t>
      </w:r>
      <w:r w:rsidRPr="00E4246D">
        <w:rPr>
          <w:rFonts w:cs="B Nazanin" w:hint="cs"/>
          <w:sz w:val="28"/>
          <w:szCs w:val="28"/>
          <w:rtl/>
        </w:rPr>
        <w:t>ی</w:t>
      </w:r>
      <w:r w:rsidRPr="00E4246D">
        <w:rPr>
          <w:rFonts w:cs="B Nazanin"/>
          <w:sz w:val="28"/>
          <w:szCs w:val="28"/>
          <w:rtl/>
        </w:rPr>
        <w:t xml:space="preserve"> در عملکرد عصب</w:t>
      </w:r>
      <w:r w:rsidRPr="00E4246D">
        <w:rPr>
          <w:rFonts w:cs="B Nazanin" w:hint="cs"/>
          <w:sz w:val="28"/>
          <w:szCs w:val="28"/>
          <w:rtl/>
        </w:rPr>
        <w:t>ی</w:t>
      </w:r>
      <w:r w:rsidRPr="00E4246D">
        <w:rPr>
          <w:rFonts w:cs="B Nazanin"/>
          <w:sz w:val="28"/>
          <w:szCs w:val="28"/>
          <w:rtl/>
        </w:rPr>
        <w:t xml:space="preserve"> است که توسط فعاليت بيش از حد همزمان</w:t>
      </w:r>
      <w:r>
        <w:rPr>
          <w:rFonts w:cs="B Nazanin" w:hint="cs"/>
          <w:sz w:val="28"/>
          <w:szCs w:val="28"/>
          <w:rtl/>
        </w:rPr>
        <w:t xml:space="preserve"> </w:t>
      </w:r>
      <w:r w:rsidRPr="00E4246D">
        <w:rPr>
          <w:rFonts w:cs="B Nazanin" w:hint="eastAsia"/>
          <w:sz w:val="28"/>
          <w:szCs w:val="28"/>
          <w:rtl/>
        </w:rPr>
        <w:t>نورون</w:t>
      </w:r>
      <w:r>
        <w:rPr>
          <w:rFonts w:cs="B Nazanin" w:hint="cs"/>
          <w:sz w:val="28"/>
          <w:szCs w:val="28"/>
          <w:rtl/>
        </w:rPr>
        <w:t xml:space="preserve"> </w:t>
      </w:r>
      <w:r w:rsidRPr="00E4246D">
        <w:rPr>
          <w:rFonts w:cs="B Nazanin" w:hint="eastAsia"/>
          <w:sz w:val="28"/>
          <w:szCs w:val="28"/>
          <w:rtl/>
        </w:rPr>
        <w:t>ها</w:t>
      </w:r>
      <w:r w:rsidRPr="00E4246D">
        <w:rPr>
          <w:rFonts w:cs="B Nazanin"/>
          <w:sz w:val="28"/>
          <w:szCs w:val="28"/>
          <w:rtl/>
        </w:rPr>
        <w:t xml:space="preserve"> درون مغز ا</w:t>
      </w:r>
      <w:r w:rsidRPr="00E4246D">
        <w:rPr>
          <w:rFonts w:cs="B Nazanin" w:hint="cs"/>
          <w:sz w:val="28"/>
          <w:szCs w:val="28"/>
          <w:rtl/>
        </w:rPr>
        <w:t>ی</w:t>
      </w:r>
      <w:r w:rsidRPr="00E4246D">
        <w:rPr>
          <w:rFonts w:cs="B Nazanin" w:hint="eastAsia"/>
          <w:sz w:val="28"/>
          <w:szCs w:val="28"/>
          <w:rtl/>
        </w:rPr>
        <w:t>جاد</w:t>
      </w:r>
      <w:r w:rsidRPr="00E4246D">
        <w:rPr>
          <w:rFonts w:cs="B Nazanin"/>
          <w:sz w:val="28"/>
          <w:szCs w:val="28"/>
          <w:rtl/>
        </w:rPr>
        <w:t xml:space="preserve"> شده است که منجر به موج</w:t>
      </w:r>
      <w:r w:rsidRPr="00E4246D">
        <w:rPr>
          <w:rFonts w:cs="B Nazanin" w:hint="cs"/>
          <w:sz w:val="28"/>
          <w:szCs w:val="28"/>
          <w:rtl/>
        </w:rPr>
        <w:t>ی</w:t>
      </w:r>
      <w:r w:rsidRPr="00E4246D">
        <w:rPr>
          <w:rFonts w:cs="B Nazanin"/>
          <w:sz w:val="28"/>
          <w:szCs w:val="28"/>
          <w:rtl/>
        </w:rPr>
        <w:t xml:space="preserve"> از دپلار</w:t>
      </w:r>
      <w:r w:rsidRPr="00E4246D">
        <w:rPr>
          <w:rFonts w:cs="B Nazanin" w:hint="cs"/>
          <w:sz w:val="28"/>
          <w:szCs w:val="28"/>
          <w:rtl/>
        </w:rPr>
        <w:t>ی</w:t>
      </w:r>
      <w:r>
        <w:rPr>
          <w:rFonts w:cs="B Nazanin" w:hint="eastAsia"/>
          <w:sz w:val="28"/>
          <w:szCs w:val="28"/>
          <w:rtl/>
        </w:rPr>
        <w:t>زاسيو</w:t>
      </w:r>
      <w:r>
        <w:rPr>
          <w:rFonts w:cs="B Nazanin" w:hint="cs"/>
          <w:sz w:val="28"/>
          <w:szCs w:val="28"/>
          <w:rtl/>
        </w:rPr>
        <w:t>ن</w:t>
      </w:r>
      <w:r w:rsidRPr="00E4246D">
        <w:rPr>
          <w:rFonts w:cs="B Nazanin"/>
          <w:sz w:val="28"/>
          <w:szCs w:val="28"/>
          <w:rtl/>
        </w:rPr>
        <w:t xml:space="preserve"> م</w:t>
      </w:r>
      <w:r w:rsidRPr="00E4246D">
        <w:rPr>
          <w:rFonts w:cs="B Nazanin" w:hint="cs"/>
          <w:sz w:val="28"/>
          <w:szCs w:val="28"/>
          <w:rtl/>
        </w:rPr>
        <w:t>ی</w:t>
      </w:r>
      <w:r w:rsidRPr="00E4246D">
        <w:rPr>
          <w:rFonts w:cs="B Nazanin"/>
          <w:sz w:val="28"/>
          <w:szCs w:val="28"/>
          <w:rtl/>
        </w:rPr>
        <w:t xml:space="preserve"> شود که به عنوان </w:t>
      </w:r>
      <w:r w:rsidRPr="00E4246D">
        <w:rPr>
          <w:rFonts w:cs="B Nazanin" w:hint="cs"/>
          <w:sz w:val="28"/>
          <w:szCs w:val="28"/>
          <w:rtl/>
        </w:rPr>
        <w:t>ی</w:t>
      </w:r>
      <w:r w:rsidRPr="00E4246D">
        <w:rPr>
          <w:rFonts w:cs="B Nazanin" w:hint="eastAsia"/>
          <w:sz w:val="28"/>
          <w:szCs w:val="28"/>
          <w:rtl/>
        </w:rPr>
        <w:t>ک</w:t>
      </w:r>
      <w:r w:rsidRPr="00E4246D">
        <w:rPr>
          <w:rFonts w:cs="B Nazanin"/>
          <w:sz w:val="28"/>
          <w:szCs w:val="28"/>
          <w:rtl/>
        </w:rPr>
        <w:t xml:space="preserve"> تغيير</w:t>
      </w:r>
      <w:r>
        <w:rPr>
          <w:rFonts w:cs="B Nazanin" w:hint="cs"/>
          <w:sz w:val="28"/>
          <w:szCs w:val="28"/>
          <w:rtl/>
        </w:rPr>
        <w:t xml:space="preserve"> </w:t>
      </w:r>
      <w:r w:rsidRPr="00E4246D">
        <w:rPr>
          <w:rFonts w:cs="B Nazanin" w:hint="eastAsia"/>
          <w:sz w:val="28"/>
          <w:szCs w:val="28"/>
          <w:rtl/>
        </w:rPr>
        <w:t>دپلار</w:t>
      </w:r>
      <w:r w:rsidRPr="00E4246D">
        <w:rPr>
          <w:rFonts w:cs="B Nazanin" w:hint="cs"/>
          <w:sz w:val="28"/>
          <w:szCs w:val="28"/>
          <w:rtl/>
        </w:rPr>
        <w:t>ی</w:t>
      </w:r>
      <w:r w:rsidRPr="00E4246D">
        <w:rPr>
          <w:rFonts w:cs="B Nazanin" w:hint="eastAsia"/>
          <w:sz w:val="28"/>
          <w:szCs w:val="28"/>
          <w:rtl/>
        </w:rPr>
        <w:t>زه</w:t>
      </w:r>
      <w:r w:rsidRPr="00E4246D">
        <w:rPr>
          <w:rFonts w:cs="B Nazanin"/>
          <w:sz w:val="28"/>
          <w:szCs w:val="28"/>
          <w:rtl/>
        </w:rPr>
        <w:t xml:space="preserve"> کننده ناگهان</w:t>
      </w:r>
      <w:r w:rsidRPr="00E4246D">
        <w:rPr>
          <w:rFonts w:cs="B Nazanin" w:hint="cs"/>
          <w:sz w:val="28"/>
          <w:szCs w:val="28"/>
          <w:rtl/>
        </w:rPr>
        <w:t>ی</w:t>
      </w:r>
      <w:r w:rsidRPr="00E4246D">
        <w:rPr>
          <w:rFonts w:cs="B Nazanin"/>
          <w:sz w:val="28"/>
          <w:szCs w:val="28"/>
          <w:rtl/>
        </w:rPr>
        <w:t xml:space="preserve"> شناخته م</w:t>
      </w:r>
      <w:r w:rsidRPr="00E4246D">
        <w:rPr>
          <w:rFonts w:cs="B Nazanin" w:hint="cs"/>
          <w:sz w:val="28"/>
          <w:szCs w:val="28"/>
          <w:rtl/>
        </w:rPr>
        <w:t>ی</w:t>
      </w:r>
      <w:r>
        <w:rPr>
          <w:rFonts w:cs="B Nazanin"/>
          <w:sz w:val="28"/>
          <w:szCs w:val="28"/>
          <w:rtl/>
        </w:rPr>
        <w:t xml:space="preserve"> شود.</w:t>
      </w:r>
      <w:r>
        <w:rPr>
          <w:rFonts w:cs="B Nazanin" w:hint="cs"/>
          <w:sz w:val="28"/>
          <w:szCs w:val="28"/>
          <w:rtl/>
        </w:rPr>
        <w:t xml:space="preserve"> </w:t>
      </w:r>
      <w:r w:rsidRPr="00E4246D">
        <w:rPr>
          <w:rFonts w:cs="B Nazanin"/>
          <w:sz w:val="28"/>
          <w:szCs w:val="28"/>
          <w:rtl/>
        </w:rPr>
        <w:t>تشنج از عدم تعادل در مکانيسم ها</w:t>
      </w:r>
      <w:r w:rsidRPr="00E4246D">
        <w:rPr>
          <w:rFonts w:cs="B Nazanin" w:hint="cs"/>
          <w:sz w:val="28"/>
          <w:szCs w:val="28"/>
          <w:rtl/>
        </w:rPr>
        <w:t>ی</w:t>
      </w:r>
      <w:r>
        <w:rPr>
          <w:rFonts w:cs="B Nazanin" w:hint="cs"/>
          <w:sz w:val="28"/>
          <w:szCs w:val="28"/>
          <w:rtl/>
        </w:rPr>
        <w:t xml:space="preserve"> </w:t>
      </w:r>
      <w:r w:rsidRPr="00E4246D">
        <w:rPr>
          <w:rFonts w:cs="B Nazanin" w:hint="eastAsia"/>
          <w:sz w:val="28"/>
          <w:szCs w:val="28"/>
          <w:rtl/>
        </w:rPr>
        <w:t>نرمال</w:t>
      </w:r>
      <w:r w:rsidRPr="00E4246D">
        <w:rPr>
          <w:rFonts w:cs="B Nazanin"/>
          <w:sz w:val="28"/>
          <w:szCs w:val="28"/>
          <w:rtl/>
        </w:rPr>
        <w:t xml:space="preserve"> تحر</w:t>
      </w:r>
      <w:r w:rsidRPr="00E4246D">
        <w:rPr>
          <w:rFonts w:cs="B Nazanin" w:hint="cs"/>
          <w:sz w:val="28"/>
          <w:szCs w:val="28"/>
          <w:rtl/>
        </w:rPr>
        <w:t>ی</w:t>
      </w:r>
      <w:r w:rsidRPr="00E4246D">
        <w:rPr>
          <w:rFonts w:cs="B Nazanin" w:hint="eastAsia"/>
          <w:sz w:val="28"/>
          <w:szCs w:val="28"/>
          <w:rtl/>
        </w:rPr>
        <w:t>ک</w:t>
      </w:r>
      <w:r w:rsidRPr="00E4246D">
        <w:rPr>
          <w:rFonts w:cs="B Nazanin" w:hint="cs"/>
          <w:sz w:val="28"/>
          <w:szCs w:val="28"/>
          <w:rtl/>
        </w:rPr>
        <w:t>ی</w:t>
      </w:r>
      <w:r w:rsidRPr="00E4246D">
        <w:rPr>
          <w:rFonts w:cs="B Nazanin"/>
          <w:sz w:val="28"/>
          <w:szCs w:val="28"/>
          <w:rtl/>
        </w:rPr>
        <w:t xml:space="preserve"> و مهار</w:t>
      </w:r>
      <w:r w:rsidRPr="00E4246D">
        <w:rPr>
          <w:rFonts w:cs="B Nazanin" w:hint="cs"/>
          <w:sz w:val="28"/>
          <w:szCs w:val="28"/>
          <w:rtl/>
        </w:rPr>
        <w:t>ی</w:t>
      </w:r>
      <w:r w:rsidRPr="00E4246D">
        <w:rPr>
          <w:rFonts w:cs="B Nazanin"/>
          <w:sz w:val="28"/>
          <w:szCs w:val="28"/>
          <w:rtl/>
        </w:rPr>
        <w:t xml:space="preserve"> که کنترل کننده تحر</w:t>
      </w:r>
      <w:r w:rsidRPr="00E4246D">
        <w:rPr>
          <w:rFonts w:cs="B Nazanin" w:hint="cs"/>
          <w:sz w:val="28"/>
          <w:szCs w:val="28"/>
          <w:rtl/>
        </w:rPr>
        <w:t>ی</w:t>
      </w:r>
      <w:r w:rsidRPr="00E4246D">
        <w:rPr>
          <w:rFonts w:cs="B Nazanin" w:hint="eastAsia"/>
          <w:sz w:val="28"/>
          <w:szCs w:val="28"/>
          <w:rtl/>
        </w:rPr>
        <w:t>ک</w:t>
      </w:r>
      <w:r w:rsidRPr="00E4246D">
        <w:rPr>
          <w:rFonts w:cs="B Nazanin"/>
          <w:sz w:val="28"/>
          <w:szCs w:val="28"/>
          <w:rtl/>
        </w:rPr>
        <w:t xml:space="preserve"> پذ</w:t>
      </w:r>
      <w:r w:rsidRPr="00E4246D">
        <w:rPr>
          <w:rFonts w:cs="B Nazanin" w:hint="cs"/>
          <w:sz w:val="28"/>
          <w:szCs w:val="28"/>
          <w:rtl/>
        </w:rPr>
        <w:t>ی</w:t>
      </w:r>
      <w:r w:rsidRPr="00E4246D">
        <w:rPr>
          <w:rFonts w:cs="B Nazanin" w:hint="eastAsia"/>
          <w:sz w:val="28"/>
          <w:szCs w:val="28"/>
          <w:rtl/>
        </w:rPr>
        <w:t>ر</w:t>
      </w:r>
      <w:r w:rsidRPr="00E4246D">
        <w:rPr>
          <w:rFonts w:cs="B Nazanin" w:hint="cs"/>
          <w:sz w:val="28"/>
          <w:szCs w:val="28"/>
          <w:rtl/>
        </w:rPr>
        <w:t>ی</w:t>
      </w:r>
      <w:r w:rsidRPr="00E4246D">
        <w:rPr>
          <w:rFonts w:cs="B Nazanin"/>
          <w:sz w:val="28"/>
          <w:szCs w:val="28"/>
          <w:rtl/>
        </w:rPr>
        <w:t xml:space="preserve"> الکتر</w:t>
      </w:r>
      <w:r w:rsidRPr="00E4246D">
        <w:rPr>
          <w:rFonts w:cs="B Nazanin" w:hint="cs"/>
          <w:sz w:val="28"/>
          <w:szCs w:val="28"/>
          <w:rtl/>
        </w:rPr>
        <w:t>ی</w:t>
      </w:r>
      <w:r w:rsidRPr="00E4246D">
        <w:rPr>
          <w:rFonts w:cs="B Nazanin" w:hint="eastAsia"/>
          <w:sz w:val="28"/>
          <w:szCs w:val="28"/>
          <w:rtl/>
        </w:rPr>
        <w:t>ک</w:t>
      </w:r>
      <w:r w:rsidRPr="00E4246D">
        <w:rPr>
          <w:rFonts w:cs="B Nazanin" w:hint="cs"/>
          <w:sz w:val="28"/>
          <w:szCs w:val="28"/>
          <w:rtl/>
        </w:rPr>
        <w:t>ی</w:t>
      </w:r>
      <w:r w:rsidRPr="00E4246D">
        <w:rPr>
          <w:rFonts w:cs="B Nazanin"/>
          <w:sz w:val="28"/>
          <w:szCs w:val="28"/>
          <w:rtl/>
        </w:rPr>
        <w:t xml:space="preserve"> در مغز هستند، ناش</w:t>
      </w:r>
      <w:r w:rsidRPr="00E4246D">
        <w:rPr>
          <w:rFonts w:cs="B Nazanin" w:hint="cs"/>
          <w:sz w:val="28"/>
          <w:szCs w:val="28"/>
          <w:rtl/>
        </w:rPr>
        <w:t>ی</w:t>
      </w:r>
      <w:r w:rsidRPr="00E4246D">
        <w:rPr>
          <w:rFonts w:cs="B Nazanin"/>
          <w:sz w:val="28"/>
          <w:szCs w:val="28"/>
          <w:rtl/>
        </w:rPr>
        <w:t xml:space="preserve"> م</w:t>
      </w:r>
      <w:r w:rsidRPr="00E4246D">
        <w:rPr>
          <w:rFonts w:cs="B Nazanin" w:hint="cs"/>
          <w:sz w:val="28"/>
          <w:szCs w:val="28"/>
          <w:rtl/>
        </w:rPr>
        <w:t>ی</w:t>
      </w:r>
      <w:r>
        <w:rPr>
          <w:rFonts w:cs="B Nazanin" w:hint="cs"/>
          <w:sz w:val="28"/>
          <w:szCs w:val="28"/>
          <w:rtl/>
        </w:rPr>
        <w:t xml:space="preserve"> </w:t>
      </w:r>
      <w:r w:rsidRPr="00E4246D">
        <w:rPr>
          <w:rFonts w:cs="B Nazanin" w:hint="eastAsia"/>
          <w:sz w:val="28"/>
          <w:szCs w:val="28"/>
          <w:rtl/>
        </w:rPr>
        <w:t>شود</w:t>
      </w:r>
      <w:r w:rsidRPr="00E4246D">
        <w:rPr>
          <w:rFonts w:cs="B Nazanin"/>
          <w:sz w:val="28"/>
          <w:szCs w:val="28"/>
          <w:rtl/>
        </w:rPr>
        <w:t xml:space="preserve">. </w:t>
      </w:r>
    </w:p>
    <w:p w14:paraId="7AD94B4D" w14:textId="77777777" w:rsidR="00E4246D" w:rsidRDefault="00E4246D" w:rsidP="00CE7262">
      <w:pPr>
        <w:jc w:val="both"/>
        <w:rPr>
          <w:rFonts w:cs="B Nazanin"/>
          <w:sz w:val="28"/>
          <w:szCs w:val="28"/>
          <w:rtl/>
        </w:rPr>
      </w:pPr>
      <w:r>
        <w:rPr>
          <w:rFonts w:cs="B Nazanin"/>
          <w:sz w:val="28"/>
          <w:szCs w:val="28"/>
          <w:rtl/>
        </w:rPr>
        <w:t>مکانيسم</w:t>
      </w:r>
      <w:r>
        <w:rPr>
          <w:rFonts w:cs="B Nazanin" w:hint="cs"/>
          <w:sz w:val="28"/>
          <w:szCs w:val="28"/>
          <w:rtl/>
        </w:rPr>
        <w:t>ی</w:t>
      </w:r>
      <w:r w:rsidRPr="00E4246D">
        <w:rPr>
          <w:rFonts w:cs="B Nazanin"/>
          <w:sz w:val="28"/>
          <w:szCs w:val="28"/>
          <w:rtl/>
        </w:rPr>
        <w:t xml:space="preserve"> که در ا</w:t>
      </w:r>
      <w:r w:rsidRPr="00E4246D">
        <w:rPr>
          <w:rFonts w:cs="B Nazanin" w:hint="cs"/>
          <w:sz w:val="28"/>
          <w:szCs w:val="28"/>
          <w:rtl/>
        </w:rPr>
        <w:t>ی</w:t>
      </w:r>
      <w:r w:rsidRPr="00E4246D">
        <w:rPr>
          <w:rFonts w:cs="B Nazanin" w:hint="eastAsia"/>
          <w:sz w:val="28"/>
          <w:szCs w:val="28"/>
          <w:rtl/>
        </w:rPr>
        <w:t>جاد</w:t>
      </w:r>
      <w:r w:rsidRPr="00E4246D">
        <w:rPr>
          <w:rFonts w:cs="B Nazanin"/>
          <w:sz w:val="28"/>
          <w:szCs w:val="28"/>
          <w:rtl/>
        </w:rPr>
        <w:t xml:space="preserve"> همزمان</w:t>
      </w:r>
      <w:r w:rsidRPr="00E4246D">
        <w:rPr>
          <w:rFonts w:cs="B Nazanin" w:hint="cs"/>
          <w:sz w:val="28"/>
          <w:szCs w:val="28"/>
          <w:rtl/>
        </w:rPr>
        <w:t>ی</w:t>
      </w:r>
      <w:r w:rsidRPr="00E4246D">
        <w:rPr>
          <w:rFonts w:cs="B Nazanin"/>
          <w:sz w:val="28"/>
          <w:szCs w:val="28"/>
          <w:rtl/>
        </w:rPr>
        <w:t xml:space="preserve"> صرع</w:t>
      </w:r>
      <w:r w:rsidRPr="00E4246D">
        <w:rPr>
          <w:rFonts w:cs="B Nazanin" w:hint="cs"/>
          <w:sz w:val="28"/>
          <w:szCs w:val="28"/>
          <w:rtl/>
        </w:rPr>
        <w:t>ی</w:t>
      </w:r>
      <w:r w:rsidRPr="00E4246D">
        <w:rPr>
          <w:rFonts w:cs="B Nazanin"/>
          <w:sz w:val="28"/>
          <w:szCs w:val="28"/>
          <w:rtl/>
        </w:rPr>
        <w:t xml:space="preserve"> نقش باز</w:t>
      </w:r>
      <w:r w:rsidRPr="00E4246D">
        <w:rPr>
          <w:rFonts w:cs="B Nazanin" w:hint="cs"/>
          <w:sz w:val="28"/>
          <w:szCs w:val="28"/>
          <w:rtl/>
        </w:rPr>
        <w:t>ی</w:t>
      </w:r>
      <w:r w:rsidRPr="00E4246D">
        <w:rPr>
          <w:rFonts w:cs="B Nazanin"/>
          <w:sz w:val="28"/>
          <w:szCs w:val="28"/>
          <w:rtl/>
        </w:rPr>
        <w:t xml:space="preserve"> م</w:t>
      </w:r>
      <w:r w:rsidRPr="00E4246D">
        <w:rPr>
          <w:rFonts w:cs="B Nazanin" w:hint="cs"/>
          <w:sz w:val="28"/>
          <w:szCs w:val="28"/>
          <w:rtl/>
        </w:rPr>
        <w:t>ی</w:t>
      </w:r>
      <w:r>
        <w:rPr>
          <w:rFonts w:cs="B Nazanin" w:hint="cs"/>
          <w:sz w:val="28"/>
          <w:szCs w:val="28"/>
          <w:rtl/>
        </w:rPr>
        <w:t xml:space="preserve"> </w:t>
      </w:r>
      <w:r w:rsidRPr="00E4246D">
        <w:rPr>
          <w:rFonts w:cs="B Nazanin" w:hint="eastAsia"/>
          <w:sz w:val="28"/>
          <w:szCs w:val="28"/>
          <w:rtl/>
        </w:rPr>
        <w:t>کند،</w:t>
      </w:r>
      <w:r w:rsidRPr="00E4246D">
        <w:rPr>
          <w:rFonts w:cs="B Nazanin"/>
          <w:sz w:val="28"/>
          <w:szCs w:val="28"/>
          <w:rtl/>
        </w:rPr>
        <w:t xml:space="preserve"> افزا</w:t>
      </w:r>
      <w:r w:rsidRPr="00E4246D">
        <w:rPr>
          <w:rFonts w:cs="B Nazanin" w:hint="cs"/>
          <w:sz w:val="28"/>
          <w:szCs w:val="28"/>
          <w:rtl/>
        </w:rPr>
        <w:t>ی</w:t>
      </w:r>
      <w:r w:rsidRPr="00E4246D">
        <w:rPr>
          <w:rFonts w:cs="B Nazanin" w:hint="eastAsia"/>
          <w:sz w:val="28"/>
          <w:szCs w:val="28"/>
          <w:rtl/>
        </w:rPr>
        <w:t>ش</w:t>
      </w:r>
      <w:r w:rsidRPr="00E4246D">
        <w:rPr>
          <w:rFonts w:cs="B Nazanin"/>
          <w:sz w:val="28"/>
          <w:szCs w:val="28"/>
          <w:rtl/>
        </w:rPr>
        <w:t xml:space="preserve"> تحر</w:t>
      </w:r>
      <w:r w:rsidRPr="00E4246D">
        <w:rPr>
          <w:rFonts w:cs="B Nazanin" w:hint="cs"/>
          <w:sz w:val="28"/>
          <w:szCs w:val="28"/>
          <w:rtl/>
        </w:rPr>
        <w:t>ی</w:t>
      </w:r>
      <w:r w:rsidRPr="00E4246D">
        <w:rPr>
          <w:rFonts w:cs="B Nazanin" w:hint="eastAsia"/>
          <w:sz w:val="28"/>
          <w:szCs w:val="28"/>
          <w:rtl/>
        </w:rPr>
        <w:t>ک</w:t>
      </w:r>
      <w:r w:rsidRPr="00E4246D">
        <w:rPr>
          <w:rFonts w:cs="B Nazanin"/>
          <w:sz w:val="28"/>
          <w:szCs w:val="28"/>
          <w:rtl/>
        </w:rPr>
        <w:t xml:space="preserve"> درون شبکه ا</w:t>
      </w:r>
      <w:r w:rsidRPr="00E4246D">
        <w:rPr>
          <w:rFonts w:cs="B Nazanin" w:hint="cs"/>
          <w:sz w:val="28"/>
          <w:szCs w:val="28"/>
          <w:rtl/>
        </w:rPr>
        <w:t>ی</w:t>
      </w:r>
      <w:r>
        <w:rPr>
          <w:rFonts w:cs="B Nazanin" w:hint="cs"/>
          <w:sz w:val="28"/>
          <w:szCs w:val="28"/>
          <w:rtl/>
        </w:rPr>
        <w:t xml:space="preserve"> </w:t>
      </w:r>
      <w:r w:rsidRPr="00E4246D">
        <w:rPr>
          <w:rFonts w:cs="B Nazanin" w:hint="eastAsia"/>
          <w:sz w:val="28"/>
          <w:szCs w:val="28"/>
          <w:rtl/>
        </w:rPr>
        <w:t>م</w:t>
      </w:r>
      <w:r w:rsidRPr="00E4246D">
        <w:rPr>
          <w:rFonts w:cs="B Nazanin" w:hint="cs"/>
          <w:sz w:val="28"/>
          <w:szCs w:val="28"/>
          <w:rtl/>
        </w:rPr>
        <w:t>ی</w:t>
      </w:r>
      <w:r>
        <w:rPr>
          <w:rFonts w:cs="B Nazanin" w:hint="cs"/>
          <w:sz w:val="28"/>
          <w:szCs w:val="28"/>
          <w:rtl/>
        </w:rPr>
        <w:t xml:space="preserve"> </w:t>
      </w:r>
      <w:r w:rsidRPr="00E4246D">
        <w:rPr>
          <w:rFonts w:cs="B Nazanin" w:hint="eastAsia"/>
          <w:sz w:val="28"/>
          <w:szCs w:val="28"/>
          <w:rtl/>
        </w:rPr>
        <w:t>باشد</w:t>
      </w:r>
      <w:r w:rsidRPr="00E4246D">
        <w:rPr>
          <w:rFonts w:cs="B Nazanin"/>
          <w:sz w:val="28"/>
          <w:szCs w:val="28"/>
          <w:rtl/>
        </w:rPr>
        <w:t>. ن</w:t>
      </w:r>
      <w:r>
        <w:rPr>
          <w:rFonts w:cs="B Nazanin" w:hint="cs"/>
          <w:sz w:val="28"/>
          <w:szCs w:val="28"/>
          <w:rtl/>
        </w:rPr>
        <w:t>و</w:t>
      </w:r>
      <w:r w:rsidRPr="00E4246D">
        <w:rPr>
          <w:rFonts w:cs="B Nazanin"/>
          <w:sz w:val="28"/>
          <w:szCs w:val="28"/>
          <w:rtl/>
        </w:rPr>
        <w:t>رون ها</w:t>
      </w:r>
      <w:r w:rsidRPr="00E4246D">
        <w:rPr>
          <w:rFonts w:cs="B Nazanin" w:hint="cs"/>
          <w:sz w:val="28"/>
          <w:szCs w:val="28"/>
          <w:rtl/>
        </w:rPr>
        <w:t>ی</w:t>
      </w:r>
      <w:r w:rsidRPr="00E4246D">
        <w:rPr>
          <w:rFonts w:cs="B Nazanin"/>
          <w:sz w:val="28"/>
          <w:szCs w:val="28"/>
          <w:rtl/>
        </w:rPr>
        <w:t xml:space="preserve"> تحر</w:t>
      </w:r>
      <w:r w:rsidRPr="00E4246D">
        <w:rPr>
          <w:rFonts w:cs="B Nazanin" w:hint="cs"/>
          <w:sz w:val="28"/>
          <w:szCs w:val="28"/>
          <w:rtl/>
        </w:rPr>
        <w:t>ی</w:t>
      </w:r>
      <w:r w:rsidRPr="00E4246D">
        <w:rPr>
          <w:rFonts w:cs="B Nazanin" w:hint="eastAsia"/>
          <w:sz w:val="28"/>
          <w:szCs w:val="28"/>
          <w:rtl/>
        </w:rPr>
        <w:t>ک</w:t>
      </w:r>
      <w:r w:rsidRPr="00E4246D">
        <w:rPr>
          <w:rFonts w:cs="B Nazanin" w:hint="cs"/>
          <w:sz w:val="28"/>
          <w:szCs w:val="28"/>
          <w:rtl/>
        </w:rPr>
        <w:t>ی</w:t>
      </w:r>
      <w:r w:rsidRPr="00E4246D">
        <w:rPr>
          <w:rFonts w:cs="B Nazanin"/>
          <w:sz w:val="28"/>
          <w:szCs w:val="28"/>
          <w:rtl/>
        </w:rPr>
        <w:t xml:space="preserve"> گلوتاماترژ</w:t>
      </w:r>
      <w:r w:rsidRPr="00E4246D">
        <w:rPr>
          <w:rFonts w:cs="B Nazanin" w:hint="cs"/>
          <w:sz w:val="28"/>
          <w:szCs w:val="28"/>
          <w:rtl/>
        </w:rPr>
        <w:t>ی</w:t>
      </w:r>
      <w:r w:rsidRPr="00E4246D">
        <w:rPr>
          <w:rFonts w:cs="B Nazanin" w:hint="eastAsia"/>
          <w:sz w:val="28"/>
          <w:szCs w:val="28"/>
          <w:rtl/>
        </w:rPr>
        <w:t>ک</w:t>
      </w:r>
      <w:r w:rsidRPr="00E4246D">
        <w:rPr>
          <w:rFonts w:cs="B Nazanin"/>
          <w:sz w:val="28"/>
          <w:szCs w:val="28"/>
          <w:rtl/>
        </w:rPr>
        <w:t xml:space="preserve"> که توسط سيناپس به </w:t>
      </w:r>
      <w:r w:rsidRPr="00E4246D">
        <w:rPr>
          <w:rFonts w:cs="B Nazanin" w:hint="cs"/>
          <w:sz w:val="28"/>
          <w:szCs w:val="28"/>
          <w:rtl/>
        </w:rPr>
        <w:t>ی</w:t>
      </w:r>
      <w:r w:rsidRPr="00E4246D">
        <w:rPr>
          <w:rFonts w:cs="B Nazanin" w:hint="eastAsia"/>
          <w:sz w:val="28"/>
          <w:szCs w:val="28"/>
          <w:rtl/>
        </w:rPr>
        <w:t>کد</w:t>
      </w:r>
      <w:r w:rsidRPr="00E4246D">
        <w:rPr>
          <w:rFonts w:cs="B Nazanin" w:hint="cs"/>
          <w:sz w:val="28"/>
          <w:szCs w:val="28"/>
          <w:rtl/>
        </w:rPr>
        <w:t>ی</w:t>
      </w:r>
      <w:r w:rsidRPr="00E4246D">
        <w:rPr>
          <w:rFonts w:cs="B Nazanin" w:hint="eastAsia"/>
          <w:sz w:val="28"/>
          <w:szCs w:val="28"/>
          <w:rtl/>
        </w:rPr>
        <w:t>گر</w:t>
      </w:r>
      <w:r w:rsidRPr="00E4246D">
        <w:rPr>
          <w:rFonts w:cs="B Nazanin"/>
          <w:sz w:val="28"/>
          <w:szCs w:val="28"/>
          <w:rtl/>
        </w:rPr>
        <w:t xml:space="preserve"> متصل شده اند و گيرنده ها</w:t>
      </w:r>
      <w:r w:rsidRPr="00E4246D">
        <w:rPr>
          <w:rFonts w:cs="B Nazanin" w:hint="cs"/>
          <w:sz w:val="28"/>
          <w:szCs w:val="28"/>
          <w:rtl/>
        </w:rPr>
        <w:t>ی</w:t>
      </w:r>
      <w:r>
        <w:rPr>
          <w:rFonts w:cs="B Nazanin" w:hint="cs"/>
          <w:sz w:val="28"/>
          <w:szCs w:val="28"/>
          <w:rtl/>
        </w:rPr>
        <w:t xml:space="preserve"> </w:t>
      </w:r>
      <w:r w:rsidRPr="00E4246D">
        <w:rPr>
          <w:rFonts w:cs="B Nazanin" w:hint="eastAsia"/>
          <w:sz w:val="28"/>
          <w:szCs w:val="28"/>
          <w:rtl/>
        </w:rPr>
        <w:t>تحر</w:t>
      </w:r>
      <w:r w:rsidRPr="00E4246D">
        <w:rPr>
          <w:rFonts w:cs="B Nazanin" w:hint="cs"/>
          <w:sz w:val="28"/>
          <w:szCs w:val="28"/>
          <w:rtl/>
        </w:rPr>
        <w:t>ی</w:t>
      </w:r>
      <w:r w:rsidRPr="00E4246D">
        <w:rPr>
          <w:rFonts w:cs="B Nazanin" w:hint="eastAsia"/>
          <w:sz w:val="28"/>
          <w:szCs w:val="28"/>
          <w:rtl/>
        </w:rPr>
        <w:t>ک</w:t>
      </w:r>
      <w:r w:rsidRPr="00E4246D">
        <w:rPr>
          <w:rFonts w:cs="B Nazanin" w:hint="cs"/>
          <w:sz w:val="28"/>
          <w:szCs w:val="28"/>
          <w:rtl/>
        </w:rPr>
        <w:t>ی</w:t>
      </w:r>
      <w:r>
        <w:rPr>
          <w:rFonts w:cs="B Nazanin" w:hint="cs"/>
          <w:sz w:val="28"/>
          <w:szCs w:val="28"/>
          <w:rtl/>
        </w:rPr>
        <w:t xml:space="preserve"> </w:t>
      </w:r>
      <w:r>
        <w:rPr>
          <w:rFonts w:cs="B Nazanin"/>
          <w:sz w:val="28"/>
          <w:szCs w:val="28"/>
        </w:rPr>
        <w:t>AMPA</w:t>
      </w:r>
      <w:r>
        <w:rPr>
          <w:rFonts w:cs="B Nazanin" w:hint="cs"/>
          <w:sz w:val="28"/>
          <w:szCs w:val="28"/>
          <w:rtl/>
        </w:rPr>
        <w:t xml:space="preserve"> </w:t>
      </w:r>
      <w:r w:rsidRPr="00E4246D">
        <w:rPr>
          <w:rFonts w:cs="B Nazanin"/>
          <w:sz w:val="28"/>
          <w:szCs w:val="28"/>
          <w:rtl/>
        </w:rPr>
        <w:t>موجب ا</w:t>
      </w:r>
      <w:r w:rsidRPr="00E4246D">
        <w:rPr>
          <w:rFonts w:cs="B Nazanin" w:hint="cs"/>
          <w:sz w:val="28"/>
          <w:szCs w:val="28"/>
          <w:rtl/>
        </w:rPr>
        <w:t>ی</w:t>
      </w:r>
      <w:r w:rsidRPr="00E4246D">
        <w:rPr>
          <w:rFonts w:cs="B Nazanin" w:hint="eastAsia"/>
          <w:sz w:val="28"/>
          <w:szCs w:val="28"/>
          <w:rtl/>
        </w:rPr>
        <w:t>جاد</w:t>
      </w:r>
      <w:r w:rsidRPr="00E4246D">
        <w:rPr>
          <w:rFonts w:cs="B Nazanin"/>
          <w:sz w:val="28"/>
          <w:szCs w:val="28"/>
          <w:rtl/>
        </w:rPr>
        <w:t xml:space="preserve"> تحر</w:t>
      </w:r>
      <w:r w:rsidRPr="00E4246D">
        <w:rPr>
          <w:rFonts w:cs="B Nazanin" w:hint="cs"/>
          <w:sz w:val="28"/>
          <w:szCs w:val="28"/>
          <w:rtl/>
        </w:rPr>
        <w:t>ی</w:t>
      </w:r>
      <w:r w:rsidRPr="00E4246D">
        <w:rPr>
          <w:rFonts w:cs="B Nazanin" w:hint="eastAsia"/>
          <w:sz w:val="28"/>
          <w:szCs w:val="28"/>
          <w:rtl/>
        </w:rPr>
        <w:t>ک</w:t>
      </w:r>
      <w:r w:rsidRPr="00E4246D">
        <w:rPr>
          <w:rFonts w:cs="B Nazanin"/>
          <w:sz w:val="28"/>
          <w:szCs w:val="28"/>
          <w:rtl/>
        </w:rPr>
        <w:t xml:space="preserve"> سر</w:t>
      </w:r>
      <w:r w:rsidRPr="00E4246D">
        <w:rPr>
          <w:rFonts w:cs="B Nazanin" w:hint="cs"/>
          <w:sz w:val="28"/>
          <w:szCs w:val="28"/>
          <w:rtl/>
        </w:rPr>
        <w:t>ی</w:t>
      </w:r>
      <w:r w:rsidRPr="00E4246D">
        <w:rPr>
          <w:rFonts w:cs="B Nazanin" w:hint="eastAsia"/>
          <w:sz w:val="28"/>
          <w:szCs w:val="28"/>
          <w:rtl/>
        </w:rPr>
        <w:t>ع</w:t>
      </w:r>
      <w:r w:rsidRPr="00E4246D">
        <w:rPr>
          <w:rFonts w:cs="B Nazanin"/>
          <w:sz w:val="28"/>
          <w:szCs w:val="28"/>
          <w:rtl/>
        </w:rPr>
        <w:t xml:space="preserve"> سيناپس</w:t>
      </w:r>
      <w:r w:rsidRPr="00E4246D">
        <w:rPr>
          <w:rFonts w:cs="B Nazanin" w:hint="cs"/>
          <w:sz w:val="28"/>
          <w:szCs w:val="28"/>
          <w:rtl/>
        </w:rPr>
        <w:t>ی</w:t>
      </w:r>
      <w:r w:rsidRPr="00E4246D">
        <w:rPr>
          <w:rFonts w:cs="B Nazanin"/>
          <w:sz w:val="28"/>
          <w:szCs w:val="28"/>
          <w:rtl/>
        </w:rPr>
        <w:t xml:space="preserve"> درون سيستم عصب</w:t>
      </w:r>
      <w:r w:rsidRPr="00E4246D">
        <w:rPr>
          <w:rFonts w:cs="B Nazanin" w:hint="cs"/>
          <w:sz w:val="28"/>
          <w:szCs w:val="28"/>
          <w:rtl/>
        </w:rPr>
        <w:t>ی</w:t>
      </w:r>
      <w:r w:rsidRPr="00E4246D">
        <w:rPr>
          <w:rFonts w:cs="B Nazanin"/>
          <w:sz w:val="28"/>
          <w:szCs w:val="28"/>
          <w:rtl/>
        </w:rPr>
        <w:t xml:space="preserve"> مرکز</w:t>
      </w:r>
      <w:r w:rsidRPr="00E4246D">
        <w:rPr>
          <w:rFonts w:cs="B Nazanin" w:hint="cs"/>
          <w:sz w:val="28"/>
          <w:szCs w:val="28"/>
          <w:rtl/>
        </w:rPr>
        <w:t>ی</w:t>
      </w:r>
      <w:r w:rsidRPr="00E4246D">
        <w:rPr>
          <w:rFonts w:cs="B Nazanin"/>
          <w:sz w:val="28"/>
          <w:szCs w:val="28"/>
          <w:rtl/>
        </w:rPr>
        <w:t xml:space="preserve"> و باعث ا</w:t>
      </w:r>
      <w:r w:rsidRPr="00E4246D">
        <w:rPr>
          <w:rFonts w:cs="B Nazanin" w:hint="cs"/>
          <w:sz w:val="28"/>
          <w:szCs w:val="28"/>
          <w:rtl/>
        </w:rPr>
        <w:t>ی</w:t>
      </w:r>
      <w:r w:rsidRPr="00E4246D">
        <w:rPr>
          <w:rFonts w:cs="B Nazanin" w:hint="eastAsia"/>
          <w:sz w:val="28"/>
          <w:szCs w:val="28"/>
          <w:rtl/>
        </w:rPr>
        <w:t>جاد</w:t>
      </w:r>
      <w:r>
        <w:rPr>
          <w:rFonts w:cs="B Nazanin" w:hint="cs"/>
          <w:sz w:val="28"/>
          <w:szCs w:val="28"/>
          <w:rtl/>
        </w:rPr>
        <w:t xml:space="preserve"> </w:t>
      </w:r>
      <w:r w:rsidRPr="00E4246D">
        <w:rPr>
          <w:rFonts w:cs="B Nazanin"/>
          <w:sz w:val="28"/>
          <w:szCs w:val="28"/>
          <w:rtl/>
        </w:rPr>
        <w:t>صرع م</w:t>
      </w:r>
      <w:r w:rsidRPr="00E4246D">
        <w:rPr>
          <w:rFonts w:cs="B Nazanin" w:hint="cs"/>
          <w:sz w:val="28"/>
          <w:szCs w:val="28"/>
          <w:rtl/>
        </w:rPr>
        <w:t>ی</w:t>
      </w:r>
      <w:r w:rsidRPr="00E4246D">
        <w:rPr>
          <w:rFonts w:cs="B Nazanin"/>
          <w:sz w:val="28"/>
          <w:szCs w:val="28"/>
          <w:rtl/>
        </w:rPr>
        <w:t xml:space="preserve"> شود که با مهار برانگيختگ</w:t>
      </w:r>
      <w:r w:rsidRPr="00E4246D">
        <w:rPr>
          <w:rFonts w:cs="B Nazanin" w:hint="cs"/>
          <w:sz w:val="28"/>
          <w:szCs w:val="28"/>
          <w:rtl/>
        </w:rPr>
        <w:t>ی</w:t>
      </w:r>
      <w:r w:rsidRPr="00E4246D">
        <w:rPr>
          <w:rFonts w:cs="B Nazanin"/>
          <w:sz w:val="28"/>
          <w:szCs w:val="28"/>
          <w:rtl/>
        </w:rPr>
        <w:t xml:space="preserve"> گلوتامات توسط</w:t>
      </w:r>
      <w:r>
        <w:rPr>
          <w:rFonts w:cs="B Nazanin" w:hint="cs"/>
          <w:sz w:val="28"/>
          <w:szCs w:val="28"/>
          <w:rtl/>
        </w:rPr>
        <w:t xml:space="preserve"> گیرنده </w:t>
      </w:r>
      <w:r>
        <w:rPr>
          <w:rFonts w:cs="B Nazanin"/>
          <w:sz w:val="28"/>
          <w:szCs w:val="28"/>
        </w:rPr>
        <w:t>AMPA</w:t>
      </w:r>
      <w:r>
        <w:rPr>
          <w:rFonts w:cs="B Nazanin" w:hint="cs"/>
          <w:sz w:val="28"/>
          <w:szCs w:val="28"/>
          <w:rtl/>
        </w:rPr>
        <w:t xml:space="preserve"> </w:t>
      </w:r>
      <w:r w:rsidRPr="00E4246D">
        <w:rPr>
          <w:rFonts w:cs="B Nazanin"/>
          <w:sz w:val="28"/>
          <w:szCs w:val="28"/>
          <w:rtl/>
        </w:rPr>
        <w:t>مي</w:t>
      </w:r>
      <w:r>
        <w:rPr>
          <w:rFonts w:cs="B Nazanin" w:hint="cs"/>
          <w:sz w:val="28"/>
          <w:szCs w:val="28"/>
          <w:rtl/>
        </w:rPr>
        <w:t xml:space="preserve"> </w:t>
      </w:r>
      <w:r w:rsidRPr="00E4246D">
        <w:rPr>
          <w:rFonts w:cs="B Nazanin"/>
          <w:sz w:val="28"/>
          <w:szCs w:val="28"/>
          <w:rtl/>
        </w:rPr>
        <w:t>توان فعاليت</w:t>
      </w:r>
      <w:r>
        <w:rPr>
          <w:rFonts w:cs="B Nazanin" w:hint="cs"/>
          <w:sz w:val="28"/>
          <w:szCs w:val="28"/>
          <w:rtl/>
        </w:rPr>
        <w:t xml:space="preserve"> </w:t>
      </w:r>
      <w:r w:rsidRPr="00E4246D">
        <w:rPr>
          <w:rFonts w:cs="B Nazanin"/>
          <w:sz w:val="28"/>
          <w:szCs w:val="28"/>
          <w:rtl/>
        </w:rPr>
        <w:t>صرع</w:t>
      </w:r>
      <w:r w:rsidRPr="00E4246D">
        <w:rPr>
          <w:rFonts w:cs="B Nazanin" w:hint="cs"/>
          <w:sz w:val="28"/>
          <w:szCs w:val="28"/>
          <w:rtl/>
        </w:rPr>
        <w:t>ی</w:t>
      </w:r>
      <w:r w:rsidRPr="00E4246D">
        <w:rPr>
          <w:rFonts w:cs="B Nazanin"/>
          <w:sz w:val="28"/>
          <w:szCs w:val="28"/>
          <w:rtl/>
        </w:rPr>
        <w:t xml:space="preserve"> را کاهش و </w:t>
      </w:r>
      <w:r w:rsidRPr="00E4246D">
        <w:rPr>
          <w:rFonts w:cs="B Nazanin" w:hint="cs"/>
          <w:sz w:val="28"/>
          <w:szCs w:val="28"/>
          <w:rtl/>
        </w:rPr>
        <w:t>ی</w:t>
      </w:r>
      <w:r w:rsidRPr="00E4246D">
        <w:rPr>
          <w:rFonts w:cs="B Nazanin" w:hint="eastAsia"/>
          <w:sz w:val="28"/>
          <w:szCs w:val="28"/>
          <w:rtl/>
        </w:rPr>
        <w:t>ا</w:t>
      </w:r>
      <w:r w:rsidRPr="00E4246D">
        <w:rPr>
          <w:rFonts w:cs="B Nazanin"/>
          <w:sz w:val="28"/>
          <w:szCs w:val="28"/>
          <w:rtl/>
        </w:rPr>
        <w:t xml:space="preserve"> از بين برد.</w:t>
      </w:r>
      <w:r>
        <w:rPr>
          <w:rFonts w:cs="B Nazanin" w:hint="cs"/>
          <w:sz w:val="28"/>
          <w:szCs w:val="28"/>
          <w:rtl/>
        </w:rPr>
        <w:t xml:space="preserve"> </w:t>
      </w:r>
      <w:r w:rsidRPr="00E4246D">
        <w:rPr>
          <w:rFonts w:cs="B Nazanin"/>
          <w:sz w:val="28"/>
          <w:szCs w:val="28"/>
          <w:rtl/>
        </w:rPr>
        <w:t>گيرنده ها</w:t>
      </w:r>
      <w:r w:rsidRPr="00E4246D">
        <w:rPr>
          <w:rFonts w:cs="B Nazanin" w:hint="cs"/>
          <w:sz w:val="28"/>
          <w:szCs w:val="28"/>
          <w:rtl/>
        </w:rPr>
        <w:t>ی</w:t>
      </w:r>
      <w:r w:rsidRPr="00E4246D">
        <w:rPr>
          <w:rFonts w:cs="B Nazanin"/>
          <w:sz w:val="28"/>
          <w:szCs w:val="28"/>
          <w:rtl/>
        </w:rPr>
        <w:t xml:space="preserve"> </w:t>
      </w:r>
      <w:r w:rsidRPr="00E4246D">
        <w:rPr>
          <w:rFonts w:cs="B Nazanin"/>
          <w:sz w:val="28"/>
          <w:szCs w:val="28"/>
        </w:rPr>
        <w:t>NMDA</w:t>
      </w:r>
      <w:r w:rsidRPr="00E4246D">
        <w:rPr>
          <w:rFonts w:cs="B Nazanin"/>
          <w:sz w:val="28"/>
          <w:szCs w:val="28"/>
          <w:rtl/>
        </w:rPr>
        <w:t xml:space="preserve"> همچنين م</w:t>
      </w:r>
      <w:r w:rsidRPr="00E4246D">
        <w:rPr>
          <w:rFonts w:cs="B Nazanin" w:hint="cs"/>
          <w:sz w:val="28"/>
          <w:szCs w:val="28"/>
          <w:rtl/>
        </w:rPr>
        <w:t>ی</w:t>
      </w:r>
      <w:r>
        <w:rPr>
          <w:rFonts w:cs="B Nazanin" w:hint="cs"/>
          <w:sz w:val="28"/>
          <w:szCs w:val="28"/>
          <w:rtl/>
        </w:rPr>
        <w:t xml:space="preserve"> </w:t>
      </w:r>
      <w:r w:rsidRPr="00E4246D">
        <w:rPr>
          <w:rFonts w:cs="B Nazanin" w:hint="eastAsia"/>
          <w:sz w:val="28"/>
          <w:szCs w:val="28"/>
          <w:rtl/>
        </w:rPr>
        <w:t>توانند</w:t>
      </w:r>
      <w:r w:rsidRPr="00E4246D">
        <w:rPr>
          <w:rFonts w:cs="B Nazanin"/>
          <w:sz w:val="28"/>
          <w:szCs w:val="28"/>
          <w:rtl/>
        </w:rPr>
        <w:t xml:space="preserve"> در فعاليت صرع</w:t>
      </w:r>
      <w:r w:rsidRPr="00E4246D">
        <w:rPr>
          <w:rFonts w:cs="B Nazanin" w:hint="cs"/>
          <w:sz w:val="28"/>
          <w:szCs w:val="28"/>
          <w:rtl/>
        </w:rPr>
        <w:t>ی</w:t>
      </w:r>
      <w:r w:rsidRPr="00E4246D">
        <w:rPr>
          <w:rFonts w:cs="B Nazanin"/>
          <w:sz w:val="28"/>
          <w:szCs w:val="28"/>
          <w:rtl/>
        </w:rPr>
        <w:t xml:space="preserve"> نقش داشته</w:t>
      </w:r>
      <w:r>
        <w:rPr>
          <w:rFonts w:cs="B Nazanin" w:hint="cs"/>
          <w:sz w:val="28"/>
          <w:szCs w:val="28"/>
          <w:rtl/>
        </w:rPr>
        <w:t xml:space="preserve"> </w:t>
      </w:r>
      <w:r w:rsidRPr="00E4246D">
        <w:rPr>
          <w:rFonts w:cs="B Nazanin" w:hint="eastAsia"/>
          <w:sz w:val="28"/>
          <w:szCs w:val="28"/>
          <w:rtl/>
        </w:rPr>
        <w:t>باشند</w:t>
      </w:r>
      <w:r w:rsidRPr="00E4246D">
        <w:rPr>
          <w:rFonts w:cs="B Nazanin"/>
          <w:sz w:val="28"/>
          <w:szCs w:val="28"/>
          <w:rtl/>
        </w:rPr>
        <w:t xml:space="preserve"> ول</w:t>
      </w:r>
      <w:r w:rsidRPr="00E4246D">
        <w:rPr>
          <w:rFonts w:cs="B Nazanin" w:hint="cs"/>
          <w:sz w:val="28"/>
          <w:szCs w:val="28"/>
          <w:rtl/>
        </w:rPr>
        <w:t>ی</w:t>
      </w:r>
      <w:r w:rsidRPr="00E4246D">
        <w:rPr>
          <w:rFonts w:cs="B Nazanin"/>
          <w:sz w:val="28"/>
          <w:szCs w:val="28"/>
          <w:rtl/>
        </w:rPr>
        <w:t xml:space="preserve"> بستن گيرنده</w:t>
      </w:r>
      <w:r>
        <w:rPr>
          <w:rFonts w:cs="B Nazanin" w:hint="cs"/>
          <w:sz w:val="28"/>
          <w:szCs w:val="28"/>
          <w:rtl/>
        </w:rPr>
        <w:t xml:space="preserve"> </w:t>
      </w:r>
      <w:r w:rsidRPr="00E4246D">
        <w:rPr>
          <w:rFonts w:cs="B Nazanin"/>
          <w:sz w:val="28"/>
          <w:szCs w:val="28"/>
          <w:rtl/>
        </w:rPr>
        <w:t>ها</w:t>
      </w:r>
      <w:r w:rsidRPr="00E4246D">
        <w:rPr>
          <w:rFonts w:cs="B Nazanin" w:hint="cs"/>
          <w:sz w:val="28"/>
          <w:szCs w:val="28"/>
          <w:rtl/>
        </w:rPr>
        <w:t>ی</w:t>
      </w:r>
      <w:r w:rsidRPr="00E4246D">
        <w:rPr>
          <w:rFonts w:cs="B Nazanin"/>
          <w:sz w:val="28"/>
          <w:szCs w:val="28"/>
          <w:rtl/>
        </w:rPr>
        <w:t xml:space="preserve"> </w:t>
      </w:r>
      <w:r w:rsidRPr="00E4246D">
        <w:rPr>
          <w:rFonts w:cs="B Nazanin"/>
          <w:sz w:val="28"/>
          <w:szCs w:val="28"/>
        </w:rPr>
        <w:t>NMDA</w:t>
      </w:r>
      <w:r w:rsidRPr="00E4246D">
        <w:rPr>
          <w:rFonts w:cs="B Nazanin"/>
          <w:sz w:val="28"/>
          <w:szCs w:val="28"/>
          <w:rtl/>
        </w:rPr>
        <w:t xml:space="preserve"> برا</w:t>
      </w:r>
      <w:r w:rsidRPr="00E4246D">
        <w:rPr>
          <w:rFonts w:cs="B Nazanin" w:hint="cs"/>
          <w:sz w:val="28"/>
          <w:szCs w:val="28"/>
          <w:rtl/>
        </w:rPr>
        <w:t>ی</w:t>
      </w:r>
      <w:r w:rsidRPr="00E4246D">
        <w:rPr>
          <w:rFonts w:cs="B Nazanin"/>
          <w:sz w:val="28"/>
          <w:szCs w:val="28"/>
          <w:rtl/>
        </w:rPr>
        <w:t xml:space="preserve"> از بين بردن فعاليت صرع</w:t>
      </w:r>
      <w:r w:rsidRPr="00E4246D">
        <w:rPr>
          <w:rFonts w:cs="B Nazanin" w:hint="cs"/>
          <w:sz w:val="28"/>
          <w:szCs w:val="28"/>
          <w:rtl/>
        </w:rPr>
        <w:t>ی</w:t>
      </w:r>
      <w:r w:rsidRPr="00E4246D">
        <w:rPr>
          <w:rFonts w:cs="B Nazanin"/>
          <w:sz w:val="28"/>
          <w:szCs w:val="28"/>
          <w:rtl/>
        </w:rPr>
        <w:t xml:space="preserve"> ،کاف</w:t>
      </w:r>
      <w:r w:rsidRPr="00E4246D">
        <w:rPr>
          <w:rFonts w:cs="B Nazanin" w:hint="cs"/>
          <w:sz w:val="28"/>
          <w:szCs w:val="28"/>
          <w:rtl/>
        </w:rPr>
        <w:t>ی</w:t>
      </w:r>
      <w:r w:rsidRPr="00E4246D">
        <w:rPr>
          <w:rFonts w:cs="B Nazanin"/>
          <w:sz w:val="28"/>
          <w:szCs w:val="28"/>
          <w:rtl/>
        </w:rPr>
        <w:t xml:space="preserve"> نم</w:t>
      </w:r>
      <w:r w:rsidRPr="00E4246D">
        <w:rPr>
          <w:rFonts w:cs="B Nazanin" w:hint="cs"/>
          <w:sz w:val="28"/>
          <w:szCs w:val="28"/>
          <w:rtl/>
        </w:rPr>
        <w:t>ی</w:t>
      </w:r>
      <w:r>
        <w:rPr>
          <w:rFonts w:cs="B Nazanin" w:hint="cs"/>
          <w:sz w:val="28"/>
          <w:szCs w:val="28"/>
          <w:rtl/>
        </w:rPr>
        <w:t xml:space="preserve"> </w:t>
      </w:r>
      <w:r w:rsidRPr="00E4246D">
        <w:rPr>
          <w:rFonts w:cs="B Nazanin" w:hint="eastAsia"/>
          <w:sz w:val="28"/>
          <w:szCs w:val="28"/>
          <w:rtl/>
        </w:rPr>
        <w:t>باشد</w:t>
      </w:r>
      <w:r w:rsidRPr="00E4246D">
        <w:rPr>
          <w:rFonts w:cs="B Nazanin"/>
          <w:sz w:val="28"/>
          <w:szCs w:val="28"/>
          <w:rtl/>
        </w:rPr>
        <w:t xml:space="preserve"> و گيرنده</w:t>
      </w:r>
      <w:r>
        <w:rPr>
          <w:rFonts w:cs="B Nazanin" w:hint="cs"/>
          <w:sz w:val="28"/>
          <w:szCs w:val="28"/>
          <w:rtl/>
        </w:rPr>
        <w:t xml:space="preserve"> </w:t>
      </w:r>
      <w:r w:rsidRPr="00E4246D">
        <w:rPr>
          <w:rFonts w:cs="B Nazanin"/>
          <w:sz w:val="28"/>
          <w:szCs w:val="28"/>
          <w:rtl/>
        </w:rPr>
        <w:t>ها</w:t>
      </w:r>
      <w:r w:rsidRPr="00E4246D">
        <w:rPr>
          <w:rFonts w:cs="B Nazanin" w:hint="cs"/>
          <w:sz w:val="28"/>
          <w:szCs w:val="28"/>
          <w:rtl/>
        </w:rPr>
        <w:t>ی</w:t>
      </w:r>
      <w:r w:rsidR="008B6744">
        <w:rPr>
          <w:rFonts w:cs="B Nazanin" w:hint="cs"/>
          <w:sz w:val="28"/>
          <w:szCs w:val="28"/>
          <w:rtl/>
        </w:rPr>
        <w:t xml:space="preserve"> </w:t>
      </w:r>
      <w:r w:rsidRPr="00E4246D">
        <w:rPr>
          <w:rFonts w:cs="B Nazanin"/>
          <w:sz w:val="28"/>
          <w:szCs w:val="28"/>
        </w:rPr>
        <w:t xml:space="preserve"> AMPA</w:t>
      </w:r>
      <w:r w:rsidRPr="00E4246D">
        <w:rPr>
          <w:rFonts w:cs="B Nazanin"/>
          <w:sz w:val="28"/>
          <w:szCs w:val="28"/>
          <w:rtl/>
        </w:rPr>
        <w:t>در ا</w:t>
      </w:r>
      <w:r w:rsidRPr="00E4246D">
        <w:rPr>
          <w:rFonts w:cs="B Nazanin" w:hint="cs"/>
          <w:sz w:val="28"/>
          <w:szCs w:val="28"/>
          <w:rtl/>
        </w:rPr>
        <w:t>ی</w:t>
      </w:r>
      <w:r w:rsidRPr="00E4246D">
        <w:rPr>
          <w:rFonts w:cs="B Nazanin" w:hint="eastAsia"/>
          <w:sz w:val="28"/>
          <w:szCs w:val="28"/>
          <w:rtl/>
        </w:rPr>
        <w:t>جاد</w:t>
      </w:r>
      <w:r w:rsidRPr="00E4246D">
        <w:rPr>
          <w:rFonts w:cs="B Nazanin"/>
          <w:sz w:val="28"/>
          <w:szCs w:val="28"/>
          <w:rtl/>
        </w:rPr>
        <w:t xml:space="preserve"> همزمان</w:t>
      </w:r>
      <w:r w:rsidRPr="00E4246D">
        <w:rPr>
          <w:rFonts w:cs="B Nazanin" w:hint="cs"/>
          <w:sz w:val="28"/>
          <w:szCs w:val="28"/>
          <w:rtl/>
        </w:rPr>
        <w:t>ی</w:t>
      </w:r>
      <w:r w:rsidRPr="00E4246D">
        <w:rPr>
          <w:rFonts w:cs="B Nazanin"/>
          <w:sz w:val="28"/>
          <w:szCs w:val="28"/>
          <w:rtl/>
        </w:rPr>
        <w:t xml:space="preserve"> فعاليت صرع</w:t>
      </w:r>
      <w:r w:rsidRPr="00E4246D">
        <w:rPr>
          <w:rFonts w:cs="B Nazanin" w:hint="cs"/>
          <w:sz w:val="28"/>
          <w:szCs w:val="28"/>
          <w:rtl/>
        </w:rPr>
        <w:t>ی</w:t>
      </w:r>
      <w:r w:rsidRPr="00E4246D">
        <w:rPr>
          <w:rFonts w:cs="B Nazanin"/>
          <w:sz w:val="28"/>
          <w:szCs w:val="28"/>
          <w:rtl/>
        </w:rPr>
        <w:t xml:space="preserve"> نقش حيات</w:t>
      </w:r>
      <w:r w:rsidRPr="00E4246D">
        <w:rPr>
          <w:rFonts w:cs="B Nazanin" w:hint="cs"/>
          <w:sz w:val="28"/>
          <w:szCs w:val="28"/>
          <w:rtl/>
        </w:rPr>
        <w:t>ی</w:t>
      </w:r>
      <w:r w:rsidR="008B6744">
        <w:rPr>
          <w:rFonts w:cs="B Nazanin"/>
          <w:sz w:val="28"/>
          <w:szCs w:val="28"/>
          <w:rtl/>
        </w:rPr>
        <w:t xml:space="preserve"> را</w:t>
      </w:r>
      <w:r w:rsidRPr="00E4246D">
        <w:rPr>
          <w:rFonts w:cs="B Nazanin"/>
          <w:sz w:val="28"/>
          <w:szCs w:val="28"/>
          <w:rtl/>
        </w:rPr>
        <w:t xml:space="preserve"> نسبت </w:t>
      </w:r>
      <w:r w:rsidR="008B6744">
        <w:rPr>
          <w:rFonts w:cs="B Nazanin" w:hint="cs"/>
          <w:sz w:val="28"/>
          <w:szCs w:val="28"/>
          <w:rtl/>
        </w:rPr>
        <w:t xml:space="preserve">به </w:t>
      </w:r>
      <w:r w:rsidRPr="00E4246D">
        <w:rPr>
          <w:rFonts w:cs="B Nazanin"/>
          <w:sz w:val="28"/>
          <w:szCs w:val="28"/>
          <w:rtl/>
        </w:rPr>
        <w:t>گيرنده ها</w:t>
      </w:r>
      <w:r w:rsidRPr="00E4246D">
        <w:rPr>
          <w:rFonts w:cs="B Nazanin" w:hint="cs"/>
          <w:sz w:val="28"/>
          <w:szCs w:val="28"/>
          <w:rtl/>
        </w:rPr>
        <w:t>ی</w:t>
      </w:r>
      <w:r w:rsidRPr="00E4246D">
        <w:rPr>
          <w:rFonts w:cs="B Nazanin"/>
          <w:sz w:val="28"/>
          <w:szCs w:val="28"/>
          <w:rtl/>
        </w:rPr>
        <w:t xml:space="preserve"> </w:t>
      </w:r>
      <w:r w:rsidRPr="00E4246D">
        <w:rPr>
          <w:rFonts w:cs="B Nazanin"/>
          <w:sz w:val="28"/>
          <w:szCs w:val="28"/>
        </w:rPr>
        <w:t>NMDA</w:t>
      </w:r>
      <w:r w:rsidRPr="00E4246D">
        <w:rPr>
          <w:rFonts w:cs="B Nazanin"/>
          <w:sz w:val="28"/>
          <w:szCs w:val="28"/>
          <w:rtl/>
        </w:rPr>
        <w:t xml:space="preserve"> باز</w:t>
      </w:r>
      <w:r w:rsidRPr="00E4246D">
        <w:rPr>
          <w:rFonts w:cs="B Nazanin" w:hint="cs"/>
          <w:sz w:val="28"/>
          <w:szCs w:val="28"/>
          <w:rtl/>
        </w:rPr>
        <w:t>ی</w:t>
      </w:r>
      <w:r w:rsidRPr="00E4246D">
        <w:rPr>
          <w:rFonts w:cs="B Nazanin"/>
          <w:sz w:val="28"/>
          <w:szCs w:val="28"/>
          <w:rtl/>
        </w:rPr>
        <w:t xml:space="preserve"> مي</w:t>
      </w:r>
      <w:r>
        <w:rPr>
          <w:rFonts w:cs="B Nazanin" w:hint="cs"/>
          <w:sz w:val="28"/>
          <w:szCs w:val="28"/>
          <w:rtl/>
        </w:rPr>
        <w:t xml:space="preserve"> </w:t>
      </w:r>
      <w:r w:rsidRPr="00E4246D">
        <w:rPr>
          <w:rFonts w:cs="B Nazanin"/>
          <w:sz w:val="28"/>
          <w:szCs w:val="28"/>
          <w:rtl/>
        </w:rPr>
        <w:t>کنند</w:t>
      </w:r>
      <w:r>
        <w:rPr>
          <w:rFonts w:cs="B Nazanin" w:hint="cs"/>
          <w:sz w:val="28"/>
          <w:szCs w:val="28"/>
          <w:rtl/>
        </w:rPr>
        <w:t xml:space="preserve">. </w:t>
      </w:r>
      <w:r w:rsidRPr="00E4246D">
        <w:rPr>
          <w:rFonts w:cs="B Nazanin"/>
          <w:sz w:val="28"/>
          <w:szCs w:val="28"/>
          <w:rtl/>
        </w:rPr>
        <w:t>همچنين مي</w:t>
      </w:r>
      <w:r>
        <w:rPr>
          <w:rFonts w:cs="B Nazanin" w:hint="cs"/>
          <w:sz w:val="28"/>
          <w:szCs w:val="28"/>
          <w:rtl/>
        </w:rPr>
        <w:t xml:space="preserve"> </w:t>
      </w:r>
      <w:r w:rsidRPr="00E4246D">
        <w:rPr>
          <w:rFonts w:cs="B Nazanin"/>
          <w:sz w:val="28"/>
          <w:szCs w:val="28"/>
          <w:rtl/>
        </w:rPr>
        <w:t>توان علت عمده د</w:t>
      </w:r>
      <w:r w:rsidRPr="00E4246D">
        <w:rPr>
          <w:rFonts w:cs="B Nazanin" w:hint="cs"/>
          <w:sz w:val="28"/>
          <w:szCs w:val="28"/>
          <w:rtl/>
        </w:rPr>
        <w:t>ی</w:t>
      </w:r>
      <w:r w:rsidRPr="00E4246D">
        <w:rPr>
          <w:rFonts w:cs="B Nazanin" w:hint="eastAsia"/>
          <w:sz w:val="28"/>
          <w:szCs w:val="28"/>
          <w:rtl/>
        </w:rPr>
        <w:t>گر</w:t>
      </w:r>
      <w:r w:rsidRPr="00E4246D">
        <w:rPr>
          <w:rFonts w:cs="B Nazanin"/>
          <w:sz w:val="28"/>
          <w:szCs w:val="28"/>
          <w:rtl/>
        </w:rPr>
        <w:t xml:space="preserve"> ا</w:t>
      </w:r>
      <w:r w:rsidRPr="00E4246D">
        <w:rPr>
          <w:rFonts w:cs="B Nazanin" w:hint="cs"/>
          <w:sz w:val="28"/>
          <w:szCs w:val="28"/>
          <w:rtl/>
        </w:rPr>
        <w:t>ی</w:t>
      </w:r>
      <w:r w:rsidRPr="00E4246D">
        <w:rPr>
          <w:rFonts w:cs="B Nazanin" w:hint="eastAsia"/>
          <w:sz w:val="28"/>
          <w:szCs w:val="28"/>
          <w:rtl/>
        </w:rPr>
        <w:t>جاد</w:t>
      </w:r>
      <w:r w:rsidRPr="00E4246D">
        <w:rPr>
          <w:rFonts w:cs="B Nazanin"/>
          <w:sz w:val="28"/>
          <w:szCs w:val="28"/>
          <w:rtl/>
        </w:rPr>
        <w:t xml:space="preserve"> صرع را کمبود </w:t>
      </w:r>
      <w:r w:rsidRPr="00E4246D">
        <w:rPr>
          <w:rFonts w:cs="B Nazanin" w:hint="cs"/>
          <w:sz w:val="28"/>
          <w:szCs w:val="28"/>
          <w:rtl/>
        </w:rPr>
        <w:t>ی</w:t>
      </w:r>
      <w:r w:rsidRPr="00E4246D">
        <w:rPr>
          <w:rFonts w:cs="B Nazanin" w:hint="eastAsia"/>
          <w:sz w:val="28"/>
          <w:szCs w:val="28"/>
          <w:rtl/>
        </w:rPr>
        <w:t>ا</w:t>
      </w:r>
      <w:r w:rsidRPr="00E4246D">
        <w:rPr>
          <w:rFonts w:cs="B Nazanin"/>
          <w:sz w:val="28"/>
          <w:szCs w:val="28"/>
          <w:rtl/>
        </w:rPr>
        <w:t xml:space="preserve"> از بين رفتن </w:t>
      </w:r>
      <w:r w:rsidRPr="00E4246D">
        <w:rPr>
          <w:rFonts w:cs="B Nazanin"/>
          <w:sz w:val="28"/>
          <w:szCs w:val="28"/>
        </w:rPr>
        <w:t>GABA</w:t>
      </w:r>
      <w:r w:rsidRPr="00E4246D">
        <w:rPr>
          <w:rFonts w:cs="B Nazanin"/>
          <w:sz w:val="28"/>
          <w:szCs w:val="28"/>
          <w:rtl/>
        </w:rPr>
        <w:t xml:space="preserve"> که مهمتر</w:t>
      </w:r>
      <w:r w:rsidRPr="00E4246D">
        <w:rPr>
          <w:rFonts w:cs="B Nazanin" w:hint="cs"/>
          <w:sz w:val="28"/>
          <w:szCs w:val="28"/>
          <w:rtl/>
        </w:rPr>
        <w:t>ی</w:t>
      </w:r>
      <w:r w:rsidRPr="00E4246D">
        <w:rPr>
          <w:rFonts w:cs="B Nazanin" w:hint="eastAsia"/>
          <w:sz w:val="28"/>
          <w:szCs w:val="28"/>
          <w:rtl/>
        </w:rPr>
        <w:t>ن</w:t>
      </w:r>
      <w:r w:rsidRPr="00E4246D">
        <w:rPr>
          <w:rFonts w:cs="B Nazanin"/>
          <w:sz w:val="28"/>
          <w:szCs w:val="28"/>
          <w:rtl/>
        </w:rPr>
        <w:t xml:space="preserve"> انتقال</w:t>
      </w:r>
      <w:r>
        <w:rPr>
          <w:rFonts w:cs="B Nazanin" w:hint="cs"/>
          <w:sz w:val="28"/>
          <w:szCs w:val="28"/>
          <w:rtl/>
        </w:rPr>
        <w:t xml:space="preserve"> </w:t>
      </w:r>
      <w:r w:rsidRPr="00E4246D">
        <w:rPr>
          <w:rFonts w:cs="B Nazanin" w:hint="eastAsia"/>
          <w:sz w:val="28"/>
          <w:szCs w:val="28"/>
          <w:rtl/>
        </w:rPr>
        <w:t>دهنده</w:t>
      </w:r>
      <w:r w:rsidRPr="00E4246D">
        <w:rPr>
          <w:rFonts w:cs="B Nazanin"/>
          <w:sz w:val="28"/>
          <w:szCs w:val="28"/>
          <w:rtl/>
        </w:rPr>
        <w:t xml:space="preserve"> عصب</w:t>
      </w:r>
      <w:r w:rsidRPr="00E4246D">
        <w:rPr>
          <w:rFonts w:cs="B Nazanin" w:hint="cs"/>
          <w:sz w:val="28"/>
          <w:szCs w:val="28"/>
          <w:rtl/>
        </w:rPr>
        <w:t>ی</w:t>
      </w:r>
      <w:r w:rsidRPr="00E4246D">
        <w:rPr>
          <w:rFonts w:cs="B Nazanin"/>
          <w:sz w:val="28"/>
          <w:szCs w:val="28"/>
          <w:rtl/>
        </w:rPr>
        <w:t xml:space="preserve"> مهار</w:t>
      </w:r>
      <w:r w:rsidRPr="00E4246D">
        <w:rPr>
          <w:rFonts w:cs="B Nazanin" w:hint="cs"/>
          <w:sz w:val="28"/>
          <w:szCs w:val="28"/>
          <w:rtl/>
        </w:rPr>
        <w:t>ی</w:t>
      </w:r>
      <w:r w:rsidRPr="00E4246D">
        <w:rPr>
          <w:rFonts w:cs="B Nazanin"/>
          <w:sz w:val="28"/>
          <w:szCs w:val="28"/>
          <w:rtl/>
        </w:rPr>
        <w:t xml:space="preserve"> در مغز است ، دانست .</w:t>
      </w:r>
    </w:p>
    <w:p w14:paraId="7D2AC93F" w14:textId="77777777" w:rsidR="00E4246D" w:rsidRDefault="00E4246D" w:rsidP="00CE7262">
      <w:pPr>
        <w:jc w:val="both"/>
        <w:rPr>
          <w:rFonts w:cs="B Nazanin"/>
          <w:sz w:val="28"/>
          <w:szCs w:val="28"/>
          <w:rtl/>
        </w:rPr>
      </w:pPr>
      <w:r w:rsidRPr="00E4246D">
        <w:rPr>
          <w:rFonts w:cs="B Nazanin"/>
          <w:sz w:val="28"/>
          <w:szCs w:val="28"/>
        </w:rPr>
        <w:t>GABA</w:t>
      </w:r>
      <w:r w:rsidRPr="00E4246D">
        <w:rPr>
          <w:rFonts w:cs="B Nazanin"/>
          <w:sz w:val="28"/>
          <w:szCs w:val="28"/>
          <w:rtl/>
        </w:rPr>
        <w:t xml:space="preserve"> در پا</w:t>
      </w:r>
      <w:r w:rsidRPr="00E4246D">
        <w:rPr>
          <w:rFonts w:cs="B Nazanin" w:hint="cs"/>
          <w:sz w:val="28"/>
          <w:szCs w:val="28"/>
          <w:rtl/>
        </w:rPr>
        <w:t>ی</w:t>
      </w:r>
      <w:r w:rsidRPr="00E4246D">
        <w:rPr>
          <w:rFonts w:cs="B Nazanin" w:hint="eastAsia"/>
          <w:sz w:val="28"/>
          <w:szCs w:val="28"/>
          <w:rtl/>
        </w:rPr>
        <w:t>انه</w:t>
      </w:r>
      <w:r>
        <w:rPr>
          <w:rFonts w:cs="B Nazanin" w:hint="cs"/>
          <w:sz w:val="28"/>
          <w:szCs w:val="28"/>
          <w:rtl/>
        </w:rPr>
        <w:t xml:space="preserve"> </w:t>
      </w:r>
      <w:r w:rsidRPr="00E4246D">
        <w:rPr>
          <w:rFonts w:cs="B Nazanin" w:hint="eastAsia"/>
          <w:sz w:val="28"/>
          <w:szCs w:val="28"/>
          <w:rtl/>
        </w:rPr>
        <w:t>ها</w:t>
      </w:r>
      <w:r w:rsidRPr="00E4246D">
        <w:rPr>
          <w:rFonts w:cs="B Nazanin" w:hint="cs"/>
          <w:sz w:val="28"/>
          <w:szCs w:val="28"/>
          <w:rtl/>
        </w:rPr>
        <w:t>ی</w:t>
      </w:r>
      <w:r w:rsidRPr="00E4246D">
        <w:rPr>
          <w:rFonts w:cs="B Nazanin"/>
          <w:sz w:val="28"/>
          <w:szCs w:val="28"/>
          <w:rtl/>
        </w:rPr>
        <w:t xml:space="preserve"> آکسون </w:t>
      </w:r>
      <w:r w:rsidRPr="00E4246D">
        <w:rPr>
          <w:rFonts w:cs="B Nazanin"/>
          <w:sz w:val="28"/>
          <w:szCs w:val="28"/>
        </w:rPr>
        <w:t>GABAergic</w:t>
      </w:r>
      <w:r w:rsidRPr="00E4246D">
        <w:rPr>
          <w:rFonts w:cs="B Nazanin"/>
          <w:sz w:val="28"/>
          <w:szCs w:val="28"/>
          <w:rtl/>
        </w:rPr>
        <w:t xml:space="preserve"> تشکيل شده و به درون سيناپس رها م</w:t>
      </w:r>
      <w:r w:rsidRPr="00E4246D">
        <w:rPr>
          <w:rFonts w:cs="B Nazanin" w:hint="cs"/>
          <w:sz w:val="28"/>
          <w:szCs w:val="28"/>
          <w:rtl/>
        </w:rPr>
        <w:t>ی</w:t>
      </w:r>
      <w:r>
        <w:rPr>
          <w:rFonts w:cs="B Nazanin" w:hint="cs"/>
          <w:sz w:val="28"/>
          <w:szCs w:val="28"/>
          <w:rtl/>
        </w:rPr>
        <w:t xml:space="preserve"> </w:t>
      </w:r>
      <w:r w:rsidRPr="00E4246D">
        <w:rPr>
          <w:rFonts w:cs="B Nazanin" w:hint="eastAsia"/>
          <w:sz w:val="28"/>
          <w:szCs w:val="28"/>
          <w:rtl/>
        </w:rPr>
        <w:t>شود</w:t>
      </w:r>
      <w:r w:rsidRPr="00E4246D">
        <w:rPr>
          <w:rFonts w:cs="B Nazanin"/>
          <w:sz w:val="28"/>
          <w:szCs w:val="28"/>
          <w:rtl/>
        </w:rPr>
        <w:t xml:space="preserve"> و بر رو</w:t>
      </w:r>
      <w:r w:rsidRPr="00E4246D">
        <w:rPr>
          <w:rFonts w:cs="B Nazanin" w:hint="cs"/>
          <w:sz w:val="28"/>
          <w:szCs w:val="28"/>
          <w:rtl/>
        </w:rPr>
        <w:t>ی</w:t>
      </w:r>
      <w:r w:rsidR="00323C06">
        <w:rPr>
          <w:rFonts w:cs="B Nazanin" w:hint="cs"/>
          <w:sz w:val="28"/>
          <w:szCs w:val="28"/>
          <w:rtl/>
        </w:rPr>
        <w:t xml:space="preserve"> </w:t>
      </w:r>
      <w:r w:rsidRPr="00E4246D">
        <w:rPr>
          <w:rFonts w:cs="B Nazanin" w:hint="cs"/>
          <w:sz w:val="28"/>
          <w:szCs w:val="28"/>
          <w:rtl/>
        </w:rPr>
        <w:t>ی</w:t>
      </w:r>
      <w:r w:rsidRPr="00E4246D">
        <w:rPr>
          <w:rFonts w:cs="B Nazanin" w:hint="eastAsia"/>
          <w:sz w:val="28"/>
          <w:szCs w:val="28"/>
          <w:rtl/>
        </w:rPr>
        <w:t>ک</w:t>
      </w:r>
      <w:r w:rsidRPr="00E4246D">
        <w:rPr>
          <w:rFonts w:cs="B Nazanin" w:hint="cs"/>
          <w:sz w:val="28"/>
          <w:szCs w:val="28"/>
          <w:rtl/>
        </w:rPr>
        <w:t>ی</w:t>
      </w:r>
      <w:r w:rsidRPr="00E4246D">
        <w:rPr>
          <w:rFonts w:cs="B Nazanin"/>
          <w:sz w:val="28"/>
          <w:szCs w:val="28"/>
          <w:rtl/>
        </w:rPr>
        <w:t xml:space="preserve"> از گيرنده</w:t>
      </w:r>
      <w:r>
        <w:rPr>
          <w:rFonts w:cs="B Nazanin" w:hint="cs"/>
          <w:sz w:val="28"/>
          <w:szCs w:val="28"/>
          <w:rtl/>
        </w:rPr>
        <w:t xml:space="preserve"> </w:t>
      </w:r>
      <w:r w:rsidRPr="00E4246D">
        <w:rPr>
          <w:rFonts w:cs="B Nazanin"/>
          <w:sz w:val="28"/>
          <w:szCs w:val="28"/>
          <w:rtl/>
        </w:rPr>
        <w:t>ها</w:t>
      </w:r>
      <w:r w:rsidRPr="00E4246D">
        <w:rPr>
          <w:rFonts w:cs="B Nazanin" w:hint="cs"/>
          <w:sz w:val="28"/>
          <w:szCs w:val="28"/>
          <w:rtl/>
        </w:rPr>
        <w:t>ی</w:t>
      </w:r>
      <w:r w:rsidRPr="00E4246D">
        <w:rPr>
          <w:rFonts w:cs="B Nazanin"/>
          <w:sz w:val="28"/>
          <w:szCs w:val="28"/>
          <w:rtl/>
        </w:rPr>
        <w:t xml:space="preserve"> </w:t>
      </w:r>
      <m:oMath>
        <m:sSub>
          <m:sSubPr>
            <m:ctrlPr>
              <w:rPr>
                <w:rFonts w:ascii="Cambria Math" w:hAnsi="Cambria Math" w:cs="B Nazanin"/>
                <w:i/>
                <w:sz w:val="28"/>
                <w:szCs w:val="28"/>
              </w:rPr>
            </m:ctrlPr>
          </m:sSubPr>
          <m:e>
            <m:r>
              <w:rPr>
                <w:rFonts w:ascii="Cambria Math" w:hAnsi="Cambria Math" w:cs="B Nazanin"/>
                <w:sz w:val="28"/>
                <w:szCs w:val="28"/>
              </w:rPr>
              <m:t>GABA</m:t>
            </m:r>
          </m:e>
          <m:sub>
            <m:r>
              <w:rPr>
                <w:rFonts w:ascii="Cambria Math" w:hAnsi="Cambria Math" w:cs="B Nazanin"/>
                <w:sz w:val="28"/>
                <w:szCs w:val="28"/>
              </w:rPr>
              <m:t>A</m:t>
            </m:r>
          </m:sub>
        </m:sSub>
      </m:oMath>
      <w:r w:rsidRPr="00E4246D">
        <w:rPr>
          <w:rFonts w:cs="B Nazanin"/>
          <w:sz w:val="28"/>
          <w:szCs w:val="28"/>
          <w:rtl/>
        </w:rPr>
        <w:t xml:space="preserve"> </w:t>
      </w:r>
      <w:r w:rsidR="00323C06">
        <w:rPr>
          <w:rFonts w:cs="B Nazanin" w:hint="cs"/>
          <w:sz w:val="28"/>
          <w:szCs w:val="28"/>
          <w:rtl/>
        </w:rPr>
        <w:t>(</w:t>
      </w:r>
      <w:r w:rsidRPr="00E4246D">
        <w:rPr>
          <w:rFonts w:cs="B Nazanin"/>
          <w:sz w:val="28"/>
          <w:szCs w:val="28"/>
          <w:rtl/>
        </w:rPr>
        <w:t>گيرنده</w:t>
      </w:r>
      <w:r w:rsidR="00323C06">
        <w:rPr>
          <w:rFonts w:cs="B Nazanin" w:hint="cs"/>
          <w:sz w:val="28"/>
          <w:szCs w:val="28"/>
          <w:rtl/>
        </w:rPr>
        <w:t xml:space="preserve"> </w:t>
      </w:r>
      <w:r w:rsidRPr="00E4246D">
        <w:rPr>
          <w:rFonts w:cs="B Nazanin"/>
          <w:sz w:val="28"/>
          <w:szCs w:val="28"/>
          <w:rtl/>
        </w:rPr>
        <w:t>ا</w:t>
      </w:r>
      <w:r w:rsidRPr="00E4246D">
        <w:rPr>
          <w:rFonts w:cs="B Nazanin" w:hint="cs"/>
          <w:sz w:val="28"/>
          <w:szCs w:val="28"/>
          <w:rtl/>
        </w:rPr>
        <w:t>ی</w:t>
      </w:r>
      <w:r w:rsidRPr="00E4246D">
        <w:rPr>
          <w:rFonts w:cs="B Nazanin"/>
          <w:sz w:val="28"/>
          <w:szCs w:val="28"/>
          <w:rtl/>
        </w:rPr>
        <w:t xml:space="preserve"> که ورود </w:t>
      </w:r>
      <w:r w:rsidRPr="00E4246D">
        <w:rPr>
          <w:rFonts w:cs="B Nazanin" w:hint="cs"/>
          <w:sz w:val="28"/>
          <w:szCs w:val="28"/>
          <w:rtl/>
        </w:rPr>
        <w:t>ی</w:t>
      </w:r>
      <w:r w:rsidRPr="00E4246D">
        <w:rPr>
          <w:rFonts w:cs="B Nazanin" w:hint="eastAsia"/>
          <w:sz w:val="28"/>
          <w:szCs w:val="28"/>
          <w:rtl/>
        </w:rPr>
        <w:t>ون</w:t>
      </w:r>
      <w:r w:rsidRPr="00E4246D">
        <w:rPr>
          <w:rFonts w:cs="B Nazanin"/>
          <w:sz w:val="28"/>
          <w:szCs w:val="28"/>
          <w:rtl/>
        </w:rPr>
        <w:t xml:space="preserve"> کلر را به درون سلول کنترل م</w:t>
      </w:r>
      <w:r w:rsidRPr="00E4246D">
        <w:rPr>
          <w:rFonts w:cs="B Nazanin" w:hint="cs"/>
          <w:sz w:val="28"/>
          <w:szCs w:val="28"/>
          <w:rtl/>
        </w:rPr>
        <w:t>ی</w:t>
      </w:r>
      <w:r w:rsidR="00323C06">
        <w:rPr>
          <w:rFonts w:cs="B Nazanin" w:hint="cs"/>
          <w:sz w:val="28"/>
          <w:szCs w:val="28"/>
          <w:rtl/>
        </w:rPr>
        <w:t xml:space="preserve"> </w:t>
      </w:r>
      <w:r w:rsidRPr="00E4246D">
        <w:rPr>
          <w:rFonts w:cs="B Nazanin" w:hint="eastAsia"/>
          <w:sz w:val="28"/>
          <w:szCs w:val="28"/>
          <w:rtl/>
        </w:rPr>
        <w:t>کند</w:t>
      </w:r>
      <w:r w:rsidRPr="00E4246D">
        <w:rPr>
          <w:rFonts w:cs="B Nazanin"/>
          <w:sz w:val="28"/>
          <w:szCs w:val="28"/>
          <w:rtl/>
        </w:rPr>
        <w:t xml:space="preserve"> و پتانسيل</w:t>
      </w:r>
      <w:r w:rsidR="00323C06">
        <w:rPr>
          <w:rFonts w:cs="B Nazanin" w:hint="cs"/>
          <w:sz w:val="28"/>
          <w:szCs w:val="28"/>
          <w:rtl/>
        </w:rPr>
        <w:t xml:space="preserve"> </w:t>
      </w:r>
      <w:r w:rsidRPr="00E4246D">
        <w:rPr>
          <w:rFonts w:cs="B Nazanin" w:hint="eastAsia"/>
          <w:sz w:val="28"/>
          <w:szCs w:val="28"/>
          <w:rtl/>
        </w:rPr>
        <w:t>مهار</w:t>
      </w:r>
      <w:r w:rsidRPr="00E4246D">
        <w:rPr>
          <w:rFonts w:cs="B Nazanin" w:hint="cs"/>
          <w:sz w:val="28"/>
          <w:szCs w:val="28"/>
          <w:rtl/>
        </w:rPr>
        <w:t>ی</w:t>
      </w:r>
      <w:r w:rsidRPr="00E4246D">
        <w:rPr>
          <w:rFonts w:cs="B Nazanin"/>
          <w:sz w:val="28"/>
          <w:szCs w:val="28"/>
          <w:rtl/>
        </w:rPr>
        <w:t xml:space="preserve"> پس سيناپس</w:t>
      </w:r>
      <w:r w:rsidRPr="00E4246D">
        <w:rPr>
          <w:rFonts w:cs="B Nazanin" w:hint="cs"/>
          <w:sz w:val="28"/>
          <w:szCs w:val="28"/>
          <w:rtl/>
        </w:rPr>
        <w:t>ی</w:t>
      </w:r>
      <w:r w:rsidRPr="00E4246D">
        <w:rPr>
          <w:rFonts w:cs="B Nazanin"/>
          <w:sz w:val="28"/>
          <w:szCs w:val="28"/>
          <w:rtl/>
        </w:rPr>
        <w:t xml:space="preserve"> سر</w:t>
      </w:r>
      <w:r w:rsidRPr="00E4246D">
        <w:rPr>
          <w:rFonts w:cs="B Nazanin" w:hint="cs"/>
          <w:sz w:val="28"/>
          <w:szCs w:val="28"/>
          <w:rtl/>
        </w:rPr>
        <w:t>ی</w:t>
      </w:r>
      <w:r w:rsidRPr="00E4246D">
        <w:rPr>
          <w:rFonts w:cs="B Nazanin" w:hint="eastAsia"/>
          <w:sz w:val="28"/>
          <w:szCs w:val="28"/>
          <w:rtl/>
        </w:rPr>
        <w:t>ع</w:t>
      </w:r>
      <w:r w:rsidRPr="00E4246D">
        <w:rPr>
          <w:rFonts w:cs="B Nazanin"/>
          <w:sz w:val="28"/>
          <w:szCs w:val="28"/>
          <w:rtl/>
        </w:rPr>
        <w:t xml:space="preserve"> را ا</w:t>
      </w:r>
      <w:r w:rsidRPr="00E4246D">
        <w:rPr>
          <w:rFonts w:cs="B Nazanin" w:hint="cs"/>
          <w:sz w:val="28"/>
          <w:szCs w:val="28"/>
          <w:rtl/>
        </w:rPr>
        <w:t>ی</w:t>
      </w:r>
      <w:r w:rsidRPr="00E4246D">
        <w:rPr>
          <w:rFonts w:cs="B Nazanin" w:hint="eastAsia"/>
          <w:sz w:val="28"/>
          <w:szCs w:val="28"/>
          <w:rtl/>
        </w:rPr>
        <w:t>جاد</w:t>
      </w:r>
      <w:r w:rsidRPr="00E4246D">
        <w:rPr>
          <w:rFonts w:cs="B Nazanin"/>
          <w:sz w:val="28"/>
          <w:szCs w:val="28"/>
          <w:rtl/>
        </w:rPr>
        <w:t xml:space="preserve"> م</w:t>
      </w:r>
      <w:r w:rsidRPr="00E4246D">
        <w:rPr>
          <w:rFonts w:cs="B Nazanin" w:hint="cs"/>
          <w:sz w:val="28"/>
          <w:szCs w:val="28"/>
          <w:rtl/>
        </w:rPr>
        <w:t>ی</w:t>
      </w:r>
      <w:r w:rsidRPr="00E4246D">
        <w:rPr>
          <w:rFonts w:cs="B Nazanin" w:hint="eastAsia"/>
          <w:sz w:val="28"/>
          <w:szCs w:val="28"/>
          <w:rtl/>
        </w:rPr>
        <w:t>کند</w:t>
      </w:r>
      <w:r w:rsidR="00323C06">
        <w:rPr>
          <w:rFonts w:cs="B Nazanin" w:hint="cs"/>
          <w:sz w:val="28"/>
          <w:szCs w:val="28"/>
          <w:rtl/>
        </w:rPr>
        <w:t>)</w:t>
      </w:r>
      <w:r w:rsidRPr="00E4246D">
        <w:rPr>
          <w:rFonts w:cs="B Nazanin"/>
          <w:sz w:val="28"/>
          <w:szCs w:val="28"/>
          <w:rtl/>
        </w:rPr>
        <w:t xml:space="preserve"> و</w:t>
      </w:r>
      <w:r w:rsidR="00323C06">
        <w:rPr>
          <w:rFonts w:cs="B Nazanin" w:hint="cs"/>
          <w:sz w:val="28"/>
          <w:szCs w:val="28"/>
          <w:rtl/>
        </w:rPr>
        <w:t xml:space="preserve"> </w:t>
      </w:r>
      <m:oMath>
        <m:sSub>
          <m:sSubPr>
            <m:ctrlPr>
              <w:rPr>
                <w:rFonts w:ascii="Cambria Math" w:hAnsi="Cambria Math" w:cs="B Nazanin"/>
                <w:i/>
                <w:sz w:val="28"/>
                <w:szCs w:val="28"/>
              </w:rPr>
            </m:ctrlPr>
          </m:sSubPr>
          <m:e>
            <m:r>
              <w:rPr>
                <w:rFonts w:ascii="Cambria Math" w:hAnsi="Cambria Math" w:cs="B Nazanin"/>
                <w:sz w:val="28"/>
                <w:szCs w:val="28"/>
              </w:rPr>
              <m:t>GABA</m:t>
            </m:r>
          </m:e>
          <m:sub>
            <m:r>
              <w:rPr>
                <w:rFonts w:ascii="Cambria Math" w:hAnsi="Cambria Math" w:cs="B Nazanin"/>
                <w:sz w:val="28"/>
                <w:szCs w:val="28"/>
              </w:rPr>
              <m:t>B</m:t>
            </m:r>
          </m:sub>
        </m:sSub>
      </m:oMath>
      <w:r w:rsidR="00323C06">
        <w:rPr>
          <w:rFonts w:cs="B Nazanin" w:hint="cs"/>
          <w:sz w:val="28"/>
          <w:szCs w:val="28"/>
          <w:rtl/>
        </w:rPr>
        <w:t xml:space="preserve"> (</w:t>
      </w:r>
      <w:r w:rsidRPr="00E4246D">
        <w:rPr>
          <w:rFonts w:cs="B Nazanin"/>
          <w:sz w:val="28"/>
          <w:szCs w:val="28"/>
          <w:rtl/>
        </w:rPr>
        <w:t>گيرنده</w:t>
      </w:r>
      <w:r w:rsidR="00323C06">
        <w:rPr>
          <w:rFonts w:cs="B Nazanin" w:hint="cs"/>
          <w:sz w:val="28"/>
          <w:szCs w:val="28"/>
          <w:rtl/>
        </w:rPr>
        <w:t xml:space="preserve"> </w:t>
      </w:r>
      <w:r w:rsidRPr="00E4246D">
        <w:rPr>
          <w:rFonts w:cs="B Nazanin"/>
          <w:sz w:val="28"/>
          <w:szCs w:val="28"/>
          <w:rtl/>
        </w:rPr>
        <w:t>ا</w:t>
      </w:r>
      <w:r w:rsidRPr="00E4246D">
        <w:rPr>
          <w:rFonts w:cs="B Nazanin" w:hint="cs"/>
          <w:sz w:val="28"/>
          <w:szCs w:val="28"/>
          <w:rtl/>
        </w:rPr>
        <w:t>ی</w:t>
      </w:r>
      <w:r w:rsidRPr="00E4246D">
        <w:rPr>
          <w:rFonts w:cs="B Nazanin"/>
          <w:sz w:val="28"/>
          <w:szCs w:val="28"/>
          <w:rtl/>
        </w:rPr>
        <w:t xml:space="preserve"> که باعث افزا</w:t>
      </w:r>
      <w:r w:rsidRPr="00E4246D">
        <w:rPr>
          <w:rFonts w:cs="B Nazanin" w:hint="cs"/>
          <w:sz w:val="28"/>
          <w:szCs w:val="28"/>
          <w:rtl/>
        </w:rPr>
        <w:t>ی</w:t>
      </w:r>
      <w:r w:rsidRPr="00E4246D">
        <w:rPr>
          <w:rFonts w:cs="B Nazanin" w:hint="eastAsia"/>
          <w:sz w:val="28"/>
          <w:szCs w:val="28"/>
          <w:rtl/>
        </w:rPr>
        <w:t>ش</w:t>
      </w:r>
      <w:r w:rsidRPr="00E4246D">
        <w:rPr>
          <w:rFonts w:cs="B Nazanin"/>
          <w:sz w:val="28"/>
          <w:szCs w:val="28"/>
          <w:rtl/>
        </w:rPr>
        <w:t xml:space="preserve"> هدا</w:t>
      </w:r>
      <w:r w:rsidRPr="00E4246D">
        <w:rPr>
          <w:rFonts w:cs="B Nazanin" w:hint="cs"/>
          <w:sz w:val="28"/>
          <w:szCs w:val="28"/>
          <w:rtl/>
        </w:rPr>
        <w:t>ی</w:t>
      </w:r>
      <w:r w:rsidRPr="00E4246D">
        <w:rPr>
          <w:rFonts w:cs="B Nazanin" w:hint="eastAsia"/>
          <w:sz w:val="28"/>
          <w:szCs w:val="28"/>
          <w:rtl/>
        </w:rPr>
        <w:t>ت</w:t>
      </w:r>
      <w:r w:rsidRPr="00E4246D">
        <w:rPr>
          <w:rFonts w:cs="B Nazanin"/>
          <w:sz w:val="28"/>
          <w:szCs w:val="28"/>
          <w:rtl/>
        </w:rPr>
        <w:t xml:space="preserve"> ، کاهش</w:t>
      </w:r>
      <w:r w:rsidR="00323C06">
        <w:rPr>
          <w:rFonts w:cs="B Nazanin" w:hint="cs"/>
          <w:sz w:val="28"/>
          <w:szCs w:val="28"/>
          <w:rtl/>
        </w:rPr>
        <w:t xml:space="preserve"> </w:t>
      </w:r>
      <w:r w:rsidRPr="00E4246D">
        <w:rPr>
          <w:rFonts w:cs="B Nazanin" w:hint="eastAsia"/>
          <w:sz w:val="28"/>
          <w:szCs w:val="28"/>
          <w:rtl/>
        </w:rPr>
        <w:t>ورود</w:t>
      </w:r>
      <w:r w:rsidRPr="00E4246D">
        <w:rPr>
          <w:rFonts w:cs="B Nazanin"/>
          <w:sz w:val="28"/>
          <w:szCs w:val="28"/>
          <w:rtl/>
        </w:rPr>
        <w:t xml:space="preserve"> کلسيم م</w:t>
      </w:r>
      <w:r w:rsidRPr="00E4246D">
        <w:rPr>
          <w:rFonts w:cs="B Nazanin" w:hint="cs"/>
          <w:sz w:val="28"/>
          <w:szCs w:val="28"/>
          <w:rtl/>
        </w:rPr>
        <w:t>ی</w:t>
      </w:r>
      <w:r w:rsidR="008B6744">
        <w:rPr>
          <w:rFonts w:cs="B Nazanin"/>
          <w:sz w:val="28"/>
          <w:szCs w:val="28"/>
          <w:rtl/>
        </w:rPr>
        <w:softHyphen/>
      </w:r>
      <w:r w:rsidRPr="00E4246D">
        <w:rPr>
          <w:rFonts w:cs="B Nazanin" w:hint="eastAsia"/>
          <w:sz w:val="28"/>
          <w:szCs w:val="28"/>
          <w:rtl/>
        </w:rPr>
        <w:t>شود</w:t>
      </w:r>
      <w:r w:rsidRPr="00E4246D">
        <w:rPr>
          <w:rFonts w:cs="B Nazanin"/>
          <w:sz w:val="28"/>
          <w:szCs w:val="28"/>
          <w:rtl/>
        </w:rPr>
        <w:t xml:space="preserve"> و پتانسيل مهار</w:t>
      </w:r>
      <w:r w:rsidRPr="00E4246D">
        <w:rPr>
          <w:rFonts w:cs="B Nazanin" w:hint="cs"/>
          <w:sz w:val="28"/>
          <w:szCs w:val="28"/>
          <w:rtl/>
        </w:rPr>
        <w:t>ی</w:t>
      </w:r>
      <w:r w:rsidRPr="00E4246D">
        <w:rPr>
          <w:rFonts w:cs="B Nazanin"/>
          <w:sz w:val="28"/>
          <w:szCs w:val="28"/>
          <w:rtl/>
        </w:rPr>
        <w:t xml:space="preserve"> پس سيناپس</w:t>
      </w:r>
      <w:r w:rsidRPr="00E4246D">
        <w:rPr>
          <w:rFonts w:cs="B Nazanin" w:hint="cs"/>
          <w:sz w:val="28"/>
          <w:szCs w:val="28"/>
          <w:rtl/>
        </w:rPr>
        <w:t>ی</w:t>
      </w:r>
      <w:r w:rsidRPr="00E4246D">
        <w:rPr>
          <w:rFonts w:cs="B Nazanin"/>
          <w:sz w:val="28"/>
          <w:szCs w:val="28"/>
          <w:rtl/>
        </w:rPr>
        <w:t xml:space="preserve"> کند را ا</w:t>
      </w:r>
      <w:r w:rsidRPr="00E4246D">
        <w:rPr>
          <w:rFonts w:cs="B Nazanin" w:hint="cs"/>
          <w:sz w:val="28"/>
          <w:szCs w:val="28"/>
          <w:rtl/>
        </w:rPr>
        <w:t>ی</w:t>
      </w:r>
      <w:r w:rsidRPr="00E4246D">
        <w:rPr>
          <w:rFonts w:cs="B Nazanin" w:hint="eastAsia"/>
          <w:sz w:val="28"/>
          <w:szCs w:val="28"/>
          <w:rtl/>
        </w:rPr>
        <w:t>جاد</w:t>
      </w:r>
      <w:r w:rsidRPr="00E4246D">
        <w:rPr>
          <w:rFonts w:cs="B Nazanin"/>
          <w:sz w:val="28"/>
          <w:szCs w:val="28"/>
          <w:rtl/>
        </w:rPr>
        <w:t xml:space="preserve"> م</w:t>
      </w:r>
      <w:r w:rsidRPr="00E4246D">
        <w:rPr>
          <w:rFonts w:cs="B Nazanin" w:hint="cs"/>
          <w:sz w:val="28"/>
          <w:szCs w:val="28"/>
          <w:rtl/>
        </w:rPr>
        <w:t>ی</w:t>
      </w:r>
      <w:r w:rsidR="00323C06">
        <w:rPr>
          <w:rFonts w:cs="B Nazanin" w:hint="cs"/>
          <w:sz w:val="28"/>
          <w:szCs w:val="28"/>
          <w:rtl/>
        </w:rPr>
        <w:t xml:space="preserve"> </w:t>
      </w:r>
      <w:r w:rsidRPr="00E4246D">
        <w:rPr>
          <w:rFonts w:cs="B Nazanin" w:hint="eastAsia"/>
          <w:sz w:val="28"/>
          <w:szCs w:val="28"/>
          <w:rtl/>
        </w:rPr>
        <w:t>کند</w:t>
      </w:r>
      <w:r w:rsidR="00323C06">
        <w:rPr>
          <w:rFonts w:cs="B Nazanin" w:hint="cs"/>
          <w:sz w:val="28"/>
          <w:szCs w:val="28"/>
          <w:rtl/>
        </w:rPr>
        <w:t xml:space="preserve">) </w:t>
      </w:r>
      <w:r w:rsidRPr="00E4246D">
        <w:rPr>
          <w:rFonts w:cs="B Nazanin"/>
          <w:sz w:val="28"/>
          <w:szCs w:val="28"/>
          <w:rtl/>
        </w:rPr>
        <w:t xml:space="preserve">قرار گرفته و </w:t>
      </w:r>
      <w:commentRangeStart w:id="172"/>
      <w:r w:rsidRPr="00E4246D">
        <w:rPr>
          <w:rFonts w:cs="B Nazanin"/>
          <w:sz w:val="28"/>
          <w:szCs w:val="28"/>
          <w:rtl/>
        </w:rPr>
        <w:t>اثر</w:t>
      </w:r>
      <w:r w:rsidR="00323C06">
        <w:rPr>
          <w:rFonts w:cs="B Nazanin" w:hint="cs"/>
          <w:sz w:val="28"/>
          <w:szCs w:val="28"/>
          <w:rtl/>
        </w:rPr>
        <w:t xml:space="preserve"> </w:t>
      </w:r>
      <w:r w:rsidRPr="00E4246D">
        <w:rPr>
          <w:rFonts w:cs="B Nazanin" w:hint="eastAsia"/>
          <w:sz w:val="28"/>
          <w:szCs w:val="28"/>
          <w:rtl/>
        </w:rPr>
        <w:t>م</w:t>
      </w:r>
      <w:r w:rsidRPr="00E4246D">
        <w:rPr>
          <w:rFonts w:cs="B Nazanin" w:hint="cs"/>
          <w:sz w:val="28"/>
          <w:szCs w:val="28"/>
          <w:rtl/>
        </w:rPr>
        <w:t>ی</w:t>
      </w:r>
      <w:r w:rsidR="00323C06">
        <w:rPr>
          <w:rFonts w:cs="B Nazanin" w:hint="cs"/>
          <w:sz w:val="28"/>
          <w:szCs w:val="28"/>
          <w:rtl/>
        </w:rPr>
        <w:t xml:space="preserve"> </w:t>
      </w:r>
      <w:r w:rsidRPr="00E4246D">
        <w:rPr>
          <w:rFonts w:cs="B Nazanin" w:hint="eastAsia"/>
          <w:sz w:val="28"/>
          <w:szCs w:val="28"/>
          <w:rtl/>
        </w:rPr>
        <w:t>گذارد</w:t>
      </w:r>
      <w:r w:rsidRPr="00E4246D">
        <w:rPr>
          <w:rFonts w:cs="B Nazanin"/>
          <w:sz w:val="28"/>
          <w:szCs w:val="28"/>
          <w:rtl/>
        </w:rPr>
        <w:t>.</w:t>
      </w:r>
      <w:commentRangeEnd w:id="172"/>
      <w:r w:rsidR="00777510">
        <w:rPr>
          <w:rStyle w:val="CommentReference"/>
          <w:rtl/>
        </w:rPr>
        <w:commentReference w:id="172"/>
      </w:r>
    </w:p>
    <w:p w14:paraId="6D7774E3" w14:textId="698B5776" w:rsidR="00677DC2" w:rsidRPr="00777510" w:rsidDel="00777510" w:rsidRDefault="00677DC2" w:rsidP="00323C06">
      <w:pPr>
        <w:rPr>
          <w:del w:id="173" w:author="Fariba" w:date="2021-02-02T18:26:00Z"/>
          <w:rFonts w:cs="B Nazanin"/>
          <w:b/>
          <w:bCs/>
          <w:sz w:val="32"/>
          <w:szCs w:val="32"/>
          <w:rtl/>
          <w:rPrChange w:id="174" w:author="Fariba" w:date="2021-02-02T18:30:00Z">
            <w:rPr>
              <w:del w:id="175" w:author="Fariba" w:date="2021-02-02T18:26:00Z"/>
              <w:rFonts w:cs="B Nazanin"/>
              <w:sz w:val="28"/>
              <w:szCs w:val="28"/>
              <w:rtl/>
            </w:rPr>
          </w:rPrChange>
        </w:rPr>
      </w:pPr>
    </w:p>
    <w:p w14:paraId="1ACC242D" w14:textId="5F6F276F" w:rsidR="00677DC2" w:rsidRPr="00777510" w:rsidDel="00777510" w:rsidRDefault="00677DC2" w:rsidP="00323C06">
      <w:pPr>
        <w:rPr>
          <w:del w:id="176" w:author="Fariba" w:date="2021-02-02T18:26:00Z"/>
          <w:rFonts w:cs="B Nazanin"/>
          <w:b/>
          <w:bCs/>
          <w:sz w:val="32"/>
          <w:szCs w:val="32"/>
          <w:rtl/>
          <w:rPrChange w:id="177" w:author="Fariba" w:date="2021-02-02T18:30:00Z">
            <w:rPr>
              <w:del w:id="178" w:author="Fariba" w:date="2021-02-02T18:26:00Z"/>
              <w:rFonts w:cs="B Nazanin"/>
              <w:sz w:val="28"/>
              <w:szCs w:val="28"/>
              <w:rtl/>
            </w:rPr>
          </w:rPrChange>
        </w:rPr>
      </w:pPr>
    </w:p>
    <w:p w14:paraId="249481A1" w14:textId="4039B70A" w:rsidR="00677DC2" w:rsidRPr="00777510" w:rsidDel="00777510" w:rsidRDefault="00677DC2" w:rsidP="00323C06">
      <w:pPr>
        <w:rPr>
          <w:del w:id="179" w:author="Fariba" w:date="2021-02-02T18:26:00Z"/>
          <w:rFonts w:cs="B Nazanin"/>
          <w:b/>
          <w:bCs/>
          <w:sz w:val="32"/>
          <w:szCs w:val="32"/>
          <w:rtl/>
          <w:rPrChange w:id="180" w:author="Fariba" w:date="2021-02-02T18:30:00Z">
            <w:rPr>
              <w:del w:id="181" w:author="Fariba" w:date="2021-02-02T18:26:00Z"/>
              <w:rFonts w:cs="B Nazanin"/>
              <w:sz w:val="28"/>
              <w:szCs w:val="28"/>
              <w:rtl/>
            </w:rPr>
          </w:rPrChange>
        </w:rPr>
      </w:pPr>
    </w:p>
    <w:p w14:paraId="2C8F1C8C" w14:textId="77777777" w:rsidR="00777510" w:rsidRPr="00777510" w:rsidRDefault="00323C06" w:rsidP="00FC40A1">
      <w:pPr>
        <w:jc w:val="both"/>
        <w:rPr>
          <w:ins w:id="182" w:author="Fariba" w:date="2021-02-02T18:30:00Z"/>
          <w:rFonts w:cs="B Nazanin"/>
          <w:b/>
          <w:bCs/>
          <w:sz w:val="32"/>
          <w:szCs w:val="32"/>
          <w:rtl/>
          <w:rPrChange w:id="183" w:author="Fariba" w:date="2021-02-02T18:30:00Z">
            <w:rPr>
              <w:ins w:id="184" w:author="Fariba" w:date="2021-02-02T18:30:00Z"/>
              <w:rFonts w:cs="B Nazanin"/>
              <w:sz w:val="29"/>
              <w:szCs w:val="29"/>
              <w:rtl/>
            </w:rPr>
          </w:rPrChange>
        </w:rPr>
      </w:pPr>
      <w:del w:id="185" w:author="Fariba" w:date="2021-02-02T18:30:00Z">
        <w:r w:rsidRPr="00777510" w:rsidDel="00777510">
          <w:rPr>
            <w:rFonts w:cs="B Nazanin" w:hint="cs"/>
            <w:b/>
            <w:bCs/>
            <w:sz w:val="32"/>
            <w:szCs w:val="32"/>
            <w:rtl/>
            <w:rPrChange w:id="186" w:author="Fariba" w:date="2021-02-02T18:30:00Z">
              <w:rPr>
                <w:rFonts w:cs="B Nazanin" w:hint="cs"/>
                <w:sz w:val="29"/>
                <w:szCs w:val="29"/>
                <w:rtl/>
              </w:rPr>
            </w:rPrChange>
          </w:rPr>
          <w:delText xml:space="preserve">مفاهیم </w:delText>
        </w:r>
      </w:del>
      <w:r w:rsidRPr="00777510">
        <w:rPr>
          <w:rFonts w:cs="B Nazanin" w:hint="cs"/>
          <w:b/>
          <w:bCs/>
          <w:sz w:val="32"/>
          <w:szCs w:val="32"/>
          <w:rtl/>
          <w:rPrChange w:id="187" w:author="Fariba" w:date="2021-02-02T18:30:00Z">
            <w:rPr>
              <w:rFonts w:cs="B Nazanin" w:hint="cs"/>
              <w:sz w:val="29"/>
              <w:szCs w:val="29"/>
              <w:rtl/>
            </w:rPr>
          </w:rPrChange>
        </w:rPr>
        <w:t>دوره های مختلف در یک رویداد صرعی</w:t>
      </w:r>
    </w:p>
    <w:p w14:paraId="703DC890" w14:textId="74B00DF4" w:rsidR="00323C06" w:rsidRPr="009029E3" w:rsidRDefault="00777510" w:rsidP="00C33F0B">
      <w:pPr>
        <w:jc w:val="both"/>
        <w:rPr>
          <w:rFonts w:cs="B Nazanin"/>
          <w:sz w:val="29"/>
          <w:szCs w:val="29"/>
          <w:rtl/>
        </w:rPr>
      </w:pPr>
      <w:ins w:id="188" w:author="Fariba" w:date="2021-02-02T18:31:00Z">
        <w:r>
          <w:rPr>
            <w:rFonts w:cs="B Nazanin" w:hint="cs"/>
            <w:sz w:val="29"/>
            <w:szCs w:val="29"/>
            <w:rtl/>
          </w:rPr>
          <w:t xml:space="preserve">در این بخش </w:t>
        </w:r>
        <w:r w:rsidR="00C33F0B">
          <w:rPr>
            <w:rFonts w:cs="B Nazanin" w:hint="cs"/>
            <w:sz w:val="29"/>
            <w:szCs w:val="29"/>
            <w:rtl/>
          </w:rPr>
          <w:t xml:space="preserve">دوره های مختلف در یک رویداد صرعی براساس تغییرات مشاهده شده در سیگنال </w:t>
        </w:r>
        <w:r w:rsidR="00C33F0B">
          <w:rPr>
            <w:rFonts w:cs="B Nazanin"/>
            <w:sz w:val="29"/>
            <w:szCs w:val="29"/>
          </w:rPr>
          <w:t>EEG</w:t>
        </w:r>
      </w:ins>
      <w:ins w:id="189" w:author="Fariba" w:date="2021-02-02T18:32:00Z">
        <w:r w:rsidR="00C33F0B">
          <w:rPr>
            <w:rFonts w:cs="B Nazanin" w:hint="cs"/>
            <w:sz w:val="29"/>
            <w:szCs w:val="29"/>
            <w:rtl/>
          </w:rPr>
          <w:t xml:space="preserve"> تعریف می شوند. شکل</w:t>
        </w:r>
      </w:ins>
      <w:ins w:id="190" w:author="Fariba" w:date="2021-02-02T18:26:00Z">
        <w:r>
          <w:rPr>
            <w:rFonts w:cs="B Nazanin" w:hint="cs"/>
            <w:sz w:val="29"/>
            <w:szCs w:val="29"/>
            <w:rtl/>
          </w:rPr>
          <w:t xml:space="preserve"> </w:t>
        </w:r>
        <w:commentRangeStart w:id="191"/>
        <w:r>
          <w:rPr>
            <w:rFonts w:cs="B Nazanin" w:hint="cs"/>
            <w:sz w:val="29"/>
            <w:szCs w:val="29"/>
            <w:rtl/>
          </w:rPr>
          <w:t xml:space="preserve">(شکل </w:t>
        </w:r>
      </w:ins>
      <w:ins w:id="192" w:author="Fariba" w:date="2021-02-02T18:27:00Z">
        <w:r>
          <w:rPr>
            <w:rFonts w:cs="B Nazanin" w:hint="cs"/>
            <w:sz w:val="29"/>
            <w:szCs w:val="29"/>
            <w:rtl/>
          </w:rPr>
          <w:t>3-1</w:t>
        </w:r>
        <w:commentRangeEnd w:id="191"/>
        <w:r>
          <w:rPr>
            <w:rStyle w:val="CommentReference"/>
            <w:rtl/>
          </w:rPr>
          <w:commentReference w:id="191"/>
        </w:r>
        <w:r>
          <w:rPr>
            <w:rFonts w:cs="B Nazanin" w:hint="cs"/>
            <w:sz w:val="29"/>
            <w:szCs w:val="29"/>
            <w:rtl/>
          </w:rPr>
          <w:t xml:space="preserve">) </w:t>
        </w:r>
      </w:ins>
      <w:ins w:id="193" w:author="Fariba" w:date="2021-02-02T18:32:00Z">
        <w:r w:rsidR="00C33F0B">
          <w:rPr>
            <w:rFonts w:cs="B Nazanin" w:hint="cs"/>
            <w:sz w:val="29"/>
            <w:szCs w:val="29"/>
            <w:rtl/>
          </w:rPr>
          <w:t>شماتیکی از این دوره ها را نمایش می دهد.</w:t>
        </w:r>
      </w:ins>
    </w:p>
    <w:p w14:paraId="0D443CAB" w14:textId="2FBA74FE" w:rsidR="00323C06" w:rsidRPr="009029E3" w:rsidDel="00777510" w:rsidRDefault="00323C06" w:rsidP="00FC40A1">
      <w:pPr>
        <w:jc w:val="both"/>
        <w:rPr>
          <w:del w:id="194" w:author="Fariba" w:date="2021-02-02T18:30:00Z"/>
          <w:rFonts w:cs="B Nazanin"/>
          <w:b/>
          <w:bCs/>
          <w:sz w:val="28"/>
          <w:szCs w:val="28"/>
          <w:rtl/>
        </w:rPr>
      </w:pPr>
      <w:r w:rsidRPr="009029E3">
        <w:rPr>
          <w:rFonts w:cs="B Nazanin" w:hint="cs"/>
          <w:b/>
          <w:bCs/>
          <w:sz w:val="28"/>
          <w:szCs w:val="28"/>
          <w:rtl/>
        </w:rPr>
        <w:t>دوره پیش حمله (</w:t>
      </w:r>
      <w:r w:rsidRPr="009029E3">
        <w:rPr>
          <w:rFonts w:cs="B Nazanin"/>
          <w:b/>
          <w:bCs/>
          <w:sz w:val="28"/>
          <w:szCs w:val="28"/>
        </w:rPr>
        <w:t>pre ictal</w:t>
      </w:r>
      <w:r w:rsidRPr="009029E3">
        <w:rPr>
          <w:rFonts w:cs="B Nazanin" w:hint="cs"/>
          <w:b/>
          <w:bCs/>
          <w:sz w:val="28"/>
          <w:szCs w:val="28"/>
          <w:rtl/>
        </w:rPr>
        <w:t xml:space="preserve">) : </w:t>
      </w:r>
    </w:p>
    <w:p w14:paraId="0DD82572" w14:textId="77777777" w:rsidR="00323C06" w:rsidRDefault="00323C06" w:rsidP="00777510">
      <w:pPr>
        <w:jc w:val="both"/>
        <w:rPr>
          <w:rFonts w:cs="B Nazanin"/>
          <w:sz w:val="28"/>
          <w:szCs w:val="28"/>
          <w:rtl/>
        </w:rPr>
      </w:pPr>
      <w:r>
        <w:rPr>
          <w:rFonts w:cs="B Nazanin" w:hint="cs"/>
          <w:sz w:val="28"/>
          <w:szCs w:val="28"/>
          <w:rtl/>
        </w:rPr>
        <w:t>دوره ای که</w:t>
      </w:r>
      <w:r w:rsidR="00EA24DE">
        <w:rPr>
          <w:rFonts w:cs="B Nazanin" w:hint="cs"/>
          <w:sz w:val="28"/>
          <w:szCs w:val="28"/>
          <w:rtl/>
        </w:rPr>
        <w:t xml:space="preserve"> </w:t>
      </w:r>
      <w:r w:rsidR="009029E3">
        <w:rPr>
          <w:rFonts w:cs="B Nazanin" w:hint="cs"/>
          <w:sz w:val="28"/>
          <w:szCs w:val="28"/>
          <w:rtl/>
        </w:rPr>
        <w:t xml:space="preserve">قبل از تشنج </w:t>
      </w:r>
      <w:r>
        <w:rPr>
          <w:rFonts w:cs="B Nazanin" w:hint="cs"/>
          <w:sz w:val="28"/>
          <w:szCs w:val="28"/>
          <w:rtl/>
        </w:rPr>
        <w:t xml:space="preserve">رخ می دهد و منجر به تشنج می شود. این دوره در پیش بینی صرع بسیار مهم است و در افراد مختلف </w:t>
      </w:r>
      <w:r w:rsidRPr="00323C06">
        <w:rPr>
          <w:rFonts w:cs="B Nazanin"/>
          <w:sz w:val="28"/>
          <w:szCs w:val="28"/>
          <w:rtl/>
        </w:rPr>
        <w:t>از چند</w:t>
      </w:r>
      <w:r w:rsidRPr="00323C06">
        <w:rPr>
          <w:rFonts w:cs="B Nazanin" w:hint="cs"/>
          <w:sz w:val="28"/>
          <w:szCs w:val="28"/>
          <w:rtl/>
        </w:rPr>
        <w:t>ی</w:t>
      </w:r>
      <w:r w:rsidRPr="00323C06">
        <w:rPr>
          <w:rFonts w:cs="B Nazanin" w:hint="eastAsia"/>
          <w:sz w:val="28"/>
          <w:szCs w:val="28"/>
          <w:rtl/>
        </w:rPr>
        <w:t>ن</w:t>
      </w:r>
      <w:r w:rsidRPr="00323C06">
        <w:rPr>
          <w:rFonts w:cs="B Nazanin"/>
          <w:sz w:val="28"/>
          <w:szCs w:val="28"/>
          <w:rtl/>
        </w:rPr>
        <w:t xml:space="preserve"> دقيقه تا چند</w:t>
      </w:r>
      <w:r w:rsidRPr="00323C06">
        <w:rPr>
          <w:rFonts w:cs="B Nazanin" w:hint="cs"/>
          <w:sz w:val="28"/>
          <w:szCs w:val="28"/>
          <w:rtl/>
        </w:rPr>
        <w:t>ی</w:t>
      </w:r>
      <w:r w:rsidRPr="00323C06">
        <w:rPr>
          <w:rFonts w:cs="B Nazanin" w:hint="eastAsia"/>
          <w:sz w:val="28"/>
          <w:szCs w:val="28"/>
          <w:rtl/>
        </w:rPr>
        <w:t>ن</w:t>
      </w:r>
      <w:r>
        <w:rPr>
          <w:rFonts w:cs="B Nazanin" w:hint="cs"/>
          <w:sz w:val="28"/>
          <w:szCs w:val="28"/>
          <w:rtl/>
        </w:rPr>
        <w:t xml:space="preserve"> </w:t>
      </w:r>
      <w:r w:rsidRPr="00323C06">
        <w:rPr>
          <w:rFonts w:cs="B Nazanin" w:hint="eastAsia"/>
          <w:sz w:val="28"/>
          <w:szCs w:val="28"/>
          <w:rtl/>
        </w:rPr>
        <w:t>ساعت</w:t>
      </w:r>
      <w:r w:rsidRPr="00323C06">
        <w:rPr>
          <w:rFonts w:cs="B Nazanin"/>
          <w:sz w:val="28"/>
          <w:szCs w:val="28"/>
          <w:rtl/>
        </w:rPr>
        <w:t xml:space="preserve"> است</w:t>
      </w:r>
      <w:r>
        <w:rPr>
          <w:rFonts w:cs="B Nazanin" w:hint="cs"/>
          <w:sz w:val="28"/>
          <w:szCs w:val="28"/>
          <w:rtl/>
        </w:rPr>
        <w:t>.</w:t>
      </w:r>
    </w:p>
    <w:p w14:paraId="3821382B" w14:textId="1511F97D" w:rsidR="00323C06" w:rsidRPr="009029E3" w:rsidDel="00C33F0B" w:rsidRDefault="00EA24DE" w:rsidP="00FC40A1">
      <w:pPr>
        <w:jc w:val="both"/>
        <w:rPr>
          <w:del w:id="195" w:author="Fariba" w:date="2021-02-02T18:33:00Z"/>
          <w:rFonts w:cs="B Nazanin"/>
          <w:b/>
          <w:bCs/>
          <w:sz w:val="28"/>
          <w:szCs w:val="28"/>
          <w:rtl/>
        </w:rPr>
      </w:pPr>
      <w:r w:rsidRPr="009029E3">
        <w:rPr>
          <w:rFonts w:cs="B Nazanin" w:hint="cs"/>
          <w:b/>
          <w:bCs/>
          <w:sz w:val="28"/>
          <w:szCs w:val="28"/>
          <w:rtl/>
        </w:rPr>
        <w:t>دوره حمله (</w:t>
      </w:r>
      <w:r w:rsidRPr="009029E3">
        <w:rPr>
          <w:rFonts w:cs="B Nazanin"/>
          <w:b/>
          <w:bCs/>
          <w:sz w:val="28"/>
          <w:szCs w:val="28"/>
        </w:rPr>
        <w:t>ictal</w:t>
      </w:r>
      <w:r w:rsidRPr="009029E3">
        <w:rPr>
          <w:rFonts w:cs="B Nazanin" w:hint="cs"/>
          <w:b/>
          <w:bCs/>
          <w:sz w:val="28"/>
          <w:szCs w:val="28"/>
          <w:rtl/>
        </w:rPr>
        <w:t>) :</w:t>
      </w:r>
      <w:ins w:id="196" w:author="Fariba" w:date="2021-02-02T18:33:00Z">
        <w:r w:rsidR="00C33F0B">
          <w:rPr>
            <w:rFonts w:cs="B Nazanin" w:hint="cs"/>
            <w:b/>
            <w:bCs/>
            <w:sz w:val="28"/>
            <w:szCs w:val="28"/>
            <w:rtl/>
          </w:rPr>
          <w:t xml:space="preserve"> </w:t>
        </w:r>
      </w:ins>
    </w:p>
    <w:p w14:paraId="6D749479" w14:textId="77777777" w:rsidR="00EA24DE" w:rsidRDefault="00EA24DE" w:rsidP="00C33F0B">
      <w:pPr>
        <w:jc w:val="both"/>
        <w:rPr>
          <w:rFonts w:cs="B Nazanin"/>
          <w:sz w:val="28"/>
          <w:szCs w:val="28"/>
          <w:rtl/>
        </w:rPr>
      </w:pPr>
      <w:r>
        <w:rPr>
          <w:rFonts w:cs="B Nazanin" w:hint="cs"/>
          <w:sz w:val="28"/>
          <w:szCs w:val="28"/>
          <w:rtl/>
        </w:rPr>
        <w:t xml:space="preserve">در این دوره تشنج رخ می دهد . در هنگام ضبط با </w:t>
      </w:r>
      <w:r>
        <w:rPr>
          <w:rFonts w:cs="B Nazanin"/>
          <w:sz w:val="28"/>
          <w:szCs w:val="28"/>
        </w:rPr>
        <w:t>EEG</w:t>
      </w:r>
      <w:r>
        <w:rPr>
          <w:rFonts w:cs="B Nazanin" w:hint="cs"/>
          <w:sz w:val="28"/>
          <w:szCs w:val="28"/>
          <w:rtl/>
        </w:rPr>
        <w:t xml:space="preserve"> تغییراتی در فعالیت های قلبی رخ م</w:t>
      </w:r>
      <w:r w:rsidR="009029E3">
        <w:rPr>
          <w:rFonts w:cs="B Nazanin" w:hint="cs"/>
          <w:sz w:val="28"/>
          <w:szCs w:val="28"/>
          <w:rtl/>
        </w:rPr>
        <w:t>ی دهد که به تشخیص نوع صرع و منشأ</w:t>
      </w:r>
      <w:r>
        <w:rPr>
          <w:rFonts w:cs="B Nazanin" w:hint="cs"/>
          <w:sz w:val="28"/>
          <w:szCs w:val="28"/>
          <w:rtl/>
        </w:rPr>
        <w:t xml:space="preserve"> آن کمک می کند.</w:t>
      </w:r>
    </w:p>
    <w:p w14:paraId="2C70D168" w14:textId="491643E4" w:rsidR="00EA24DE" w:rsidRPr="009029E3" w:rsidDel="00C33F0B" w:rsidRDefault="00EA24DE" w:rsidP="00FC40A1">
      <w:pPr>
        <w:jc w:val="both"/>
        <w:rPr>
          <w:del w:id="197" w:author="Fariba" w:date="2021-02-02T18:33:00Z"/>
          <w:rFonts w:cs="B Nazanin"/>
          <w:b/>
          <w:bCs/>
          <w:sz w:val="28"/>
          <w:szCs w:val="28"/>
          <w:rtl/>
        </w:rPr>
      </w:pPr>
      <w:r w:rsidRPr="009029E3">
        <w:rPr>
          <w:rFonts w:cs="B Nazanin" w:hint="cs"/>
          <w:b/>
          <w:bCs/>
          <w:sz w:val="28"/>
          <w:szCs w:val="28"/>
          <w:rtl/>
        </w:rPr>
        <w:t>دوره بین حمله ها (</w:t>
      </w:r>
      <w:r w:rsidRPr="009029E3">
        <w:rPr>
          <w:rFonts w:cs="B Nazanin"/>
          <w:b/>
          <w:bCs/>
          <w:sz w:val="28"/>
          <w:szCs w:val="28"/>
        </w:rPr>
        <w:t>inter ictal</w:t>
      </w:r>
      <w:r w:rsidRPr="009029E3">
        <w:rPr>
          <w:rFonts w:cs="B Nazanin" w:hint="cs"/>
          <w:b/>
          <w:bCs/>
          <w:sz w:val="28"/>
          <w:szCs w:val="28"/>
          <w:rtl/>
        </w:rPr>
        <w:t>) :</w:t>
      </w:r>
      <w:ins w:id="198" w:author="Fariba" w:date="2021-02-02T18:33:00Z">
        <w:r w:rsidR="00C33F0B">
          <w:rPr>
            <w:rFonts w:cs="B Nazanin" w:hint="cs"/>
            <w:b/>
            <w:bCs/>
            <w:sz w:val="28"/>
            <w:szCs w:val="28"/>
            <w:rtl/>
          </w:rPr>
          <w:t xml:space="preserve"> </w:t>
        </w:r>
      </w:ins>
    </w:p>
    <w:p w14:paraId="7F1E4889" w14:textId="77777777" w:rsidR="00EA24DE" w:rsidRDefault="00EA24DE" w:rsidP="00C33F0B">
      <w:pPr>
        <w:jc w:val="both"/>
        <w:rPr>
          <w:rFonts w:cs="B Nazanin"/>
          <w:sz w:val="28"/>
          <w:szCs w:val="28"/>
          <w:rtl/>
        </w:rPr>
      </w:pPr>
      <w:r>
        <w:rPr>
          <w:rFonts w:cs="B Nazanin" w:hint="cs"/>
          <w:sz w:val="28"/>
          <w:szCs w:val="28"/>
          <w:rtl/>
        </w:rPr>
        <w:t>دوره ای که بین تشنج ها رخ می دهد و فعالیت مغز در این دوره طبیعی تر از حالت تشنج است.</w:t>
      </w:r>
    </w:p>
    <w:p w14:paraId="47D1B418" w14:textId="3AC2CA8E" w:rsidR="00EA24DE" w:rsidRPr="009029E3" w:rsidDel="00C33F0B" w:rsidRDefault="00EA24DE" w:rsidP="00FC40A1">
      <w:pPr>
        <w:jc w:val="both"/>
        <w:rPr>
          <w:del w:id="199" w:author="Fariba" w:date="2021-02-02T18:33:00Z"/>
          <w:rFonts w:cs="B Nazanin"/>
          <w:b/>
          <w:bCs/>
          <w:sz w:val="28"/>
          <w:szCs w:val="28"/>
          <w:rtl/>
        </w:rPr>
      </w:pPr>
      <w:r w:rsidRPr="009029E3">
        <w:rPr>
          <w:rFonts w:cs="B Nazanin" w:hint="cs"/>
          <w:b/>
          <w:bCs/>
          <w:sz w:val="28"/>
          <w:szCs w:val="28"/>
          <w:rtl/>
        </w:rPr>
        <w:t>دوره پس از حمله (</w:t>
      </w:r>
      <w:r w:rsidRPr="009029E3">
        <w:rPr>
          <w:rFonts w:cs="B Nazanin"/>
          <w:b/>
          <w:bCs/>
          <w:sz w:val="28"/>
          <w:szCs w:val="28"/>
        </w:rPr>
        <w:t>post ictal</w:t>
      </w:r>
      <w:r w:rsidRPr="009029E3">
        <w:rPr>
          <w:rFonts w:cs="B Nazanin" w:hint="cs"/>
          <w:b/>
          <w:bCs/>
          <w:sz w:val="28"/>
          <w:szCs w:val="28"/>
          <w:rtl/>
        </w:rPr>
        <w:t>) :</w:t>
      </w:r>
      <w:ins w:id="200" w:author="Fariba" w:date="2021-02-02T18:33:00Z">
        <w:r w:rsidR="00C33F0B">
          <w:rPr>
            <w:rFonts w:cs="B Nazanin" w:hint="cs"/>
            <w:b/>
            <w:bCs/>
            <w:sz w:val="28"/>
            <w:szCs w:val="28"/>
            <w:rtl/>
          </w:rPr>
          <w:t xml:space="preserve"> </w:t>
        </w:r>
      </w:ins>
    </w:p>
    <w:p w14:paraId="52F6CE2A" w14:textId="77777777" w:rsidR="00EA24DE" w:rsidRDefault="00EA24DE" w:rsidP="00C33F0B">
      <w:pPr>
        <w:jc w:val="both"/>
        <w:rPr>
          <w:rFonts w:cs="B Nazanin"/>
          <w:sz w:val="28"/>
          <w:szCs w:val="28"/>
          <w:rtl/>
        </w:rPr>
      </w:pPr>
      <w:r>
        <w:rPr>
          <w:rFonts w:cs="B Nazanin" w:hint="cs"/>
          <w:sz w:val="28"/>
          <w:szCs w:val="28"/>
          <w:rtl/>
        </w:rPr>
        <w:t>دوره ای که به بعد از وقوع تشنج اشاره دارد .</w:t>
      </w:r>
      <w:r w:rsidRPr="00EA24DE">
        <w:rPr>
          <w:rtl/>
        </w:rPr>
        <w:t xml:space="preserve"> </w:t>
      </w:r>
      <w:r w:rsidRPr="00EA24DE">
        <w:rPr>
          <w:rFonts w:cs="B Nazanin"/>
          <w:sz w:val="28"/>
          <w:szCs w:val="28"/>
          <w:rtl/>
        </w:rPr>
        <w:t>ا</w:t>
      </w:r>
      <w:r w:rsidRPr="00EA24DE">
        <w:rPr>
          <w:rFonts w:cs="B Nazanin" w:hint="cs"/>
          <w:sz w:val="28"/>
          <w:szCs w:val="28"/>
          <w:rtl/>
        </w:rPr>
        <w:t>ی</w:t>
      </w:r>
      <w:r w:rsidRPr="00EA24DE">
        <w:rPr>
          <w:rFonts w:cs="B Nazanin" w:hint="eastAsia"/>
          <w:sz w:val="28"/>
          <w:szCs w:val="28"/>
          <w:rtl/>
        </w:rPr>
        <w:t>ن</w:t>
      </w:r>
      <w:r w:rsidRPr="00EA24DE">
        <w:rPr>
          <w:rFonts w:cs="B Nazanin"/>
          <w:sz w:val="28"/>
          <w:szCs w:val="28"/>
          <w:rtl/>
        </w:rPr>
        <w:t xml:space="preserve"> دوره م</w:t>
      </w:r>
      <w:r w:rsidRPr="00EA24DE">
        <w:rPr>
          <w:rFonts w:cs="B Nazanin" w:hint="cs"/>
          <w:sz w:val="28"/>
          <w:szCs w:val="28"/>
          <w:rtl/>
        </w:rPr>
        <w:t>ی</w:t>
      </w:r>
      <w:r w:rsidR="009029E3">
        <w:rPr>
          <w:rFonts w:cs="B Nazanin" w:hint="cs"/>
          <w:sz w:val="28"/>
          <w:szCs w:val="28"/>
          <w:rtl/>
        </w:rPr>
        <w:t xml:space="preserve"> </w:t>
      </w:r>
      <w:r w:rsidRPr="00EA24DE">
        <w:rPr>
          <w:rFonts w:cs="B Nazanin" w:hint="eastAsia"/>
          <w:sz w:val="28"/>
          <w:szCs w:val="28"/>
          <w:rtl/>
        </w:rPr>
        <w:t>تواند</w:t>
      </w:r>
      <w:r w:rsidRPr="00EA24DE">
        <w:rPr>
          <w:rFonts w:cs="B Nazanin"/>
          <w:sz w:val="28"/>
          <w:szCs w:val="28"/>
          <w:rtl/>
        </w:rPr>
        <w:t xml:space="preserve"> از چند</w:t>
      </w:r>
      <w:r w:rsidRPr="00EA24DE">
        <w:rPr>
          <w:rFonts w:cs="B Nazanin" w:hint="cs"/>
          <w:sz w:val="28"/>
          <w:szCs w:val="28"/>
          <w:rtl/>
        </w:rPr>
        <w:t>ی</w:t>
      </w:r>
      <w:r w:rsidRPr="00EA24DE">
        <w:rPr>
          <w:rFonts w:cs="B Nazanin" w:hint="eastAsia"/>
          <w:sz w:val="28"/>
          <w:szCs w:val="28"/>
          <w:rtl/>
        </w:rPr>
        <w:t>ن</w:t>
      </w:r>
      <w:r>
        <w:rPr>
          <w:rFonts w:cs="B Nazanin" w:hint="cs"/>
          <w:sz w:val="28"/>
          <w:szCs w:val="28"/>
          <w:rtl/>
        </w:rPr>
        <w:t xml:space="preserve"> </w:t>
      </w:r>
      <w:r w:rsidRPr="00EA24DE">
        <w:rPr>
          <w:rFonts w:cs="B Nazanin" w:hint="eastAsia"/>
          <w:sz w:val="28"/>
          <w:szCs w:val="28"/>
          <w:rtl/>
        </w:rPr>
        <w:t>دقيقه</w:t>
      </w:r>
      <w:r w:rsidRPr="00EA24DE">
        <w:rPr>
          <w:rFonts w:cs="B Nazanin"/>
          <w:sz w:val="28"/>
          <w:szCs w:val="28"/>
          <w:rtl/>
        </w:rPr>
        <w:t xml:space="preserve"> تا چند</w:t>
      </w:r>
      <w:r w:rsidRPr="00EA24DE">
        <w:rPr>
          <w:rFonts w:cs="B Nazanin" w:hint="cs"/>
          <w:sz w:val="28"/>
          <w:szCs w:val="28"/>
          <w:rtl/>
        </w:rPr>
        <w:t>ی</w:t>
      </w:r>
      <w:r w:rsidRPr="00EA24DE">
        <w:rPr>
          <w:rFonts w:cs="B Nazanin" w:hint="eastAsia"/>
          <w:sz w:val="28"/>
          <w:szCs w:val="28"/>
          <w:rtl/>
        </w:rPr>
        <w:t>ن</w:t>
      </w:r>
      <w:r w:rsidRPr="00EA24DE">
        <w:rPr>
          <w:rFonts w:cs="B Nazanin"/>
          <w:sz w:val="28"/>
          <w:szCs w:val="28"/>
          <w:rtl/>
        </w:rPr>
        <w:t xml:space="preserve"> ساعت طول بکشد و بسته به نوع صرع ، شدت و مدت آن م</w:t>
      </w:r>
      <w:r w:rsidRPr="00EA24DE">
        <w:rPr>
          <w:rFonts w:cs="B Nazanin" w:hint="cs"/>
          <w:sz w:val="28"/>
          <w:szCs w:val="28"/>
          <w:rtl/>
        </w:rPr>
        <w:t>ی</w:t>
      </w:r>
      <w:r>
        <w:rPr>
          <w:rFonts w:cs="B Nazanin" w:hint="cs"/>
          <w:sz w:val="28"/>
          <w:szCs w:val="28"/>
          <w:rtl/>
        </w:rPr>
        <w:t xml:space="preserve"> </w:t>
      </w:r>
      <w:r w:rsidRPr="00EA24DE">
        <w:rPr>
          <w:rFonts w:cs="B Nazanin" w:hint="eastAsia"/>
          <w:sz w:val="28"/>
          <w:szCs w:val="28"/>
          <w:rtl/>
        </w:rPr>
        <w:t>تواند</w:t>
      </w:r>
      <w:r w:rsidRPr="00EA24DE">
        <w:rPr>
          <w:rFonts w:cs="B Nazanin"/>
          <w:sz w:val="28"/>
          <w:szCs w:val="28"/>
          <w:rtl/>
        </w:rPr>
        <w:t xml:space="preserve"> متفاوت باشد.</w:t>
      </w:r>
    </w:p>
    <w:p w14:paraId="61500C1B" w14:textId="77777777" w:rsidR="00722093" w:rsidRPr="00E4246D" w:rsidRDefault="00E50083" w:rsidP="00722093">
      <w:pPr>
        <w:jc w:val="center"/>
        <w:rPr>
          <w:rFonts w:cs="B Nazanin"/>
          <w:sz w:val="28"/>
          <w:szCs w:val="28"/>
          <w:rtl/>
        </w:rPr>
      </w:pPr>
      <w:r>
        <w:rPr>
          <w:rFonts w:cs="B Nazanin"/>
          <w:sz w:val="28"/>
          <w:szCs w:val="28"/>
        </w:rPr>
        <w:pict w14:anchorId="73C1181D">
          <v:shape id="_x0000_i1026" type="#_x0000_t75" style="width:451.2pt;height:281.4pt">
            <v:imagedata r:id="rId14" o:title="Epileptic-brain-states-interictal-preictal-ictal-and-postictal"/>
          </v:shape>
        </w:pict>
      </w:r>
    </w:p>
    <w:p w14:paraId="56ED4265" w14:textId="3660CC52" w:rsidR="00722093" w:rsidRDefault="00722093" w:rsidP="00544C3B">
      <w:pPr>
        <w:jc w:val="center"/>
        <w:rPr>
          <w:rFonts w:cs="B Nazanin"/>
          <w:sz w:val="28"/>
          <w:szCs w:val="28"/>
        </w:rPr>
      </w:pPr>
      <w:commentRangeStart w:id="201"/>
      <w:r w:rsidRPr="000A34A8">
        <w:rPr>
          <w:rFonts w:cs="B Nazanin" w:hint="cs"/>
          <w:rtl/>
        </w:rPr>
        <w:t xml:space="preserve">شکل </w:t>
      </w:r>
      <w:r w:rsidR="00544C3B">
        <w:rPr>
          <w:rFonts w:cs="B Nazanin" w:hint="cs"/>
          <w:rtl/>
        </w:rPr>
        <w:t>3</w:t>
      </w:r>
      <w:r w:rsidR="009029E3">
        <w:rPr>
          <w:rFonts w:cs="B Nazanin" w:hint="cs"/>
          <w:rtl/>
        </w:rPr>
        <w:t>-1 .</w:t>
      </w:r>
      <w:r w:rsidRPr="000A34A8">
        <w:rPr>
          <w:rFonts w:cs="B Nazanin" w:hint="cs"/>
          <w:rtl/>
        </w:rPr>
        <w:t xml:space="preserve"> چهار </w:t>
      </w:r>
      <w:commentRangeEnd w:id="201"/>
      <w:r w:rsidR="00356825">
        <w:rPr>
          <w:rStyle w:val="CommentReference"/>
        </w:rPr>
        <w:commentReference w:id="201"/>
      </w:r>
      <w:r w:rsidRPr="000A34A8">
        <w:rPr>
          <w:rFonts w:cs="B Nazanin" w:hint="cs"/>
          <w:rtl/>
        </w:rPr>
        <w:t>فاز که در یک رویداد صرعی رخ می دهد</w:t>
      </w:r>
      <w:ins w:id="202" w:author="Fariba" w:date="2021-02-02T18:17:00Z">
        <w:r w:rsidR="00356825">
          <w:rPr>
            <w:rFonts w:cs="B Nazanin" w:hint="cs"/>
            <w:rtl/>
          </w:rPr>
          <w:t xml:space="preserve"> </w:t>
        </w:r>
        <w:r w:rsidR="00356825">
          <w:rPr>
            <w:rFonts w:cs="B Nazanin"/>
          </w:rPr>
          <w:t>[???]</w:t>
        </w:r>
      </w:ins>
    </w:p>
    <w:p w14:paraId="67190DAE" w14:textId="77777777" w:rsidR="00722093" w:rsidRDefault="00722093" w:rsidP="00FC40A1">
      <w:pPr>
        <w:jc w:val="both"/>
        <w:rPr>
          <w:rFonts w:cs="B Nazanin"/>
          <w:sz w:val="28"/>
          <w:szCs w:val="28"/>
          <w:rtl/>
        </w:rPr>
      </w:pPr>
      <w:commentRangeStart w:id="203"/>
      <w:r>
        <w:rPr>
          <w:rFonts w:cs="B Nazanin" w:hint="cs"/>
          <w:sz w:val="28"/>
          <w:szCs w:val="28"/>
          <w:rtl/>
        </w:rPr>
        <w:t>انواع تشنج که در ای</w:t>
      </w:r>
      <w:r w:rsidR="009029E3">
        <w:rPr>
          <w:rFonts w:cs="B Nazanin" w:hint="cs"/>
          <w:sz w:val="28"/>
          <w:szCs w:val="28"/>
          <w:rtl/>
        </w:rPr>
        <w:t>ن پروژه مورد مطالعه قرار گرفتند.</w:t>
      </w:r>
    </w:p>
    <w:p w14:paraId="472EC91E" w14:textId="5773E43B" w:rsidR="00722093" w:rsidRPr="009029E3" w:rsidDel="00C33F0B" w:rsidRDefault="00722093" w:rsidP="00FC40A1">
      <w:pPr>
        <w:jc w:val="both"/>
        <w:rPr>
          <w:del w:id="204" w:author="Fariba" w:date="2021-02-02T18:33:00Z"/>
          <w:rFonts w:cs="B Nazanin"/>
          <w:b/>
          <w:bCs/>
          <w:sz w:val="28"/>
          <w:szCs w:val="28"/>
          <w:rtl/>
        </w:rPr>
      </w:pPr>
      <w:r w:rsidRPr="009029E3">
        <w:rPr>
          <w:rFonts w:cs="B Nazanin"/>
          <w:b/>
          <w:bCs/>
          <w:sz w:val="28"/>
          <w:szCs w:val="28"/>
          <w:rtl/>
        </w:rPr>
        <w:lastRenderedPageBreak/>
        <w:t>تشنج تون</w:t>
      </w:r>
      <w:r w:rsidRPr="009029E3">
        <w:rPr>
          <w:rFonts w:cs="B Nazanin" w:hint="cs"/>
          <w:b/>
          <w:bCs/>
          <w:sz w:val="28"/>
          <w:szCs w:val="28"/>
          <w:rtl/>
        </w:rPr>
        <w:t>ی</w:t>
      </w:r>
      <w:r w:rsidRPr="009029E3">
        <w:rPr>
          <w:rFonts w:cs="B Nazanin" w:hint="eastAsia"/>
          <w:b/>
          <w:bCs/>
          <w:sz w:val="28"/>
          <w:szCs w:val="28"/>
          <w:rtl/>
        </w:rPr>
        <w:t>ک</w:t>
      </w:r>
      <w:r w:rsidRPr="009029E3">
        <w:rPr>
          <w:rFonts w:cs="B Nazanin" w:hint="cs"/>
          <w:b/>
          <w:bCs/>
          <w:sz w:val="28"/>
          <w:szCs w:val="28"/>
          <w:rtl/>
        </w:rPr>
        <w:t>(</w:t>
      </w:r>
      <w:r w:rsidRPr="009029E3">
        <w:rPr>
          <w:rFonts w:cs="B Nazanin"/>
          <w:b/>
          <w:bCs/>
          <w:sz w:val="28"/>
          <w:szCs w:val="28"/>
        </w:rPr>
        <w:t>Tonic</w:t>
      </w:r>
      <w:r w:rsidRPr="009029E3">
        <w:rPr>
          <w:rFonts w:cs="B Nazanin" w:hint="cs"/>
          <w:b/>
          <w:bCs/>
          <w:sz w:val="28"/>
          <w:szCs w:val="28"/>
          <w:rtl/>
        </w:rPr>
        <w:t>)</w:t>
      </w:r>
      <w:r w:rsidR="009029E3" w:rsidRPr="009029E3">
        <w:rPr>
          <w:rFonts w:cs="B Nazanin" w:hint="cs"/>
          <w:b/>
          <w:bCs/>
          <w:sz w:val="28"/>
          <w:szCs w:val="28"/>
          <w:rtl/>
        </w:rPr>
        <w:t xml:space="preserve"> :</w:t>
      </w:r>
      <w:ins w:id="205" w:author="Fariba" w:date="2021-02-02T18:33:00Z">
        <w:r w:rsidR="00C33F0B">
          <w:rPr>
            <w:rFonts w:cs="B Nazanin" w:hint="cs"/>
            <w:b/>
            <w:bCs/>
            <w:sz w:val="28"/>
            <w:szCs w:val="28"/>
            <w:rtl/>
          </w:rPr>
          <w:t xml:space="preserve"> </w:t>
        </w:r>
      </w:ins>
    </w:p>
    <w:p w14:paraId="68E655DE" w14:textId="77777777" w:rsidR="00722093" w:rsidRPr="00722093" w:rsidRDefault="00722093" w:rsidP="00C33F0B">
      <w:pPr>
        <w:jc w:val="both"/>
        <w:rPr>
          <w:rFonts w:cs="B Nazanin"/>
          <w:sz w:val="28"/>
          <w:szCs w:val="28"/>
          <w:rtl/>
        </w:rPr>
      </w:pPr>
      <w:r w:rsidRPr="00722093">
        <w:rPr>
          <w:rFonts w:cs="B Nazanin" w:hint="eastAsia"/>
          <w:sz w:val="28"/>
          <w:szCs w:val="28"/>
          <w:rtl/>
        </w:rPr>
        <w:t>تشنج</w:t>
      </w:r>
      <w:r w:rsidRPr="00722093">
        <w:rPr>
          <w:rFonts w:cs="B Nazanin"/>
          <w:sz w:val="28"/>
          <w:szCs w:val="28"/>
          <w:rtl/>
        </w:rPr>
        <w:t xml:space="preserve"> تونيک باعث ا</w:t>
      </w:r>
      <w:r w:rsidRPr="00722093">
        <w:rPr>
          <w:rFonts w:cs="B Nazanin" w:hint="cs"/>
          <w:sz w:val="28"/>
          <w:szCs w:val="28"/>
          <w:rtl/>
        </w:rPr>
        <w:t>ی</w:t>
      </w:r>
      <w:r w:rsidRPr="00722093">
        <w:rPr>
          <w:rFonts w:cs="B Nazanin" w:hint="eastAsia"/>
          <w:sz w:val="28"/>
          <w:szCs w:val="28"/>
          <w:rtl/>
        </w:rPr>
        <w:t>جاد</w:t>
      </w:r>
      <w:r w:rsidRPr="00722093">
        <w:rPr>
          <w:rFonts w:cs="B Nazanin"/>
          <w:sz w:val="28"/>
          <w:szCs w:val="28"/>
          <w:rtl/>
        </w:rPr>
        <w:t xml:space="preserve"> سفت</w:t>
      </w:r>
      <w:r w:rsidRPr="00722093">
        <w:rPr>
          <w:rFonts w:cs="B Nazanin" w:hint="cs"/>
          <w:sz w:val="28"/>
          <w:szCs w:val="28"/>
          <w:rtl/>
        </w:rPr>
        <w:t>ی</w:t>
      </w:r>
      <w:r w:rsidRPr="00722093">
        <w:rPr>
          <w:rFonts w:cs="B Nazanin"/>
          <w:sz w:val="28"/>
          <w:szCs w:val="28"/>
          <w:rtl/>
        </w:rPr>
        <w:t xml:space="preserve"> </w:t>
      </w:r>
      <w:r w:rsidRPr="00722093">
        <w:rPr>
          <w:rFonts w:cs="B Nazanin" w:hint="cs"/>
          <w:sz w:val="28"/>
          <w:szCs w:val="28"/>
          <w:rtl/>
        </w:rPr>
        <w:t>ی</w:t>
      </w:r>
      <w:r w:rsidRPr="00722093">
        <w:rPr>
          <w:rFonts w:cs="B Nazanin" w:hint="eastAsia"/>
          <w:sz w:val="28"/>
          <w:szCs w:val="28"/>
          <w:rtl/>
        </w:rPr>
        <w:t>ا</w:t>
      </w:r>
      <w:r w:rsidRPr="00722093">
        <w:rPr>
          <w:rFonts w:cs="B Nazanin"/>
          <w:sz w:val="28"/>
          <w:szCs w:val="28"/>
          <w:rtl/>
        </w:rPr>
        <w:t xml:space="preserve"> تنش ناگهان</w:t>
      </w:r>
      <w:r w:rsidRPr="00722093">
        <w:rPr>
          <w:rFonts w:cs="B Nazanin" w:hint="cs"/>
          <w:sz w:val="28"/>
          <w:szCs w:val="28"/>
          <w:rtl/>
        </w:rPr>
        <w:t>ی</w:t>
      </w:r>
      <w:r w:rsidRPr="00722093">
        <w:rPr>
          <w:rFonts w:cs="B Nazanin"/>
          <w:sz w:val="28"/>
          <w:szCs w:val="28"/>
          <w:rtl/>
        </w:rPr>
        <w:t xml:space="preserve"> در عضلات بازوها ، پاها </w:t>
      </w:r>
      <w:r w:rsidRPr="00722093">
        <w:rPr>
          <w:rFonts w:cs="B Nazanin" w:hint="cs"/>
          <w:sz w:val="28"/>
          <w:szCs w:val="28"/>
          <w:rtl/>
        </w:rPr>
        <w:t>ی</w:t>
      </w:r>
      <w:r w:rsidRPr="00722093">
        <w:rPr>
          <w:rFonts w:cs="B Nazanin" w:hint="eastAsia"/>
          <w:sz w:val="28"/>
          <w:szCs w:val="28"/>
          <w:rtl/>
        </w:rPr>
        <w:t>ا</w:t>
      </w:r>
      <w:r w:rsidRPr="00722093">
        <w:rPr>
          <w:rFonts w:cs="B Nazanin"/>
          <w:sz w:val="28"/>
          <w:szCs w:val="28"/>
          <w:rtl/>
        </w:rPr>
        <w:t xml:space="preserve"> تنه م</w:t>
      </w:r>
      <w:r w:rsidRPr="00722093">
        <w:rPr>
          <w:rFonts w:cs="B Nazanin" w:hint="cs"/>
          <w:sz w:val="28"/>
          <w:szCs w:val="28"/>
          <w:rtl/>
        </w:rPr>
        <w:t>ی</w:t>
      </w:r>
      <w:r w:rsidRPr="00722093">
        <w:rPr>
          <w:rFonts w:cs="B Nazanin"/>
          <w:sz w:val="28"/>
          <w:szCs w:val="28"/>
          <w:rtl/>
        </w:rPr>
        <w:t xml:space="preserve"> شود . معمولا</w:t>
      </w:r>
      <w:r>
        <w:rPr>
          <w:rFonts w:cs="B Nazanin" w:hint="cs"/>
          <w:sz w:val="28"/>
          <w:szCs w:val="28"/>
          <w:rtl/>
        </w:rPr>
        <w:t xml:space="preserve"> </w:t>
      </w:r>
      <w:r w:rsidRPr="00722093">
        <w:rPr>
          <w:rFonts w:cs="B Nazanin" w:hint="eastAsia"/>
          <w:sz w:val="28"/>
          <w:szCs w:val="28"/>
          <w:rtl/>
        </w:rPr>
        <w:t>حدود</w:t>
      </w:r>
      <w:r w:rsidRPr="00722093">
        <w:rPr>
          <w:rFonts w:cs="B Nazanin"/>
          <w:sz w:val="28"/>
          <w:szCs w:val="28"/>
          <w:rtl/>
        </w:rPr>
        <w:t xml:space="preserve"> 20 ثانيه طول م</w:t>
      </w:r>
      <w:r w:rsidRPr="00722093">
        <w:rPr>
          <w:rFonts w:cs="B Nazanin" w:hint="cs"/>
          <w:sz w:val="28"/>
          <w:szCs w:val="28"/>
          <w:rtl/>
        </w:rPr>
        <w:t>ی</w:t>
      </w:r>
      <w:r w:rsidRPr="00722093">
        <w:rPr>
          <w:rFonts w:cs="B Nazanin"/>
          <w:sz w:val="28"/>
          <w:szCs w:val="28"/>
          <w:rtl/>
        </w:rPr>
        <w:t xml:space="preserve"> کشد و به احتمال ز</w:t>
      </w:r>
      <w:r w:rsidRPr="00722093">
        <w:rPr>
          <w:rFonts w:cs="B Nazanin" w:hint="cs"/>
          <w:sz w:val="28"/>
          <w:szCs w:val="28"/>
          <w:rtl/>
        </w:rPr>
        <w:t>ی</w:t>
      </w:r>
      <w:r w:rsidRPr="00722093">
        <w:rPr>
          <w:rFonts w:cs="B Nazanin" w:hint="eastAsia"/>
          <w:sz w:val="28"/>
          <w:szCs w:val="28"/>
          <w:rtl/>
        </w:rPr>
        <w:t>اد</w:t>
      </w:r>
      <w:r w:rsidRPr="00722093">
        <w:rPr>
          <w:rFonts w:cs="B Nazanin"/>
          <w:sz w:val="28"/>
          <w:szCs w:val="28"/>
          <w:rtl/>
        </w:rPr>
        <w:t xml:space="preserve"> هنگام خواب اتفاق م</w:t>
      </w:r>
      <w:r w:rsidRPr="00722093">
        <w:rPr>
          <w:rFonts w:cs="B Nazanin" w:hint="cs"/>
          <w:sz w:val="28"/>
          <w:szCs w:val="28"/>
          <w:rtl/>
        </w:rPr>
        <w:t>ی</w:t>
      </w:r>
      <w:r w:rsidRPr="00722093">
        <w:rPr>
          <w:rFonts w:cs="B Nazanin"/>
          <w:sz w:val="28"/>
          <w:szCs w:val="28"/>
          <w:rtl/>
        </w:rPr>
        <w:t xml:space="preserve"> افتد . </w:t>
      </w:r>
      <w:r w:rsidRPr="00722093">
        <w:rPr>
          <w:rFonts w:cs="B Nazanin" w:hint="eastAsia"/>
          <w:sz w:val="28"/>
          <w:szCs w:val="28"/>
          <w:rtl/>
        </w:rPr>
        <w:t>تشنج</w:t>
      </w:r>
      <w:r w:rsidRPr="00722093">
        <w:rPr>
          <w:rFonts w:cs="B Nazanin"/>
          <w:sz w:val="28"/>
          <w:szCs w:val="28"/>
          <w:rtl/>
        </w:rPr>
        <w:t xml:space="preserve"> تونيک در سيگنال مغز</w:t>
      </w:r>
      <w:r w:rsidRPr="00722093">
        <w:rPr>
          <w:rFonts w:cs="B Nazanin" w:hint="cs"/>
          <w:sz w:val="28"/>
          <w:szCs w:val="28"/>
          <w:rtl/>
        </w:rPr>
        <w:t>ی</w:t>
      </w:r>
      <w:r w:rsidRPr="00722093">
        <w:rPr>
          <w:rFonts w:cs="B Nazanin"/>
          <w:sz w:val="28"/>
          <w:szCs w:val="28"/>
          <w:rtl/>
        </w:rPr>
        <w:t xml:space="preserve"> خود را به صورت </w:t>
      </w:r>
      <w:r>
        <w:rPr>
          <w:rFonts w:cs="B Nazanin"/>
          <w:sz w:val="28"/>
          <w:szCs w:val="28"/>
        </w:rPr>
        <w:t>spike</w:t>
      </w:r>
      <w:r>
        <w:rPr>
          <w:rFonts w:cs="B Nazanin" w:hint="cs"/>
          <w:sz w:val="28"/>
          <w:szCs w:val="28"/>
          <w:rtl/>
        </w:rPr>
        <w:t xml:space="preserve"> </w:t>
      </w:r>
      <w:r w:rsidRPr="00722093">
        <w:rPr>
          <w:rFonts w:cs="B Nazanin" w:hint="eastAsia"/>
          <w:sz w:val="28"/>
          <w:szCs w:val="28"/>
          <w:rtl/>
        </w:rPr>
        <w:t>ها</w:t>
      </w:r>
      <w:r w:rsidRPr="00722093">
        <w:rPr>
          <w:rFonts w:cs="B Nazanin" w:hint="cs"/>
          <w:sz w:val="28"/>
          <w:szCs w:val="28"/>
          <w:rtl/>
        </w:rPr>
        <w:t>یی</w:t>
      </w:r>
      <w:r w:rsidRPr="00722093">
        <w:rPr>
          <w:rFonts w:cs="B Nazanin"/>
          <w:sz w:val="28"/>
          <w:szCs w:val="28"/>
          <w:rtl/>
        </w:rPr>
        <w:t xml:space="preserve"> با دامنه کم و فرکانس بالا</w:t>
      </w:r>
      <w:r w:rsidRPr="00722093">
        <w:rPr>
          <w:rFonts w:cs="B Nazanin" w:hint="cs"/>
          <w:sz w:val="28"/>
          <w:szCs w:val="28"/>
          <w:rtl/>
        </w:rPr>
        <w:t>ی</w:t>
      </w:r>
      <w:r w:rsidRPr="00722093">
        <w:rPr>
          <w:rFonts w:cs="B Nazanin"/>
          <w:sz w:val="28"/>
          <w:szCs w:val="28"/>
          <w:rtl/>
        </w:rPr>
        <w:t xml:space="preserve"> 10</w:t>
      </w:r>
      <w:r>
        <w:rPr>
          <w:rFonts w:cs="B Nazanin" w:hint="cs"/>
          <w:sz w:val="28"/>
          <w:szCs w:val="28"/>
          <w:rtl/>
        </w:rPr>
        <w:t xml:space="preserve"> </w:t>
      </w:r>
      <w:r w:rsidRPr="00722093">
        <w:rPr>
          <w:rFonts w:cs="B Nazanin" w:hint="eastAsia"/>
          <w:sz w:val="28"/>
          <w:szCs w:val="28"/>
          <w:rtl/>
        </w:rPr>
        <w:t>هرتز</w:t>
      </w:r>
      <w:r w:rsidRPr="00722093">
        <w:rPr>
          <w:rFonts w:cs="B Nazanin"/>
          <w:sz w:val="28"/>
          <w:szCs w:val="28"/>
          <w:rtl/>
        </w:rPr>
        <w:t xml:space="preserve"> نشان م</w:t>
      </w:r>
      <w:r w:rsidRPr="00722093">
        <w:rPr>
          <w:rFonts w:cs="B Nazanin" w:hint="cs"/>
          <w:sz w:val="28"/>
          <w:szCs w:val="28"/>
          <w:rtl/>
        </w:rPr>
        <w:t>ی</w:t>
      </w:r>
      <w:r>
        <w:rPr>
          <w:rFonts w:cs="B Nazanin" w:hint="cs"/>
          <w:sz w:val="28"/>
          <w:szCs w:val="28"/>
          <w:rtl/>
        </w:rPr>
        <w:t xml:space="preserve"> </w:t>
      </w:r>
      <w:r w:rsidR="009029E3">
        <w:rPr>
          <w:rFonts w:cs="B Nazanin" w:hint="eastAsia"/>
          <w:sz w:val="28"/>
          <w:szCs w:val="28"/>
          <w:rtl/>
        </w:rPr>
        <w:t>ده</w:t>
      </w:r>
      <w:r w:rsidRPr="00722093">
        <w:rPr>
          <w:rFonts w:cs="B Nazanin" w:hint="eastAsia"/>
          <w:sz w:val="28"/>
          <w:szCs w:val="28"/>
          <w:rtl/>
        </w:rPr>
        <w:t>د</w:t>
      </w:r>
      <w:r>
        <w:rPr>
          <w:rFonts w:cs="B Nazanin" w:hint="cs"/>
          <w:sz w:val="28"/>
          <w:szCs w:val="28"/>
          <w:rtl/>
        </w:rPr>
        <w:t xml:space="preserve"> </w:t>
      </w:r>
      <w:r w:rsidRPr="00722093">
        <w:rPr>
          <w:rFonts w:cs="B Nazanin"/>
          <w:sz w:val="28"/>
          <w:szCs w:val="28"/>
          <w:rtl/>
        </w:rPr>
        <w:t>.</w:t>
      </w:r>
      <w:r>
        <w:rPr>
          <w:rFonts w:cs="B Nazanin" w:hint="cs"/>
          <w:sz w:val="28"/>
          <w:szCs w:val="28"/>
          <w:rtl/>
        </w:rPr>
        <w:t xml:space="preserve"> </w:t>
      </w:r>
    </w:p>
    <w:p w14:paraId="67791AE9" w14:textId="01773A74" w:rsidR="00722093" w:rsidRPr="009029E3" w:rsidDel="00C33F0B" w:rsidRDefault="00722093" w:rsidP="00FC40A1">
      <w:pPr>
        <w:jc w:val="both"/>
        <w:rPr>
          <w:del w:id="206" w:author="Fariba" w:date="2021-02-02T18:33:00Z"/>
          <w:rFonts w:cs="B Nazanin"/>
          <w:b/>
          <w:bCs/>
          <w:sz w:val="28"/>
          <w:szCs w:val="28"/>
          <w:rtl/>
        </w:rPr>
      </w:pPr>
      <w:r w:rsidRPr="009029E3">
        <w:rPr>
          <w:rFonts w:cs="B Nazanin" w:hint="eastAsia"/>
          <w:b/>
          <w:bCs/>
          <w:sz w:val="28"/>
          <w:szCs w:val="28"/>
          <w:rtl/>
        </w:rPr>
        <w:t>تشنج</w:t>
      </w:r>
      <w:r w:rsidRPr="009029E3">
        <w:rPr>
          <w:rFonts w:cs="B Nazanin"/>
          <w:b/>
          <w:bCs/>
          <w:sz w:val="28"/>
          <w:szCs w:val="28"/>
          <w:rtl/>
        </w:rPr>
        <w:t xml:space="preserve"> كلون</w:t>
      </w:r>
      <w:r w:rsidRPr="009029E3">
        <w:rPr>
          <w:rFonts w:cs="B Nazanin" w:hint="cs"/>
          <w:b/>
          <w:bCs/>
          <w:sz w:val="28"/>
          <w:szCs w:val="28"/>
          <w:rtl/>
        </w:rPr>
        <w:t>ی</w:t>
      </w:r>
      <w:r w:rsidRPr="009029E3">
        <w:rPr>
          <w:rFonts w:cs="B Nazanin" w:hint="eastAsia"/>
          <w:b/>
          <w:bCs/>
          <w:sz w:val="28"/>
          <w:szCs w:val="28"/>
          <w:rtl/>
        </w:rPr>
        <w:t>ک</w:t>
      </w:r>
      <w:r w:rsidRPr="009029E3">
        <w:rPr>
          <w:rFonts w:cs="B Nazanin"/>
          <w:b/>
          <w:bCs/>
          <w:sz w:val="28"/>
          <w:szCs w:val="28"/>
          <w:rtl/>
        </w:rPr>
        <w:t xml:space="preserve"> </w:t>
      </w:r>
      <w:r w:rsidRPr="009029E3">
        <w:rPr>
          <w:rFonts w:cs="B Nazanin" w:hint="cs"/>
          <w:b/>
          <w:bCs/>
          <w:sz w:val="28"/>
          <w:szCs w:val="28"/>
          <w:rtl/>
        </w:rPr>
        <w:t>(</w:t>
      </w:r>
      <w:r w:rsidRPr="009029E3">
        <w:rPr>
          <w:rFonts w:cs="B Nazanin"/>
          <w:b/>
          <w:bCs/>
          <w:sz w:val="28"/>
          <w:szCs w:val="28"/>
        </w:rPr>
        <w:t>Clonic</w:t>
      </w:r>
      <w:r w:rsidRPr="009029E3">
        <w:rPr>
          <w:rFonts w:cs="B Nazanin"/>
          <w:b/>
          <w:bCs/>
          <w:sz w:val="28"/>
          <w:szCs w:val="28"/>
          <w:rtl/>
        </w:rPr>
        <w:t>)</w:t>
      </w:r>
      <w:r w:rsidR="009029E3" w:rsidRPr="009029E3">
        <w:rPr>
          <w:rFonts w:cs="B Nazanin" w:hint="cs"/>
          <w:b/>
          <w:bCs/>
          <w:sz w:val="28"/>
          <w:szCs w:val="28"/>
          <w:rtl/>
        </w:rPr>
        <w:t xml:space="preserve"> :</w:t>
      </w:r>
      <w:ins w:id="207" w:author="Fariba" w:date="2021-02-02T18:33:00Z">
        <w:r w:rsidR="00C33F0B">
          <w:rPr>
            <w:rFonts w:cs="B Nazanin" w:hint="cs"/>
            <w:b/>
            <w:bCs/>
            <w:sz w:val="28"/>
            <w:szCs w:val="28"/>
            <w:rtl/>
          </w:rPr>
          <w:t xml:space="preserve"> </w:t>
        </w:r>
      </w:ins>
    </w:p>
    <w:p w14:paraId="2C0A40C0" w14:textId="77777777" w:rsidR="00722093" w:rsidRDefault="00722093" w:rsidP="00C33F0B">
      <w:pPr>
        <w:jc w:val="both"/>
        <w:rPr>
          <w:rFonts w:cs="B Nazanin"/>
          <w:sz w:val="28"/>
          <w:szCs w:val="28"/>
          <w:rtl/>
        </w:rPr>
      </w:pPr>
      <w:r w:rsidRPr="00722093">
        <w:rPr>
          <w:rFonts w:cs="B Nazanin" w:hint="eastAsia"/>
          <w:sz w:val="28"/>
          <w:szCs w:val="28"/>
          <w:rtl/>
        </w:rPr>
        <w:t>تشنج</w:t>
      </w:r>
      <w:r>
        <w:rPr>
          <w:rFonts w:cs="B Nazanin"/>
          <w:sz w:val="28"/>
          <w:szCs w:val="28"/>
          <w:rtl/>
        </w:rPr>
        <w:t xml:space="preserve"> کلونيک با حرکت </w:t>
      </w:r>
      <w:r w:rsidRPr="00722093">
        <w:rPr>
          <w:rFonts w:cs="B Nazanin"/>
          <w:sz w:val="28"/>
          <w:szCs w:val="28"/>
          <w:rtl/>
        </w:rPr>
        <w:t xml:space="preserve">بازوها و پاها در </w:t>
      </w:r>
      <w:r w:rsidRPr="00722093">
        <w:rPr>
          <w:rFonts w:cs="B Nazanin" w:hint="cs"/>
          <w:sz w:val="28"/>
          <w:szCs w:val="28"/>
          <w:rtl/>
        </w:rPr>
        <w:t>ی</w:t>
      </w:r>
      <w:r w:rsidRPr="00722093">
        <w:rPr>
          <w:rFonts w:cs="B Nazanin" w:hint="eastAsia"/>
          <w:sz w:val="28"/>
          <w:szCs w:val="28"/>
          <w:rtl/>
        </w:rPr>
        <w:t>ک</w:t>
      </w:r>
      <w:r w:rsidRPr="00722093">
        <w:rPr>
          <w:rFonts w:cs="B Nazanin"/>
          <w:sz w:val="28"/>
          <w:szCs w:val="28"/>
          <w:rtl/>
        </w:rPr>
        <w:t xml:space="preserve"> </w:t>
      </w:r>
      <w:r w:rsidRPr="00722093">
        <w:rPr>
          <w:rFonts w:cs="B Nazanin" w:hint="cs"/>
          <w:sz w:val="28"/>
          <w:szCs w:val="28"/>
          <w:rtl/>
        </w:rPr>
        <w:t>ی</w:t>
      </w:r>
      <w:r w:rsidRPr="00722093">
        <w:rPr>
          <w:rFonts w:cs="B Nazanin" w:hint="eastAsia"/>
          <w:sz w:val="28"/>
          <w:szCs w:val="28"/>
          <w:rtl/>
        </w:rPr>
        <w:t>ا</w:t>
      </w:r>
      <w:r w:rsidRPr="00722093">
        <w:rPr>
          <w:rFonts w:cs="B Nazanin"/>
          <w:sz w:val="28"/>
          <w:szCs w:val="28"/>
          <w:rtl/>
        </w:rPr>
        <w:t xml:space="preserve"> هر دو طرف بدن ، گاه</w:t>
      </w:r>
      <w:r w:rsidRPr="00722093">
        <w:rPr>
          <w:rFonts w:cs="B Nazanin" w:hint="cs"/>
          <w:sz w:val="28"/>
          <w:szCs w:val="28"/>
          <w:rtl/>
        </w:rPr>
        <w:t>ی</w:t>
      </w:r>
      <w:r w:rsidRPr="00722093">
        <w:rPr>
          <w:rFonts w:cs="B Nazanin"/>
          <w:sz w:val="28"/>
          <w:szCs w:val="28"/>
          <w:rtl/>
        </w:rPr>
        <w:t xml:space="preserve"> اوقات با ب</w:t>
      </w:r>
      <w:r w:rsidRPr="00722093">
        <w:rPr>
          <w:rFonts w:cs="B Nazanin" w:hint="cs"/>
          <w:sz w:val="28"/>
          <w:szCs w:val="28"/>
          <w:rtl/>
        </w:rPr>
        <w:t>ی</w:t>
      </w:r>
      <w:r>
        <w:rPr>
          <w:rFonts w:cs="B Nazanin" w:hint="cs"/>
          <w:sz w:val="28"/>
          <w:szCs w:val="28"/>
          <w:rtl/>
        </w:rPr>
        <w:t xml:space="preserve"> </w:t>
      </w:r>
      <w:r w:rsidRPr="00722093">
        <w:rPr>
          <w:rFonts w:cs="B Nazanin" w:hint="eastAsia"/>
          <w:sz w:val="28"/>
          <w:szCs w:val="28"/>
          <w:rtl/>
        </w:rPr>
        <w:t>حس</w:t>
      </w:r>
      <w:r w:rsidRPr="00722093">
        <w:rPr>
          <w:rFonts w:cs="B Nazanin" w:hint="cs"/>
          <w:sz w:val="28"/>
          <w:szCs w:val="28"/>
          <w:rtl/>
        </w:rPr>
        <w:t>ی</w:t>
      </w:r>
      <w:r w:rsidRPr="00722093">
        <w:rPr>
          <w:rFonts w:cs="B Nazanin"/>
          <w:sz w:val="28"/>
          <w:szCs w:val="28"/>
          <w:rtl/>
        </w:rPr>
        <w:t xml:space="preserve"> </w:t>
      </w:r>
      <w:r w:rsidRPr="00722093">
        <w:rPr>
          <w:rFonts w:cs="B Nazanin" w:hint="cs"/>
          <w:sz w:val="28"/>
          <w:szCs w:val="28"/>
          <w:rtl/>
        </w:rPr>
        <w:t>ی</w:t>
      </w:r>
      <w:r w:rsidRPr="00722093">
        <w:rPr>
          <w:rFonts w:cs="B Nazanin" w:hint="eastAsia"/>
          <w:sz w:val="28"/>
          <w:szCs w:val="28"/>
          <w:rtl/>
        </w:rPr>
        <w:t>ا</w:t>
      </w:r>
      <w:r>
        <w:rPr>
          <w:rFonts w:cs="B Nazanin"/>
          <w:sz w:val="28"/>
          <w:szCs w:val="28"/>
          <w:rtl/>
        </w:rPr>
        <w:t xml:space="preserve"> سوزن </w:t>
      </w:r>
      <w:r>
        <w:rPr>
          <w:rFonts w:cs="B Nazanin" w:hint="cs"/>
          <w:sz w:val="28"/>
          <w:szCs w:val="28"/>
          <w:rtl/>
        </w:rPr>
        <w:t>شدن</w:t>
      </w:r>
      <w:r w:rsidRPr="00722093">
        <w:rPr>
          <w:rFonts w:cs="B Nazanin"/>
          <w:sz w:val="28"/>
          <w:szCs w:val="28"/>
          <w:rtl/>
        </w:rPr>
        <w:t xml:space="preserve"> مشخص م</w:t>
      </w:r>
      <w:r w:rsidRPr="00722093">
        <w:rPr>
          <w:rFonts w:cs="B Nazanin" w:hint="cs"/>
          <w:sz w:val="28"/>
          <w:szCs w:val="28"/>
          <w:rtl/>
        </w:rPr>
        <w:t>ی</w:t>
      </w:r>
      <w:r w:rsidRPr="00722093">
        <w:rPr>
          <w:rFonts w:cs="B Nazanin"/>
          <w:sz w:val="28"/>
          <w:szCs w:val="28"/>
          <w:rtl/>
        </w:rPr>
        <w:t xml:space="preserve"> شود . در ط</w:t>
      </w:r>
      <w:r w:rsidRPr="00722093">
        <w:rPr>
          <w:rFonts w:cs="B Nazanin" w:hint="cs"/>
          <w:sz w:val="28"/>
          <w:szCs w:val="28"/>
          <w:rtl/>
        </w:rPr>
        <w:t>ی</w:t>
      </w:r>
      <w:r w:rsidRPr="00722093">
        <w:rPr>
          <w:rFonts w:cs="B Nazanin"/>
          <w:sz w:val="28"/>
          <w:szCs w:val="28"/>
          <w:rtl/>
        </w:rPr>
        <w:t xml:space="preserve"> تشنج ، فرد ممکن است بيهوش شود . تشنج کلونيک در سيگنال مغز</w:t>
      </w:r>
      <w:r w:rsidRPr="00722093">
        <w:rPr>
          <w:rFonts w:cs="B Nazanin" w:hint="cs"/>
          <w:sz w:val="28"/>
          <w:szCs w:val="28"/>
          <w:rtl/>
        </w:rPr>
        <w:t>ی</w:t>
      </w:r>
      <w:r w:rsidRPr="00722093">
        <w:rPr>
          <w:rFonts w:cs="B Nazanin"/>
          <w:sz w:val="28"/>
          <w:szCs w:val="28"/>
          <w:rtl/>
        </w:rPr>
        <w:t xml:space="preserve"> خود را به صورت </w:t>
      </w:r>
      <w:r>
        <w:rPr>
          <w:rFonts w:cs="B Nazanin"/>
          <w:sz w:val="28"/>
          <w:szCs w:val="28"/>
        </w:rPr>
        <w:t>spike</w:t>
      </w:r>
      <w:r w:rsidRPr="00722093">
        <w:rPr>
          <w:rFonts w:cs="B Nazanin"/>
          <w:sz w:val="28"/>
          <w:szCs w:val="28"/>
          <w:rtl/>
        </w:rPr>
        <w:t xml:space="preserve"> ها</w:t>
      </w:r>
      <w:r w:rsidRPr="00722093">
        <w:rPr>
          <w:rFonts w:cs="B Nazanin" w:hint="cs"/>
          <w:sz w:val="28"/>
          <w:szCs w:val="28"/>
          <w:rtl/>
        </w:rPr>
        <w:t>یی</w:t>
      </w:r>
      <w:r w:rsidRPr="00722093">
        <w:rPr>
          <w:rFonts w:cs="B Nazanin"/>
          <w:sz w:val="28"/>
          <w:szCs w:val="28"/>
          <w:rtl/>
        </w:rPr>
        <w:t xml:space="preserve"> با دامنه ز</w:t>
      </w:r>
      <w:r w:rsidRPr="00722093">
        <w:rPr>
          <w:rFonts w:cs="B Nazanin" w:hint="cs"/>
          <w:sz w:val="28"/>
          <w:szCs w:val="28"/>
          <w:rtl/>
        </w:rPr>
        <w:t>ی</w:t>
      </w:r>
      <w:r w:rsidRPr="00722093">
        <w:rPr>
          <w:rFonts w:cs="B Nazanin" w:hint="eastAsia"/>
          <w:sz w:val="28"/>
          <w:szCs w:val="28"/>
          <w:rtl/>
        </w:rPr>
        <w:t>اد</w:t>
      </w:r>
      <w:r w:rsidRPr="00722093">
        <w:rPr>
          <w:rFonts w:cs="B Nazanin"/>
          <w:sz w:val="28"/>
          <w:szCs w:val="28"/>
          <w:rtl/>
        </w:rPr>
        <w:t xml:space="preserve"> و فرکانس پا</w:t>
      </w:r>
      <w:r w:rsidRPr="00722093">
        <w:rPr>
          <w:rFonts w:cs="B Nazanin" w:hint="cs"/>
          <w:sz w:val="28"/>
          <w:szCs w:val="28"/>
          <w:rtl/>
        </w:rPr>
        <w:t>ی</w:t>
      </w:r>
      <w:r w:rsidRPr="00722093">
        <w:rPr>
          <w:rFonts w:cs="B Nazanin" w:hint="eastAsia"/>
          <w:sz w:val="28"/>
          <w:szCs w:val="28"/>
          <w:rtl/>
        </w:rPr>
        <w:t>ين</w:t>
      </w:r>
      <w:r w:rsidRPr="00722093">
        <w:rPr>
          <w:rFonts w:cs="B Nazanin"/>
          <w:sz w:val="28"/>
          <w:szCs w:val="28"/>
          <w:rtl/>
        </w:rPr>
        <w:t xml:space="preserve"> تر</w:t>
      </w:r>
      <w:r>
        <w:rPr>
          <w:rFonts w:cs="B Nazanin" w:hint="cs"/>
          <w:sz w:val="28"/>
          <w:szCs w:val="28"/>
          <w:rtl/>
        </w:rPr>
        <w:t xml:space="preserve"> </w:t>
      </w:r>
      <w:r w:rsidRPr="00722093">
        <w:rPr>
          <w:rFonts w:cs="B Nazanin" w:hint="eastAsia"/>
          <w:sz w:val="28"/>
          <w:szCs w:val="28"/>
          <w:rtl/>
        </w:rPr>
        <w:t>از</w:t>
      </w:r>
      <w:r w:rsidRPr="00722093">
        <w:rPr>
          <w:rFonts w:cs="B Nazanin"/>
          <w:sz w:val="28"/>
          <w:szCs w:val="28"/>
          <w:rtl/>
        </w:rPr>
        <w:t xml:space="preserve"> 10 هرتز نشان م</w:t>
      </w:r>
      <w:r w:rsidRPr="00722093">
        <w:rPr>
          <w:rFonts w:cs="B Nazanin" w:hint="cs"/>
          <w:sz w:val="28"/>
          <w:szCs w:val="28"/>
          <w:rtl/>
        </w:rPr>
        <w:t>ی</w:t>
      </w:r>
      <w:r>
        <w:rPr>
          <w:rFonts w:cs="B Nazanin" w:hint="cs"/>
          <w:sz w:val="28"/>
          <w:szCs w:val="28"/>
          <w:rtl/>
        </w:rPr>
        <w:t xml:space="preserve"> </w:t>
      </w:r>
      <w:r w:rsidR="009029E3">
        <w:rPr>
          <w:rFonts w:cs="B Nazanin" w:hint="eastAsia"/>
          <w:sz w:val="28"/>
          <w:szCs w:val="28"/>
          <w:rtl/>
        </w:rPr>
        <w:t>ده</w:t>
      </w:r>
      <w:r w:rsidRPr="00722093">
        <w:rPr>
          <w:rFonts w:cs="B Nazanin" w:hint="eastAsia"/>
          <w:sz w:val="28"/>
          <w:szCs w:val="28"/>
          <w:rtl/>
        </w:rPr>
        <w:t>د</w:t>
      </w:r>
      <w:r>
        <w:rPr>
          <w:rFonts w:cs="B Nazanin" w:hint="cs"/>
          <w:sz w:val="28"/>
          <w:szCs w:val="28"/>
          <w:rtl/>
        </w:rPr>
        <w:t xml:space="preserve"> </w:t>
      </w:r>
      <w:r w:rsidRPr="00722093">
        <w:rPr>
          <w:rFonts w:cs="B Nazanin"/>
          <w:sz w:val="28"/>
          <w:szCs w:val="28"/>
          <w:rtl/>
        </w:rPr>
        <w:t>.</w:t>
      </w:r>
      <w:r>
        <w:rPr>
          <w:rFonts w:cs="B Nazanin" w:hint="cs"/>
          <w:sz w:val="28"/>
          <w:szCs w:val="28"/>
          <w:rtl/>
        </w:rPr>
        <w:t xml:space="preserve"> </w:t>
      </w:r>
    </w:p>
    <w:p w14:paraId="2062D301" w14:textId="70442254" w:rsidR="00722093" w:rsidRPr="009029E3" w:rsidDel="00C33F0B" w:rsidRDefault="00722093" w:rsidP="00FC40A1">
      <w:pPr>
        <w:jc w:val="both"/>
        <w:rPr>
          <w:del w:id="208" w:author="Fariba" w:date="2021-02-02T18:33:00Z"/>
          <w:rFonts w:cs="B Nazanin"/>
          <w:b/>
          <w:bCs/>
          <w:sz w:val="28"/>
          <w:szCs w:val="28"/>
          <w:rtl/>
        </w:rPr>
      </w:pPr>
      <w:r w:rsidRPr="009029E3">
        <w:rPr>
          <w:rFonts w:cs="B Nazanin"/>
          <w:b/>
          <w:bCs/>
          <w:sz w:val="28"/>
          <w:szCs w:val="28"/>
          <w:rtl/>
        </w:rPr>
        <w:t>تشنج غ</w:t>
      </w:r>
      <w:r w:rsidRPr="009029E3">
        <w:rPr>
          <w:rFonts w:cs="B Nazanin" w:hint="cs"/>
          <w:b/>
          <w:bCs/>
          <w:sz w:val="28"/>
          <w:szCs w:val="28"/>
          <w:rtl/>
        </w:rPr>
        <w:t>ی</w:t>
      </w:r>
      <w:r w:rsidRPr="009029E3">
        <w:rPr>
          <w:rFonts w:cs="B Nazanin" w:hint="eastAsia"/>
          <w:b/>
          <w:bCs/>
          <w:sz w:val="28"/>
          <w:szCs w:val="28"/>
          <w:rtl/>
        </w:rPr>
        <w:t>اب</w:t>
      </w:r>
      <w:r w:rsidRPr="009029E3">
        <w:rPr>
          <w:rFonts w:cs="B Nazanin" w:hint="cs"/>
          <w:b/>
          <w:bCs/>
          <w:sz w:val="28"/>
          <w:szCs w:val="28"/>
          <w:rtl/>
        </w:rPr>
        <w:t>ی</w:t>
      </w:r>
      <w:r w:rsidRPr="009029E3">
        <w:rPr>
          <w:rFonts w:cs="B Nazanin"/>
          <w:b/>
          <w:bCs/>
          <w:sz w:val="28"/>
          <w:szCs w:val="28"/>
          <w:rtl/>
        </w:rPr>
        <w:t xml:space="preserve"> </w:t>
      </w:r>
      <w:r w:rsidRPr="009029E3">
        <w:rPr>
          <w:rFonts w:cs="B Nazanin" w:hint="cs"/>
          <w:b/>
          <w:bCs/>
          <w:sz w:val="28"/>
          <w:szCs w:val="28"/>
          <w:rtl/>
        </w:rPr>
        <w:t>(</w:t>
      </w:r>
      <w:r w:rsidRPr="009029E3">
        <w:rPr>
          <w:rFonts w:cs="B Nazanin"/>
          <w:b/>
          <w:bCs/>
          <w:sz w:val="28"/>
          <w:szCs w:val="28"/>
        </w:rPr>
        <w:t>Absence</w:t>
      </w:r>
      <w:r w:rsidRPr="009029E3">
        <w:rPr>
          <w:rFonts w:cs="B Nazanin" w:hint="cs"/>
          <w:b/>
          <w:bCs/>
          <w:sz w:val="28"/>
          <w:szCs w:val="28"/>
          <w:rtl/>
        </w:rPr>
        <w:t>)</w:t>
      </w:r>
      <w:r w:rsidR="009029E3" w:rsidRPr="009029E3">
        <w:rPr>
          <w:rFonts w:cs="B Nazanin" w:hint="cs"/>
          <w:b/>
          <w:bCs/>
          <w:sz w:val="28"/>
          <w:szCs w:val="28"/>
          <w:rtl/>
        </w:rPr>
        <w:t xml:space="preserve"> :</w:t>
      </w:r>
      <w:ins w:id="209" w:author="Fariba" w:date="2021-02-02T18:33:00Z">
        <w:r w:rsidR="00C33F0B">
          <w:rPr>
            <w:rFonts w:cs="B Nazanin" w:hint="cs"/>
            <w:b/>
            <w:bCs/>
            <w:sz w:val="28"/>
            <w:szCs w:val="28"/>
            <w:rtl/>
          </w:rPr>
          <w:t xml:space="preserve"> </w:t>
        </w:r>
      </w:ins>
    </w:p>
    <w:p w14:paraId="0A458B42" w14:textId="77777777" w:rsidR="00722093" w:rsidRDefault="00722093" w:rsidP="00C33F0B">
      <w:pPr>
        <w:jc w:val="both"/>
        <w:rPr>
          <w:rFonts w:cs="B Nazanin"/>
          <w:sz w:val="28"/>
          <w:szCs w:val="28"/>
          <w:rtl/>
        </w:rPr>
      </w:pPr>
      <w:r w:rsidRPr="00722093">
        <w:rPr>
          <w:rFonts w:cs="B Nazanin"/>
          <w:sz w:val="28"/>
          <w:szCs w:val="28"/>
          <w:rtl/>
        </w:rPr>
        <w:t>تشنج غياب</w:t>
      </w:r>
      <w:r w:rsidRPr="00722093">
        <w:rPr>
          <w:rFonts w:cs="B Nazanin" w:hint="cs"/>
          <w:sz w:val="28"/>
          <w:szCs w:val="28"/>
          <w:rtl/>
        </w:rPr>
        <w:t>ی</w:t>
      </w:r>
      <w:r w:rsidRPr="00722093">
        <w:rPr>
          <w:rFonts w:cs="B Nazanin"/>
          <w:sz w:val="28"/>
          <w:szCs w:val="28"/>
          <w:rtl/>
        </w:rPr>
        <w:t xml:space="preserve"> موجب م</w:t>
      </w:r>
      <w:r w:rsidRPr="00722093">
        <w:rPr>
          <w:rFonts w:cs="B Nazanin" w:hint="cs"/>
          <w:sz w:val="28"/>
          <w:szCs w:val="28"/>
          <w:rtl/>
        </w:rPr>
        <w:t>ی</w:t>
      </w:r>
      <w:r>
        <w:rPr>
          <w:rFonts w:cs="B Nazanin" w:hint="cs"/>
          <w:sz w:val="28"/>
          <w:szCs w:val="28"/>
          <w:rtl/>
        </w:rPr>
        <w:t xml:space="preserve"> </w:t>
      </w:r>
      <w:r w:rsidRPr="00722093">
        <w:rPr>
          <w:rFonts w:cs="B Nazanin" w:hint="eastAsia"/>
          <w:sz w:val="28"/>
          <w:szCs w:val="28"/>
          <w:rtl/>
        </w:rPr>
        <w:t>شود</w:t>
      </w:r>
      <w:r w:rsidRPr="00722093">
        <w:rPr>
          <w:rFonts w:cs="B Nazanin"/>
          <w:sz w:val="28"/>
          <w:szCs w:val="28"/>
          <w:rtl/>
        </w:rPr>
        <w:t xml:space="preserve"> که بيمار چند ثانيه تا چند دقيقه به </w:t>
      </w:r>
      <w:r w:rsidRPr="00722093">
        <w:rPr>
          <w:rFonts w:cs="B Nazanin" w:hint="cs"/>
          <w:sz w:val="28"/>
          <w:szCs w:val="28"/>
          <w:rtl/>
        </w:rPr>
        <w:t>ی</w:t>
      </w:r>
      <w:r w:rsidRPr="00722093">
        <w:rPr>
          <w:rFonts w:cs="B Nazanin" w:hint="eastAsia"/>
          <w:sz w:val="28"/>
          <w:szCs w:val="28"/>
          <w:rtl/>
        </w:rPr>
        <w:t>ک</w:t>
      </w:r>
      <w:r w:rsidRPr="00722093">
        <w:rPr>
          <w:rFonts w:cs="B Nazanin"/>
          <w:sz w:val="28"/>
          <w:szCs w:val="28"/>
          <w:rtl/>
        </w:rPr>
        <w:t xml:space="preserve"> نقطه خيره شود. معمولا</w:t>
      </w:r>
      <w:r>
        <w:rPr>
          <w:rFonts w:cs="B Nazanin" w:hint="cs"/>
          <w:sz w:val="28"/>
          <w:szCs w:val="28"/>
          <w:rtl/>
        </w:rPr>
        <w:t xml:space="preserve"> </w:t>
      </w:r>
      <w:r w:rsidRPr="00722093">
        <w:rPr>
          <w:rFonts w:cs="B Nazanin" w:hint="eastAsia"/>
          <w:sz w:val="28"/>
          <w:szCs w:val="28"/>
          <w:rtl/>
        </w:rPr>
        <w:t>در</w:t>
      </w:r>
      <w:r w:rsidRPr="00722093">
        <w:rPr>
          <w:rFonts w:cs="B Nazanin"/>
          <w:sz w:val="28"/>
          <w:szCs w:val="28"/>
          <w:rtl/>
        </w:rPr>
        <w:t xml:space="preserve"> کودکان بين 4 تا 14 سال اتفاق م</w:t>
      </w:r>
      <w:r w:rsidRPr="00722093">
        <w:rPr>
          <w:rFonts w:cs="B Nazanin" w:hint="cs"/>
          <w:sz w:val="28"/>
          <w:szCs w:val="28"/>
          <w:rtl/>
        </w:rPr>
        <w:t>ی</w:t>
      </w:r>
      <w:r>
        <w:rPr>
          <w:rFonts w:cs="B Nazanin" w:hint="cs"/>
          <w:sz w:val="28"/>
          <w:szCs w:val="28"/>
          <w:rtl/>
        </w:rPr>
        <w:t xml:space="preserve"> </w:t>
      </w:r>
      <w:r w:rsidRPr="00722093">
        <w:rPr>
          <w:rFonts w:cs="B Nazanin" w:hint="eastAsia"/>
          <w:sz w:val="28"/>
          <w:szCs w:val="28"/>
          <w:rtl/>
        </w:rPr>
        <w:t>افتد</w:t>
      </w:r>
      <w:r w:rsidRPr="00722093">
        <w:rPr>
          <w:rFonts w:cs="B Nazanin"/>
          <w:sz w:val="28"/>
          <w:szCs w:val="28"/>
          <w:rtl/>
        </w:rPr>
        <w:t xml:space="preserve"> و مشکلات طولان</w:t>
      </w:r>
      <w:r w:rsidRPr="00722093">
        <w:rPr>
          <w:rFonts w:cs="B Nazanin" w:hint="cs"/>
          <w:sz w:val="28"/>
          <w:szCs w:val="28"/>
          <w:rtl/>
        </w:rPr>
        <w:t>ی</w:t>
      </w:r>
      <w:r w:rsidRPr="00722093">
        <w:rPr>
          <w:rFonts w:cs="B Nazanin"/>
          <w:sz w:val="28"/>
          <w:szCs w:val="28"/>
          <w:rtl/>
        </w:rPr>
        <w:t xml:space="preserve"> مدت برا</w:t>
      </w:r>
      <w:r w:rsidRPr="00722093">
        <w:rPr>
          <w:rFonts w:cs="B Nazanin" w:hint="cs"/>
          <w:sz w:val="28"/>
          <w:szCs w:val="28"/>
          <w:rtl/>
        </w:rPr>
        <w:t>ی</w:t>
      </w:r>
      <w:r w:rsidRPr="00722093">
        <w:rPr>
          <w:rFonts w:cs="B Nazanin"/>
          <w:sz w:val="28"/>
          <w:szCs w:val="28"/>
          <w:rtl/>
        </w:rPr>
        <w:t xml:space="preserve"> بيمار ا</w:t>
      </w:r>
      <w:r w:rsidRPr="00722093">
        <w:rPr>
          <w:rFonts w:cs="B Nazanin" w:hint="cs"/>
          <w:sz w:val="28"/>
          <w:szCs w:val="28"/>
          <w:rtl/>
        </w:rPr>
        <w:t>ی</w:t>
      </w:r>
      <w:r w:rsidRPr="00722093">
        <w:rPr>
          <w:rFonts w:cs="B Nazanin" w:hint="eastAsia"/>
          <w:sz w:val="28"/>
          <w:szCs w:val="28"/>
          <w:rtl/>
        </w:rPr>
        <w:t>جاد</w:t>
      </w:r>
      <w:r w:rsidRPr="00722093">
        <w:rPr>
          <w:rFonts w:cs="B Nazanin"/>
          <w:sz w:val="28"/>
          <w:szCs w:val="28"/>
          <w:rtl/>
        </w:rPr>
        <w:t xml:space="preserve"> نم</w:t>
      </w:r>
      <w:r w:rsidRPr="00722093">
        <w:rPr>
          <w:rFonts w:cs="B Nazanin" w:hint="cs"/>
          <w:sz w:val="28"/>
          <w:szCs w:val="28"/>
          <w:rtl/>
        </w:rPr>
        <w:t>ی</w:t>
      </w:r>
      <w:r>
        <w:rPr>
          <w:rFonts w:cs="B Nazanin" w:hint="cs"/>
          <w:sz w:val="28"/>
          <w:szCs w:val="28"/>
          <w:rtl/>
        </w:rPr>
        <w:t xml:space="preserve"> </w:t>
      </w:r>
      <w:r w:rsidR="009029E3">
        <w:rPr>
          <w:rFonts w:cs="B Nazanin" w:hint="eastAsia"/>
          <w:sz w:val="28"/>
          <w:szCs w:val="28"/>
          <w:rtl/>
        </w:rPr>
        <w:t>کن</w:t>
      </w:r>
      <w:r w:rsidRPr="00722093">
        <w:rPr>
          <w:rFonts w:cs="B Nazanin" w:hint="eastAsia"/>
          <w:sz w:val="28"/>
          <w:szCs w:val="28"/>
          <w:rtl/>
        </w:rPr>
        <w:t>د</w:t>
      </w:r>
      <w:r w:rsidR="009029E3">
        <w:rPr>
          <w:rFonts w:cs="B Nazanin" w:hint="cs"/>
          <w:sz w:val="28"/>
          <w:szCs w:val="28"/>
          <w:rtl/>
        </w:rPr>
        <w:t>.</w:t>
      </w:r>
      <w:r>
        <w:rPr>
          <w:rFonts w:cs="B Nazanin" w:hint="cs"/>
          <w:sz w:val="28"/>
          <w:szCs w:val="28"/>
          <w:rtl/>
        </w:rPr>
        <w:t xml:space="preserve"> </w:t>
      </w:r>
      <w:r w:rsidRPr="00722093">
        <w:rPr>
          <w:rFonts w:cs="B Nazanin" w:hint="eastAsia"/>
          <w:sz w:val="28"/>
          <w:szCs w:val="28"/>
          <w:rtl/>
        </w:rPr>
        <w:t>تشنج</w:t>
      </w:r>
      <w:r w:rsidRPr="00722093">
        <w:rPr>
          <w:rFonts w:cs="B Nazanin"/>
          <w:sz w:val="28"/>
          <w:szCs w:val="28"/>
          <w:rtl/>
        </w:rPr>
        <w:t xml:space="preserve"> غياب</w:t>
      </w:r>
      <w:r w:rsidRPr="00722093">
        <w:rPr>
          <w:rFonts w:cs="B Nazanin" w:hint="cs"/>
          <w:sz w:val="28"/>
          <w:szCs w:val="28"/>
          <w:rtl/>
        </w:rPr>
        <w:t>ی</w:t>
      </w:r>
      <w:r w:rsidRPr="00722093">
        <w:rPr>
          <w:rFonts w:cs="B Nazanin"/>
          <w:sz w:val="28"/>
          <w:szCs w:val="28"/>
          <w:rtl/>
        </w:rPr>
        <w:t xml:space="preserve"> در سيگنال مغز</w:t>
      </w:r>
      <w:r w:rsidRPr="00722093">
        <w:rPr>
          <w:rFonts w:cs="B Nazanin" w:hint="cs"/>
          <w:sz w:val="28"/>
          <w:szCs w:val="28"/>
          <w:rtl/>
        </w:rPr>
        <w:t>ی</w:t>
      </w:r>
      <w:r w:rsidRPr="00722093">
        <w:rPr>
          <w:rFonts w:cs="B Nazanin"/>
          <w:sz w:val="28"/>
          <w:szCs w:val="28"/>
          <w:rtl/>
        </w:rPr>
        <w:t xml:space="preserve"> خود را به صورت </w:t>
      </w:r>
      <w:r>
        <w:rPr>
          <w:rFonts w:cs="B Nazanin"/>
          <w:sz w:val="28"/>
          <w:szCs w:val="28"/>
        </w:rPr>
        <w:t>spike</w:t>
      </w:r>
      <w:r w:rsidRPr="00722093">
        <w:rPr>
          <w:rFonts w:cs="B Nazanin"/>
          <w:sz w:val="28"/>
          <w:szCs w:val="28"/>
          <w:rtl/>
        </w:rPr>
        <w:t xml:space="preserve"> ها</w:t>
      </w:r>
      <w:r w:rsidRPr="00722093">
        <w:rPr>
          <w:rFonts w:cs="B Nazanin" w:hint="cs"/>
          <w:sz w:val="28"/>
          <w:szCs w:val="28"/>
          <w:rtl/>
        </w:rPr>
        <w:t>یی</w:t>
      </w:r>
      <w:r w:rsidRPr="00722093">
        <w:rPr>
          <w:rFonts w:cs="B Nazanin"/>
          <w:sz w:val="28"/>
          <w:szCs w:val="28"/>
          <w:rtl/>
        </w:rPr>
        <w:t xml:space="preserve"> همزمان با فرکانس 2 تا 4 هرتز</w:t>
      </w:r>
      <w:r>
        <w:rPr>
          <w:rFonts w:cs="B Nazanin" w:hint="cs"/>
          <w:sz w:val="28"/>
          <w:szCs w:val="28"/>
          <w:rtl/>
        </w:rPr>
        <w:t xml:space="preserve"> </w:t>
      </w:r>
      <w:r w:rsidRPr="00722093">
        <w:rPr>
          <w:rFonts w:cs="B Nazanin" w:hint="eastAsia"/>
          <w:sz w:val="28"/>
          <w:szCs w:val="28"/>
          <w:rtl/>
        </w:rPr>
        <w:t>نشان</w:t>
      </w:r>
      <w:r w:rsidRPr="00722093">
        <w:rPr>
          <w:rFonts w:cs="B Nazanin"/>
          <w:sz w:val="28"/>
          <w:szCs w:val="28"/>
          <w:rtl/>
        </w:rPr>
        <w:t xml:space="preserve"> م</w:t>
      </w:r>
      <w:r w:rsidRPr="00722093">
        <w:rPr>
          <w:rFonts w:cs="B Nazanin" w:hint="cs"/>
          <w:sz w:val="28"/>
          <w:szCs w:val="28"/>
          <w:rtl/>
        </w:rPr>
        <w:t>ی</w:t>
      </w:r>
      <w:r>
        <w:rPr>
          <w:rFonts w:cs="B Nazanin" w:hint="cs"/>
          <w:sz w:val="28"/>
          <w:szCs w:val="28"/>
          <w:rtl/>
        </w:rPr>
        <w:t xml:space="preserve"> </w:t>
      </w:r>
      <w:r w:rsidR="009029E3">
        <w:rPr>
          <w:rFonts w:cs="B Nazanin" w:hint="eastAsia"/>
          <w:sz w:val="28"/>
          <w:szCs w:val="28"/>
          <w:rtl/>
        </w:rPr>
        <w:t>ده</w:t>
      </w:r>
      <w:r w:rsidRPr="00722093">
        <w:rPr>
          <w:rFonts w:cs="B Nazanin" w:hint="eastAsia"/>
          <w:sz w:val="28"/>
          <w:szCs w:val="28"/>
          <w:rtl/>
        </w:rPr>
        <w:t>د</w:t>
      </w:r>
      <w:r>
        <w:rPr>
          <w:rFonts w:cs="B Nazanin" w:hint="cs"/>
          <w:sz w:val="28"/>
          <w:szCs w:val="28"/>
          <w:rtl/>
        </w:rPr>
        <w:t>.</w:t>
      </w:r>
      <w:commentRangeEnd w:id="203"/>
      <w:r w:rsidR="00C33F0B">
        <w:rPr>
          <w:rStyle w:val="CommentReference"/>
          <w:rtl/>
        </w:rPr>
        <w:commentReference w:id="203"/>
      </w:r>
    </w:p>
    <w:p w14:paraId="28FC17CE" w14:textId="30A996F0" w:rsidR="00244A7C" w:rsidDel="00C33F0B" w:rsidRDefault="00244A7C" w:rsidP="00CE7262">
      <w:pPr>
        <w:jc w:val="both"/>
        <w:rPr>
          <w:del w:id="210" w:author="Fariba" w:date="2021-02-02T18:36:00Z"/>
          <w:rFonts w:cs="B Nazanin"/>
          <w:sz w:val="28"/>
          <w:szCs w:val="28"/>
          <w:rtl/>
        </w:rPr>
      </w:pPr>
    </w:p>
    <w:p w14:paraId="6A29EF7B" w14:textId="75104B5A" w:rsidR="00244A7C" w:rsidDel="00C33F0B" w:rsidRDefault="00244A7C" w:rsidP="00722093">
      <w:pPr>
        <w:rPr>
          <w:del w:id="211" w:author="Fariba" w:date="2021-02-02T18:36:00Z"/>
          <w:rFonts w:cs="B Nazanin"/>
          <w:sz w:val="28"/>
          <w:szCs w:val="28"/>
          <w:rtl/>
        </w:rPr>
      </w:pPr>
    </w:p>
    <w:p w14:paraId="65D543FB" w14:textId="0D27B78E" w:rsidR="00244A7C" w:rsidDel="00C33F0B" w:rsidRDefault="00244A7C" w:rsidP="00722093">
      <w:pPr>
        <w:rPr>
          <w:del w:id="212" w:author="Fariba" w:date="2021-02-02T18:36:00Z"/>
          <w:rFonts w:cs="B Nazanin"/>
          <w:sz w:val="28"/>
          <w:szCs w:val="28"/>
          <w:rtl/>
        </w:rPr>
      </w:pPr>
    </w:p>
    <w:p w14:paraId="419DEF84" w14:textId="47B97FCD" w:rsidR="00244A7C" w:rsidDel="00C33F0B" w:rsidRDefault="00244A7C" w:rsidP="00722093">
      <w:pPr>
        <w:rPr>
          <w:del w:id="213" w:author="Fariba" w:date="2021-02-02T18:36:00Z"/>
          <w:rFonts w:cs="B Nazanin"/>
          <w:sz w:val="28"/>
          <w:szCs w:val="28"/>
          <w:rtl/>
        </w:rPr>
      </w:pPr>
    </w:p>
    <w:p w14:paraId="62FA740B" w14:textId="3268C4AC" w:rsidR="00244A7C" w:rsidDel="00C33F0B" w:rsidRDefault="00244A7C" w:rsidP="00722093">
      <w:pPr>
        <w:rPr>
          <w:del w:id="214" w:author="Fariba" w:date="2021-02-02T18:36:00Z"/>
          <w:rFonts w:cs="B Nazanin"/>
          <w:sz w:val="28"/>
          <w:szCs w:val="28"/>
          <w:rtl/>
        </w:rPr>
      </w:pPr>
    </w:p>
    <w:p w14:paraId="3D42A2B6" w14:textId="784DD538" w:rsidR="00244A7C" w:rsidDel="00C33F0B" w:rsidRDefault="00244A7C" w:rsidP="00722093">
      <w:pPr>
        <w:rPr>
          <w:del w:id="215" w:author="Fariba" w:date="2021-02-02T18:36:00Z"/>
          <w:rFonts w:cs="B Nazanin"/>
          <w:sz w:val="28"/>
          <w:szCs w:val="28"/>
          <w:rtl/>
        </w:rPr>
      </w:pPr>
    </w:p>
    <w:p w14:paraId="4068FC5B" w14:textId="5CF9C445" w:rsidR="00244A7C" w:rsidDel="00C33F0B" w:rsidRDefault="00244A7C" w:rsidP="00722093">
      <w:pPr>
        <w:rPr>
          <w:del w:id="216" w:author="Fariba" w:date="2021-02-02T18:36:00Z"/>
          <w:rFonts w:cs="B Nazanin"/>
          <w:sz w:val="28"/>
          <w:szCs w:val="28"/>
          <w:rtl/>
        </w:rPr>
      </w:pPr>
    </w:p>
    <w:p w14:paraId="16A5F98A" w14:textId="74EB7FE0" w:rsidR="00244A7C" w:rsidDel="00C33F0B" w:rsidRDefault="00244A7C" w:rsidP="00722093">
      <w:pPr>
        <w:rPr>
          <w:del w:id="217" w:author="Fariba" w:date="2021-02-02T18:36:00Z"/>
          <w:rFonts w:cs="B Nazanin"/>
          <w:sz w:val="28"/>
          <w:szCs w:val="28"/>
          <w:rtl/>
        </w:rPr>
      </w:pPr>
    </w:p>
    <w:p w14:paraId="7862EBBC" w14:textId="0995BB66" w:rsidR="00244A7C" w:rsidDel="00C33F0B" w:rsidRDefault="00244A7C" w:rsidP="00722093">
      <w:pPr>
        <w:rPr>
          <w:del w:id="218" w:author="Fariba" w:date="2021-02-02T18:36:00Z"/>
          <w:rFonts w:cs="B Nazanin"/>
          <w:sz w:val="28"/>
          <w:szCs w:val="28"/>
          <w:rtl/>
        </w:rPr>
      </w:pPr>
    </w:p>
    <w:p w14:paraId="05FA8BE1" w14:textId="5042F7D1" w:rsidR="00244A7C" w:rsidDel="00C33F0B" w:rsidRDefault="00244A7C" w:rsidP="00722093">
      <w:pPr>
        <w:rPr>
          <w:del w:id="219" w:author="Fariba" w:date="2021-02-02T18:36:00Z"/>
          <w:rFonts w:cs="B Nazanin"/>
          <w:sz w:val="28"/>
          <w:szCs w:val="28"/>
          <w:rtl/>
        </w:rPr>
      </w:pPr>
    </w:p>
    <w:p w14:paraId="77D4DE86" w14:textId="3429FCDF" w:rsidR="00FC40A1" w:rsidDel="00C33F0B" w:rsidRDefault="00FC40A1" w:rsidP="00722093">
      <w:pPr>
        <w:rPr>
          <w:del w:id="220" w:author="Fariba" w:date="2021-02-02T18:36:00Z"/>
          <w:rFonts w:cs="B Nazanin"/>
          <w:sz w:val="28"/>
          <w:szCs w:val="28"/>
          <w:rtl/>
        </w:rPr>
      </w:pPr>
    </w:p>
    <w:p w14:paraId="3C69A5D4" w14:textId="426F7264" w:rsidR="00722093" w:rsidRPr="00725223" w:rsidRDefault="00544C3B" w:rsidP="00722093">
      <w:pPr>
        <w:rPr>
          <w:rFonts w:cs="B Nazanin"/>
          <w:sz w:val="32"/>
          <w:szCs w:val="32"/>
          <w:rtl/>
        </w:rPr>
      </w:pPr>
      <w:r>
        <w:rPr>
          <w:rFonts w:cs="B Nazanin" w:hint="cs"/>
          <w:sz w:val="32"/>
          <w:szCs w:val="32"/>
          <w:rtl/>
        </w:rPr>
        <w:t>3</w:t>
      </w:r>
      <w:r w:rsidR="00524250">
        <w:rPr>
          <w:rFonts w:cs="B Nazanin" w:hint="cs"/>
          <w:sz w:val="32"/>
          <w:szCs w:val="32"/>
          <w:rtl/>
        </w:rPr>
        <w:t>-3-</w:t>
      </w:r>
      <w:r w:rsidR="00722093" w:rsidRPr="00725223">
        <w:rPr>
          <w:rFonts w:cs="B Nazanin" w:hint="cs"/>
          <w:sz w:val="32"/>
          <w:szCs w:val="32"/>
          <w:rtl/>
        </w:rPr>
        <w:t>مدل های محاسباتی</w:t>
      </w:r>
      <w:ins w:id="221" w:author="Fariba" w:date="2021-02-02T18:36:00Z">
        <w:r w:rsidR="00C33F0B">
          <w:rPr>
            <w:rFonts w:cs="B Nazanin" w:hint="cs"/>
            <w:sz w:val="32"/>
            <w:szCs w:val="32"/>
            <w:rtl/>
          </w:rPr>
          <w:t xml:space="preserve"> توصیف کننده مکانیزم حمله های صرعی</w:t>
        </w:r>
      </w:ins>
    </w:p>
    <w:p w14:paraId="3C0B8644" w14:textId="77777777" w:rsidR="00722093" w:rsidRPr="00725223" w:rsidRDefault="00544C3B" w:rsidP="00F25299">
      <w:pPr>
        <w:rPr>
          <w:rFonts w:cs="B Nazanin"/>
          <w:sz w:val="32"/>
          <w:szCs w:val="32"/>
        </w:rPr>
      </w:pPr>
      <w:r>
        <w:rPr>
          <w:rFonts w:cs="B Nazanin" w:hint="cs"/>
          <w:sz w:val="32"/>
          <w:szCs w:val="32"/>
          <w:rtl/>
        </w:rPr>
        <w:t>3</w:t>
      </w:r>
      <w:r w:rsidR="00524250">
        <w:rPr>
          <w:rFonts w:cs="B Nazanin" w:hint="cs"/>
          <w:sz w:val="32"/>
          <w:szCs w:val="32"/>
          <w:rtl/>
        </w:rPr>
        <w:t>-3-1-</w:t>
      </w:r>
      <w:r w:rsidR="00722093" w:rsidRPr="00725223">
        <w:rPr>
          <w:rFonts w:cs="B Nazanin" w:hint="cs"/>
          <w:sz w:val="32"/>
          <w:szCs w:val="32"/>
          <w:rtl/>
        </w:rPr>
        <w:t>مدل محاسباتی</w:t>
      </w:r>
      <w:r w:rsidR="00722093" w:rsidRPr="00725223">
        <w:rPr>
          <w:rFonts w:cs="B Nazanin"/>
          <w:sz w:val="32"/>
          <w:szCs w:val="32"/>
          <w:rtl/>
        </w:rPr>
        <w:t xml:space="preserve"> </w:t>
      </w:r>
      <w:r w:rsidR="002D0652">
        <w:rPr>
          <w:rFonts w:cs="B Nazanin" w:hint="cs"/>
          <w:sz w:val="32"/>
          <w:szCs w:val="32"/>
          <w:rtl/>
        </w:rPr>
        <w:t>ناز</w:t>
      </w:r>
      <w:r w:rsidR="00722093" w:rsidRPr="00725223">
        <w:rPr>
          <w:rFonts w:cs="B Nazanin"/>
          <w:sz w:val="32"/>
          <w:szCs w:val="32"/>
          <w:rtl/>
        </w:rPr>
        <w:t xml:space="preserve"> و </w:t>
      </w:r>
      <w:r w:rsidR="002D0652">
        <w:rPr>
          <w:rFonts w:cs="B Nazanin" w:hint="cs"/>
          <w:sz w:val="32"/>
          <w:szCs w:val="32"/>
          <w:rtl/>
        </w:rPr>
        <w:t>جیرسا</w:t>
      </w:r>
      <w:r w:rsidR="00E43E47">
        <w:rPr>
          <w:rFonts w:cs="B Nazanin" w:hint="cs"/>
          <w:sz w:val="32"/>
          <w:szCs w:val="32"/>
          <w:rtl/>
        </w:rPr>
        <w:t xml:space="preserve"> </w:t>
      </w:r>
      <w:r w:rsidR="00E43E47">
        <w:rPr>
          <w:rFonts w:cs="B Nazanin"/>
          <w:sz w:val="32"/>
          <w:szCs w:val="32"/>
        </w:rPr>
        <w:t>[</w:t>
      </w:r>
      <w:r w:rsidR="00F25299">
        <w:rPr>
          <w:rFonts w:cs="B Nazanin"/>
          <w:sz w:val="32"/>
          <w:szCs w:val="32"/>
        </w:rPr>
        <w:t>8</w:t>
      </w:r>
      <w:r w:rsidR="00E43E47">
        <w:rPr>
          <w:rFonts w:cs="B Nazanin"/>
          <w:sz w:val="32"/>
          <w:szCs w:val="32"/>
        </w:rPr>
        <w:t>]</w:t>
      </w:r>
    </w:p>
    <w:p w14:paraId="212AA6C9" w14:textId="77777777" w:rsidR="00885CFE" w:rsidRPr="00C33443" w:rsidRDefault="00885CFE" w:rsidP="00524250">
      <w:pPr>
        <w:jc w:val="both"/>
        <w:rPr>
          <w:rFonts w:cs="B Nazanin"/>
          <w:sz w:val="28"/>
          <w:szCs w:val="28"/>
          <w:rtl/>
        </w:rPr>
      </w:pPr>
      <w:commentRangeStart w:id="222"/>
      <w:r w:rsidRPr="00C33443">
        <w:rPr>
          <w:rFonts w:cs="B Nazanin"/>
          <w:sz w:val="28"/>
          <w:szCs w:val="28"/>
          <w:rtl/>
        </w:rPr>
        <w:t>در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مطالعه </w:t>
      </w:r>
      <w:commentRangeEnd w:id="222"/>
      <w:r w:rsidR="00C33F0B">
        <w:rPr>
          <w:rStyle w:val="CommentReference"/>
          <w:rtl/>
        </w:rPr>
        <w:commentReference w:id="222"/>
      </w:r>
      <w:r w:rsidRPr="00C33443">
        <w:rPr>
          <w:rFonts w:cs="B Nazanin"/>
          <w:sz w:val="28"/>
          <w:szCs w:val="28"/>
          <w:rtl/>
        </w:rPr>
        <w:t xml:space="preserve">،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w:t>
      </w:r>
      <w:r w:rsidR="00524250">
        <w:rPr>
          <w:rFonts w:cs="B Nazanin" w:hint="cs"/>
          <w:sz w:val="28"/>
          <w:szCs w:val="28"/>
          <w:rtl/>
        </w:rPr>
        <w:t>مدل شبکه ای</w:t>
      </w:r>
      <w:r w:rsidRPr="00C33443">
        <w:rPr>
          <w:rFonts w:cs="B Nazanin"/>
          <w:sz w:val="28"/>
          <w:szCs w:val="28"/>
          <w:rtl/>
        </w:rPr>
        <w:t xml:space="preserve"> از نورون ها</w:t>
      </w:r>
      <w:r w:rsidRPr="00C33443">
        <w:rPr>
          <w:rFonts w:cs="B Nazanin" w:hint="cs"/>
          <w:sz w:val="28"/>
          <w:szCs w:val="28"/>
          <w:rtl/>
        </w:rPr>
        <w:t>ی</w:t>
      </w:r>
      <w:r w:rsidRPr="00C33443">
        <w:rPr>
          <w:rFonts w:cs="B Nazanin"/>
          <w:sz w:val="28"/>
          <w:szCs w:val="28"/>
          <w:rtl/>
        </w:rPr>
        <w:t xml:space="preserve"> </w:t>
      </w:r>
      <w:r w:rsidRPr="00C33443">
        <w:rPr>
          <w:rFonts w:cs="B Nazanin"/>
          <w:sz w:val="28"/>
          <w:szCs w:val="28"/>
        </w:rPr>
        <w:t>spiking</w:t>
      </w:r>
      <w:r w:rsidRPr="00C33443">
        <w:rPr>
          <w:rFonts w:cs="B Nazanin"/>
          <w:sz w:val="28"/>
          <w:szCs w:val="28"/>
          <w:rtl/>
        </w:rPr>
        <w:t xml:space="preserve"> ا</w:t>
      </w:r>
      <w:r w:rsidRPr="00C33443">
        <w:rPr>
          <w:rFonts w:cs="B Nazanin" w:hint="cs"/>
          <w:sz w:val="28"/>
          <w:szCs w:val="28"/>
          <w:rtl/>
        </w:rPr>
        <w:t>ی</w:t>
      </w:r>
      <w:r w:rsidRPr="00C33443">
        <w:rPr>
          <w:rFonts w:cs="B Nazanin" w:hint="eastAsia"/>
          <w:sz w:val="28"/>
          <w:szCs w:val="28"/>
          <w:rtl/>
        </w:rPr>
        <w:t>جاد</w:t>
      </w:r>
      <w:r w:rsidRPr="00C33443">
        <w:rPr>
          <w:rFonts w:cs="B Nazanin"/>
          <w:sz w:val="28"/>
          <w:szCs w:val="28"/>
          <w:rtl/>
        </w:rPr>
        <w:t xml:space="preserve"> </w:t>
      </w:r>
      <w:r w:rsidRPr="00C33443">
        <w:rPr>
          <w:rFonts w:cs="B Nazanin" w:hint="cs"/>
          <w:sz w:val="28"/>
          <w:szCs w:val="28"/>
          <w:rtl/>
        </w:rPr>
        <w:t>شد</w:t>
      </w:r>
      <w:r w:rsidRPr="00C33443">
        <w:rPr>
          <w:rFonts w:cs="B Nazanin"/>
          <w:sz w:val="28"/>
          <w:szCs w:val="28"/>
          <w:rtl/>
        </w:rPr>
        <w:t xml:space="preserve"> و به طور س</w:t>
      </w:r>
      <w:r w:rsidRPr="00C33443">
        <w:rPr>
          <w:rFonts w:cs="B Nazanin" w:hint="cs"/>
          <w:sz w:val="28"/>
          <w:szCs w:val="28"/>
          <w:rtl/>
        </w:rPr>
        <w:t>ی</w:t>
      </w:r>
      <w:r w:rsidRPr="00C33443">
        <w:rPr>
          <w:rFonts w:cs="B Nazanin" w:hint="eastAsia"/>
          <w:sz w:val="28"/>
          <w:szCs w:val="28"/>
          <w:rtl/>
        </w:rPr>
        <w:t>ستمات</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شرا</w:t>
      </w:r>
      <w:r w:rsidRPr="00C33443">
        <w:rPr>
          <w:rFonts w:cs="B Nazanin" w:hint="cs"/>
          <w:sz w:val="28"/>
          <w:szCs w:val="28"/>
          <w:rtl/>
        </w:rPr>
        <w:t>ی</w:t>
      </w:r>
      <w:r w:rsidRPr="00C33443">
        <w:rPr>
          <w:rFonts w:cs="B Nazanin" w:hint="eastAsia"/>
          <w:sz w:val="28"/>
          <w:szCs w:val="28"/>
          <w:rtl/>
        </w:rPr>
        <w:t>ط</w:t>
      </w:r>
      <w:r w:rsidRPr="00C33443">
        <w:rPr>
          <w:rFonts w:cs="B Nazanin"/>
          <w:sz w:val="28"/>
          <w:szCs w:val="28"/>
          <w:rtl/>
        </w:rPr>
        <w:t xml:space="preserve"> </w:t>
      </w:r>
      <w:r w:rsidRPr="00C33443">
        <w:rPr>
          <w:rFonts w:cs="B Nazanin" w:hint="cs"/>
          <w:sz w:val="28"/>
          <w:szCs w:val="28"/>
          <w:rtl/>
        </w:rPr>
        <w:t>مربوطه</w:t>
      </w:r>
      <w:r w:rsidRPr="00C33443">
        <w:rPr>
          <w:rFonts w:cs="B Nazanin"/>
          <w:sz w:val="28"/>
          <w:szCs w:val="28"/>
          <w:rtl/>
        </w:rPr>
        <w:t xml:space="preserve"> بررس</w:t>
      </w:r>
      <w:r w:rsidRPr="00C33443">
        <w:rPr>
          <w:rFonts w:cs="B Nazanin" w:hint="cs"/>
          <w:sz w:val="28"/>
          <w:szCs w:val="28"/>
          <w:rtl/>
        </w:rPr>
        <w:t>ی</w:t>
      </w:r>
      <w:r w:rsidRPr="00C33443">
        <w:rPr>
          <w:rFonts w:cs="B Nazanin"/>
          <w:sz w:val="28"/>
          <w:szCs w:val="28"/>
          <w:rtl/>
        </w:rPr>
        <w:t xml:space="preserve"> </w:t>
      </w:r>
      <w:r w:rsidRPr="00C33443">
        <w:rPr>
          <w:rFonts w:cs="B Nazanin" w:hint="cs"/>
          <w:sz w:val="28"/>
          <w:szCs w:val="28"/>
          <w:rtl/>
        </w:rPr>
        <w:t xml:space="preserve">گردید. </w:t>
      </w:r>
      <w:r w:rsidRPr="00C33443">
        <w:rPr>
          <w:rFonts w:cs="B Nazanin"/>
          <w:sz w:val="28"/>
          <w:szCs w:val="28"/>
          <w:rtl/>
        </w:rPr>
        <w:t xml:space="preserve">. </w:t>
      </w:r>
      <w:r w:rsidRPr="00C33443">
        <w:rPr>
          <w:rFonts w:cs="B Nazanin" w:hint="cs"/>
          <w:sz w:val="28"/>
          <w:szCs w:val="28"/>
          <w:rtl/>
        </w:rPr>
        <w:t xml:space="preserve">این </w:t>
      </w:r>
      <w:r w:rsidRPr="00C33443">
        <w:rPr>
          <w:rFonts w:cs="B Nazanin"/>
          <w:sz w:val="28"/>
          <w:szCs w:val="28"/>
          <w:rtl/>
        </w:rPr>
        <w:t>مدل از دو جمع</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عصب</w:t>
      </w:r>
      <w:r w:rsidRPr="00C33443">
        <w:rPr>
          <w:rFonts w:cs="B Nazanin" w:hint="cs"/>
          <w:sz w:val="28"/>
          <w:szCs w:val="28"/>
          <w:rtl/>
        </w:rPr>
        <w:t>ی</w:t>
      </w:r>
      <w:r w:rsidRPr="00C33443">
        <w:rPr>
          <w:rFonts w:cs="B Nazanin"/>
          <w:sz w:val="28"/>
          <w:szCs w:val="28"/>
          <w:rtl/>
        </w:rPr>
        <w:t xml:space="preserve"> تشک</w:t>
      </w:r>
      <w:r w:rsidRPr="00C33443">
        <w:rPr>
          <w:rFonts w:cs="B Nazanin" w:hint="cs"/>
          <w:sz w:val="28"/>
          <w:szCs w:val="28"/>
          <w:rtl/>
        </w:rPr>
        <w:t>ی</w:t>
      </w:r>
      <w:r w:rsidRPr="00C33443">
        <w:rPr>
          <w:rFonts w:cs="B Nazanin" w:hint="eastAsia"/>
          <w:sz w:val="28"/>
          <w:szCs w:val="28"/>
          <w:rtl/>
        </w:rPr>
        <w:t>ل</w:t>
      </w:r>
      <w:r w:rsidRPr="00C33443">
        <w:rPr>
          <w:rFonts w:cs="B Nazanin"/>
          <w:sz w:val="28"/>
          <w:szCs w:val="28"/>
          <w:rtl/>
        </w:rPr>
        <w:t xml:space="preserve"> شده است که با </w:t>
      </w:r>
      <w:r w:rsidR="00524250">
        <w:rPr>
          <w:rFonts w:cs="B Nazanin" w:hint="cs"/>
          <w:sz w:val="28"/>
          <w:szCs w:val="28"/>
          <w:rtl/>
        </w:rPr>
        <w:t xml:space="preserve">نورون های </w:t>
      </w:r>
      <w:r w:rsidR="00524250">
        <w:rPr>
          <w:rFonts w:cs="B Nazanin"/>
          <w:sz w:val="28"/>
          <w:szCs w:val="28"/>
        </w:rPr>
        <w:t>bursting</w:t>
      </w:r>
      <w:r w:rsidR="00524250">
        <w:rPr>
          <w:rFonts w:cs="B Nazanin" w:hint="cs"/>
          <w:sz w:val="28"/>
          <w:szCs w:val="28"/>
          <w:rtl/>
        </w:rPr>
        <w:t xml:space="preserve"> سریع تحریکی</w:t>
      </w:r>
      <w:r w:rsidRPr="00C33443">
        <w:rPr>
          <w:rFonts w:cs="B Nazanin"/>
          <w:sz w:val="28"/>
          <w:szCs w:val="28"/>
          <w:rtl/>
        </w:rPr>
        <w:t xml:space="preserve"> و </w:t>
      </w:r>
      <w:r w:rsidR="00524250">
        <w:rPr>
          <w:rFonts w:cs="B Nazanin" w:hint="cs"/>
          <w:sz w:val="28"/>
          <w:szCs w:val="28"/>
          <w:rtl/>
        </w:rPr>
        <w:t xml:space="preserve">نورون های مهاری </w:t>
      </w:r>
      <w:r w:rsidR="00524250">
        <w:rPr>
          <w:rFonts w:cs="B Nazanin"/>
          <w:sz w:val="28"/>
          <w:szCs w:val="28"/>
        </w:rPr>
        <w:t>spiking</w:t>
      </w:r>
      <w:r w:rsidR="00524250">
        <w:rPr>
          <w:rFonts w:cs="B Nazanin" w:hint="cs"/>
          <w:sz w:val="28"/>
          <w:szCs w:val="28"/>
          <w:rtl/>
        </w:rPr>
        <w:t xml:space="preserve"> منظم </w:t>
      </w:r>
      <w:r w:rsidRPr="00C33443">
        <w:rPr>
          <w:rFonts w:cs="B Nazanin"/>
          <w:sz w:val="28"/>
          <w:szCs w:val="28"/>
          <w:rtl/>
        </w:rPr>
        <w:t>که در مح</w:t>
      </w:r>
      <w:r w:rsidRPr="00C33443">
        <w:rPr>
          <w:rFonts w:cs="B Nazanin" w:hint="cs"/>
          <w:sz w:val="28"/>
          <w:szCs w:val="28"/>
          <w:rtl/>
        </w:rPr>
        <w:t>ی</w:t>
      </w:r>
      <w:r w:rsidRPr="00C33443">
        <w:rPr>
          <w:rFonts w:cs="B Nazanin" w:hint="eastAsia"/>
          <w:sz w:val="28"/>
          <w:szCs w:val="28"/>
          <w:rtl/>
        </w:rPr>
        <w:t>ط</w:t>
      </w:r>
      <w:r w:rsidRPr="00C33443">
        <w:rPr>
          <w:rFonts w:cs="B Nazanin"/>
          <w:sz w:val="28"/>
          <w:szCs w:val="28"/>
          <w:rtl/>
        </w:rPr>
        <w:t xml:space="preserve"> خارج سلول</w:t>
      </w:r>
      <w:r w:rsidRPr="00C33443">
        <w:rPr>
          <w:rFonts w:cs="B Nazanin" w:hint="cs"/>
          <w:sz w:val="28"/>
          <w:szCs w:val="28"/>
          <w:rtl/>
        </w:rPr>
        <w:t>ی</w:t>
      </w:r>
      <w:r w:rsidRPr="00C33443">
        <w:rPr>
          <w:rFonts w:cs="B Nazanin"/>
          <w:sz w:val="28"/>
          <w:szCs w:val="28"/>
          <w:rtl/>
        </w:rPr>
        <w:t xml:space="preserve"> نما</w:t>
      </w:r>
      <w:r w:rsidRPr="00C33443">
        <w:rPr>
          <w:rFonts w:cs="B Nazanin" w:hint="cs"/>
          <w:sz w:val="28"/>
          <w:szCs w:val="28"/>
          <w:rtl/>
        </w:rPr>
        <w:t>ی</w:t>
      </w:r>
      <w:r w:rsidRPr="00C33443">
        <w:rPr>
          <w:rFonts w:cs="B Nazanin" w:hint="eastAsia"/>
          <w:sz w:val="28"/>
          <w:szCs w:val="28"/>
          <w:rtl/>
        </w:rPr>
        <w:t>نده</w:t>
      </w:r>
      <w:r w:rsidRPr="00C33443">
        <w:rPr>
          <w:rFonts w:cs="B Nazanin"/>
          <w:sz w:val="28"/>
          <w:szCs w:val="28"/>
          <w:rtl/>
        </w:rPr>
        <w:t xml:space="preserve"> آن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w:t>
      </w:r>
      <w:r w:rsidR="00544C3B">
        <w:rPr>
          <w:rFonts w:cs="B Nazanin" w:hint="cs"/>
          <w:sz w:val="28"/>
          <w:szCs w:val="28"/>
          <w:rtl/>
        </w:rPr>
        <w:t>متغیر کند</w:t>
      </w:r>
      <w:r w:rsidRPr="00C33443">
        <w:rPr>
          <w:rFonts w:cs="B Nazanin"/>
          <w:sz w:val="28"/>
          <w:szCs w:val="28"/>
          <w:rtl/>
        </w:rPr>
        <w:t xml:space="preserve"> است</w:t>
      </w:r>
      <w:r w:rsidRPr="00C33443">
        <w:rPr>
          <w:rFonts w:cs="B Nazanin" w:hint="cs"/>
          <w:sz w:val="28"/>
          <w:szCs w:val="28"/>
          <w:rtl/>
        </w:rPr>
        <w:t xml:space="preserve">، </w:t>
      </w:r>
      <w:r w:rsidRPr="00C33443">
        <w:rPr>
          <w:rFonts w:cs="B Nazanin"/>
          <w:sz w:val="28"/>
          <w:szCs w:val="28"/>
          <w:rtl/>
        </w:rPr>
        <w:t>مشخص م</w:t>
      </w:r>
      <w:r w:rsidRPr="00C33443">
        <w:rPr>
          <w:rFonts w:cs="B Nazanin" w:hint="cs"/>
          <w:sz w:val="28"/>
          <w:szCs w:val="28"/>
          <w:rtl/>
        </w:rPr>
        <w:t>ی</w:t>
      </w:r>
      <w:r w:rsidRPr="00C33443">
        <w:rPr>
          <w:rFonts w:cs="B Nazanin"/>
          <w:sz w:val="28"/>
          <w:szCs w:val="28"/>
          <w:rtl/>
        </w:rPr>
        <w:t xml:space="preserve"> شوند </w:t>
      </w:r>
      <w:r w:rsidRPr="00C33443">
        <w:rPr>
          <w:rFonts w:cs="B Nazanin" w:hint="cs"/>
          <w:sz w:val="28"/>
          <w:szCs w:val="28"/>
          <w:rtl/>
        </w:rPr>
        <w:t>.</w:t>
      </w:r>
      <w:r w:rsidR="00725223" w:rsidRPr="00725223">
        <w:rPr>
          <w:rtl/>
        </w:rPr>
        <w:t xml:space="preserve"> </w:t>
      </w:r>
      <w:r w:rsidR="00725223" w:rsidRPr="00725223">
        <w:rPr>
          <w:rFonts w:cs="B Nazanin"/>
          <w:sz w:val="28"/>
          <w:szCs w:val="28"/>
          <w:rtl/>
        </w:rPr>
        <w:t>در ا</w:t>
      </w:r>
      <w:r w:rsidR="00725223" w:rsidRPr="00725223">
        <w:rPr>
          <w:rFonts w:cs="B Nazanin" w:hint="cs"/>
          <w:sz w:val="28"/>
          <w:szCs w:val="28"/>
          <w:rtl/>
        </w:rPr>
        <w:t>ی</w:t>
      </w:r>
      <w:r w:rsidR="00725223" w:rsidRPr="00725223">
        <w:rPr>
          <w:rFonts w:cs="B Nazanin" w:hint="eastAsia"/>
          <w:sz w:val="28"/>
          <w:szCs w:val="28"/>
          <w:rtl/>
        </w:rPr>
        <w:t>ن</w:t>
      </w:r>
      <w:r w:rsidR="00725223" w:rsidRPr="00725223">
        <w:rPr>
          <w:rFonts w:cs="B Nazanin"/>
          <w:sz w:val="28"/>
          <w:szCs w:val="28"/>
          <w:rtl/>
        </w:rPr>
        <w:t xml:space="preserve"> مدل 40 نورون تحر</w:t>
      </w:r>
      <w:r w:rsidR="00725223" w:rsidRPr="00725223">
        <w:rPr>
          <w:rFonts w:cs="B Nazanin" w:hint="cs"/>
          <w:sz w:val="28"/>
          <w:szCs w:val="28"/>
          <w:rtl/>
        </w:rPr>
        <w:t>ی</w:t>
      </w:r>
      <w:r w:rsidR="00725223" w:rsidRPr="00725223">
        <w:rPr>
          <w:rFonts w:cs="B Nazanin" w:hint="eastAsia"/>
          <w:sz w:val="28"/>
          <w:szCs w:val="28"/>
          <w:rtl/>
        </w:rPr>
        <w:t>ک</w:t>
      </w:r>
      <w:r w:rsidR="00725223" w:rsidRPr="00725223">
        <w:rPr>
          <w:rFonts w:cs="B Nazanin" w:hint="cs"/>
          <w:sz w:val="28"/>
          <w:szCs w:val="28"/>
          <w:rtl/>
        </w:rPr>
        <w:t>ی</w:t>
      </w:r>
      <w:r w:rsidR="00725223" w:rsidRPr="00725223">
        <w:rPr>
          <w:rFonts w:cs="B Nazanin"/>
          <w:sz w:val="28"/>
          <w:szCs w:val="28"/>
          <w:rtl/>
        </w:rPr>
        <w:t xml:space="preserve"> و 40 نورون مهار</w:t>
      </w:r>
      <w:r w:rsidR="00725223" w:rsidRPr="00725223">
        <w:rPr>
          <w:rFonts w:cs="B Nazanin" w:hint="cs"/>
          <w:sz w:val="28"/>
          <w:szCs w:val="28"/>
          <w:rtl/>
        </w:rPr>
        <w:t>ی</w:t>
      </w:r>
      <w:r w:rsidR="00725223" w:rsidRPr="00725223">
        <w:rPr>
          <w:rFonts w:cs="B Nazanin"/>
          <w:sz w:val="28"/>
          <w:szCs w:val="28"/>
          <w:rtl/>
        </w:rPr>
        <w:t xml:space="preserve"> در نظر گرفته شد.</w:t>
      </w:r>
    </w:p>
    <w:p w14:paraId="7C4D3CD1" w14:textId="77777777" w:rsidR="004D6E7A" w:rsidRPr="00C33443" w:rsidRDefault="004D6E7A" w:rsidP="00FC40A1">
      <w:pPr>
        <w:jc w:val="both"/>
        <w:rPr>
          <w:rFonts w:cs="B Nazanin"/>
          <w:sz w:val="28"/>
          <w:szCs w:val="28"/>
          <w:rtl/>
        </w:rPr>
      </w:pPr>
      <w:r w:rsidRPr="00C33443">
        <w:rPr>
          <w:rFonts w:cs="B Nazanin"/>
          <w:sz w:val="28"/>
          <w:szCs w:val="28"/>
          <w:rtl/>
        </w:rPr>
        <w:t>متغ</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مح</w:t>
      </w:r>
      <w:r w:rsidRPr="00C33443">
        <w:rPr>
          <w:rFonts w:cs="B Nazanin" w:hint="cs"/>
          <w:sz w:val="28"/>
          <w:szCs w:val="28"/>
          <w:rtl/>
        </w:rPr>
        <w:t>ی</w:t>
      </w:r>
      <w:r w:rsidRPr="00C33443">
        <w:rPr>
          <w:rFonts w:cs="B Nazanin" w:hint="eastAsia"/>
          <w:sz w:val="28"/>
          <w:szCs w:val="28"/>
          <w:rtl/>
        </w:rPr>
        <w:t>ط</w:t>
      </w:r>
      <w:r w:rsidRPr="00C33443">
        <w:rPr>
          <w:rFonts w:cs="B Nazanin" w:hint="cs"/>
          <w:sz w:val="28"/>
          <w:szCs w:val="28"/>
          <w:rtl/>
        </w:rPr>
        <w:t>ی</w:t>
      </w:r>
      <w:r w:rsidRPr="00C33443">
        <w:rPr>
          <w:rFonts w:cs="B Nazanin"/>
          <w:sz w:val="28"/>
          <w:szCs w:val="28"/>
          <w:rtl/>
        </w:rPr>
        <w:t xml:space="preserve"> کند </w:t>
      </w:r>
      <w:r w:rsidRPr="00C33443">
        <w:rPr>
          <w:rFonts w:cs="B Nazanin" w:hint="cs"/>
          <w:sz w:val="28"/>
          <w:szCs w:val="28"/>
          <w:rtl/>
        </w:rPr>
        <w:t xml:space="preserve">مورد مطالعه </w:t>
      </w:r>
      <w:r w:rsidRPr="00C33443">
        <w:rPr>
          <w:rFonts w:cs="B Nazanin"/>
          <w:sz w:val="28"/>
          <w:szCs w:val="28"/>
          <w:rtl/>
        </w:rPr>
        <w:t>نسبت به مح</w:t>
      </w:r>
      <w:r w:rsidRPr="00C33443">
        <w:rPr>
          <w:rFonts w:cs="B Nazanin" w:hint="cs"/>
          <w:sz w:val="28"/>
          <w:szCs w:val="28"/>
          <w:rtl/>
        </w:rPr>
        <w:t>ی</w:t>
      </w:r>
      <w:r w:rsidRPr="00C33443">
        <w:rPr>
          <w:rFonts w:cs="B Nazanin" w:hint="eastAsia"/>
          <w:sz w:val="28"/>
          <w:szCs w:val="28"/>
          <w:rtl/>
        </w:rPr>
        <w:t>ط</w:t>
      </w:r>
      <w:r w:rsidRPr="00C33443">
        <w:rPr>
          <w:rFonts w:cs="B Nazanin"/>
          <w:sz w:val="28"/>
          <w:szCs w:val="28"/>
          <w:rtl/>
        </w:rPr>
        <w:t xml:space="preserve"> خارج سلول</w:t>
      </w:r>
      <w:r w:rsidRPr="00C33443">
        <w:rPr>
          <w:rFonts w:cs="B Nazanin" w:hint="cs"/>
          <w:sz w:val="28"/>
          <w:szCs w:val="28"/>
          <w:rtl/>
        </w:rPr>
        <w:t>ی</w:t>
      </w:r>
      <w:r w:rsidRPr="00C33443">
        <w:rPr>
          <w:rFonts w:cs="B Nazanin"/>
          <w:sz w:val="28"/>
          <w:szCs w:val="28"/>
          <w:rtl/>
        </w:rPr>
        <w:t xml:space="preserve"> و اکس</w:t>
      </w:r>
      <w:r w:rsidRPr="00C33443">
        <w:rPr>
          <w:rFonts w:cs="B Nazanin" w:hint="cs"/>
          <w:sz w:val="28"/>
          <w:szCs w:val="28"/>
          <w:rtl/>
        </w:rPr>
        <w:t>ی</w:t>
      </w:r>
      <w:r w:rsidRPr="00C33443">
        <w:rPr>
          <w:rFonts w:cs="B Nazanin" w:hint="eastAsia"/>
          <w:sz w:val="28"/>
          <w:szCs w:val="28"/>
          <w:rtl/>
        </w:rPr>
        <w:t>ژن</w:t>
      </w:r>
      <w:r w:rsidRPr="00C33443">
        <w:rPr>
          <w:rFonts w:cs="B Nazanin"/>
          <w:sz w:val="28"/>
          <w:szCs w:val="28"/>
          <w:rtl/>
        </w:rPr>
        <w:t xml:space="preserve"> رسان</w:t>
      </w:r>
      <w:r w:rsidRPr="00C33443">
        <w:rPr>
          <w:rFonts w:cs="B Nazanin" w:hint="cs"/>
          <w:sz w:val="28"/>
          <w:szCs w:val="28"/>
          <w:rtl/>
        </w:rPr>
        <w:t>ی</w:t>
      </w:r>
      <w:r w:rsidRPr="00C33443">
        <w:rPr>
          <w:rFonts w:cs="B Nazanin"/>
          <w:sz w:val="28"/>
          <w:szCs w:val="28"/>
          <w:rtl/>
        </w:rPr>
        <w:t xml:space="preserve"> ب</w:t>
      </w:r>
      <w:r w:rsidRPr="00C33443">
        <w:rPr>
          <w:rFonts w:cs="B Nazanin" w:hint="cs"/>
          <w:sz w:val="28"/>
          <w:szCs w:val="28"/>
          <w:rtl/>
        </w:rPr>
        <w:t>ی</w:t>
      </w:r>
      <w:r w:rsidRPr="00C33443">
        <w:rPr>
          <w:rFonts w:cs="B Nazanin" w:hint="eastAsia"/>
          <w:sz w:val="28"/>
          <w:szCs w:val="28"/>
          <w:rtl/>
        </w:rPr>
        <w:t>وف</w:t>
      </w:r>
      <w:r w:rsidRPr="00C33443">
        <w:rPr>
          <w:rFonts w:cs="B Nazanin" w:hint="cs"/>
          <w:sz w:val="28"/>
          <w:szCs w:val="28"/>
          <w:rtl/>
        </w:rPr>
        <w:t>ی</w:t>
      </w:r>
      <w:r w:rsidRPr="00C33443">
        <w:rPr>
          <w:rFonts w:cs="B Nazanin" w:hint="eastAsia"/>
          <w:sz w:val="28"/>
          <w:szCs w:val="28"/>
          <w:rtl/>
        </w:rPr>
        <w:t>ز</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sz w:val="28"/>
          <w:szCs w:val="28"/>
          <w:rtl/>
        </w:rPr>
        <w:t xml:space="preserve"> شامل مجموعه گسترده تر</w:t>
      </w:r>
      <w:r w:rsidRPr="00C33443">
        <w:rPr>
          <w:rFonts w:cs="B Nazanin" w:hint="cs"/>
          <w:sz w:val="28"/>
          <w:szCs w:val="28"/>
          <w:rtl/>
        </w:rPr>
        <w:t>ی</w:t>
      </w:r>
      <w:r w:rsidRPr="00C33443">
        <w:rPr>
          <w:rFonts w:cs="B Nazanin"/>
          <w:sz w:val="28"/>
          <w:szCs w:val="28"/>
          <w:rtl/>
        </w:rPr>
        <w:t xml:space="preserve"> از فاکتورها</w:t>
      </w:r>
      <w:r w:rsidRPr="00C33443">
        <w:rPr>
          <w:rFonts w:cs="B Nazanin" w:hint="cs"/>
          <w:sz w:val="28"/>
          <w:szCs w:val="28"/>
          <w:rtl/>
        </w:rPr>
        <w:t>ی</w:t>
      </w:r>
      <w:r w:rsidRPr="00C33443">
        <w:rPr>
          <w:rFonts w:cs="B Nazanin"/>
          <w:sz w:val="28"/>
          <w:szCs w:val="28"/>
          <w:rtl/>
        </w:rPr>
        <w:t xml:space="preserve"> ف</w:t>
      </w:r>
      <w:r w:rsidRPr="00C33443">
        <w:rPr>
          <w:rFonts w:cs="B Nazanin" w:hint="cs"/>
          <w:sz w:val="28"/>
          <w:szCs w:val="28"/>
          <w:rtl/>
        </w:rPr>
        <w:t>ی</w:t>
      </w:r>
      <w:r w:rsidRPr="00C33443">
        <w:rPr>
          <w:rFonts w:cs="B Nazanin" w:hint="eastAsia"/>
          <w:sz w:val="28"/>
          <w:szCs w:val="28"/>
          <w:rtl/>
        </w:rPr>
        <w:t>ز</w:t>
      </w:r>
      <w:r w:rsidRPr="00C33443">
        <w:rPr>
          <w:rFonts w:cs="B Nazanin" w:hint="cs"/>
          <w:sz w:val="28"/>
          <w:szCs w:val="28"/>
          <w:rtl/>
        </w:rPr>
        <w:t>ی</w:t>
      </w:r>
      <w:r w:rsidRPr="00C33443">
        <w:rPr>
          <w:rFonts w:cs="B Nazanin" w:hint="eastAsia"/>
          <w:sz w:val="28"/>
          <w:szCs w:val="28"/>
          <w:rtl/>
        </w:rPr>
        <w:t>ولوژ</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sz w:val="28"/>
          <w:szCs w:val="28"/>
          <w:rtl/>
        </w:rPr>
        <w:t xml:space="preserve"> مانند نسبت </w:t>
      </w:r>
      <w:r w:rsidRPr="00C33443">
        <w:rPr>
          <w:rFonts w:cs="B Nazanin"/>
          <w:sz w:val="28"/>
          <w:szCs w:val="28"/>
        </w:rPr>
        <w:t>pH</w:t>
      </w:r>
      <w:r w:rsidRPr="00C33443">
        <w:rPr>
          <w:rFonts w:cs="B Nazanin"/>
          <w:sz w:val="28"/>
          <w:szCs w:val="28"/>
          <w:rtl/>
        </w:rPr>
        <w:t xml:space="preserve"> داخل </w:t>
      </w:r>
      <w:r w:rsidRPr="00C33443">
        <w:rPr>
          <w:rFonts w:cs="B Nazanin" w:hint="cs"/>
          <w:sz w:val="28"/>
          <w:szCs w:val="28"/>
          <w:rtl/>
        </w:rPr>
        <w:t xml:space="preserve">به </w:t>
      </w:r>
      <w:r w:rsidRPr="00C33443">
        <w:rPr>
          <w:rFonts w:cs="B Nazanin"/>
          <w:sz w:val="28"/>
          <w:szCs w:val="28"/>
          <w:rtl/>
        </w:rPr>
        <w:t>خارج سلول ، در دسترس بودن اکس</w:t>
      </w:r>
      <w:r w:rsidRPr="00C33443">
        <w:rPr>
          <w:rFonts w:cs="B Nazanin" w:hint="cs"/>
          <w:sz w:val="28"/>
          <w:szCs w:val="28"/>
          <w:rtl/>
        </w:rPr>
        <w:t>ی</w:t>
      </w:r>
      <w:r w:rsidRPr="00C33443">
        <w:rPr>
          <w:rFonts w:cs="B Nazanin" w:hint="eastAsia"/>
          <w:sz w:val="28"/>
          <w:szCs w:val="28"/>
          <w:rtl/>
        </w:rPr>
        <w:t>ژن</w:t>
      </w:r>
      <w:r w:rsidRPr="00C33443">
        <w:rPr>
          <w:rFonts w:cs="B Nazanin"/>
          <w:sz w:val="28"/>
          <w:szCs w:val="28"/>
          <w:rtl/>
        </w:rPr>
        <w:t xml:space="preserve"> ، پتاس</w:t>
      </w:r>
      <w:r w:rsidRPr="00C33443">
        <w:rPr>
          <w:rFonts w:cs="B Nazanin" w:hint="cs"/>
          <w:sz w:val="28"/>
          <w:szCs w:val="28"/>
          <w:rtl/>
        </w:rPr>
        <w:t>ی</w:t>
      </w:r>
      <w:r w:rsidRPr="00C33443">
        <w:rPr>
          <w:rFonts w:cs="B Nazanin" w:hint="eastAsia"/>
          <w:sz w:val="28"/>
          <w:szCs w:val="28"/>
          <w:rtl/>
        </w:rPr>
        <w:t>م</w:t>
      </w:r>
      <w:r w:rsidRPr="00C33443">
        <w:rPr>
          <w:rFonts w:cs="B Nazanin"/>
          <w:sz w:val="28"/>
          <w:szCs w:val="28"/>
          <w:rtl/>
        </w:rPr>
        <w:t xml:space="preserve"> خارج سلول</w:t>
      </w:r>
      <w:r w:rsidRPr="00C33443">
        <w:rPr>
          <w:rFonts w:cs="B Nazanin" w:hint="cs"/>
          <w:sz w:val="28"/>
          <w:szCs w:val="28"/>
          <w:rtl/>
        </w:rPr>
        <w:t>ی</w:t>
      </w:r>
      <w:r w:rsidRPr="00C33443">
        <w:rPr>
          <w:rFonts w:cs="B Nazanin"/>
          <w:sz w:val="28"/>
          <w:szCs w:val="28"/>
          <w:rtl/>
        </w:rPr>
        <w:t xml:space="preserve"> ، غلظت کلس</w:t>
      </w:r>
      <w:r w:rsidRPr="00C33443">
        <w:rPr>
          <w:rFonts w:cs="B Nazanin" w:hint="cs"/>
          <w:sz w:val="28"/>
          <w:szCs w:val="28"/>
          <w:rtl/>
        </w:rPr>
        <w:t>ی</w:t>
      </w:r>
      <w:r w:rsidRPr="00C33443">
        <w:rPr>
          <w:rFonts w:cs="B Nazanin" w:hint="eastAsia"/>
          <w:sz w:val="28"/>
          <w:szCs w:val="28"/>
          <w:rtl/>
        </w:rPr>
        <w:t>م</w:t>
      </w:r>
      <w:r w:rsidRPr="00C33443">
        <w:rPr>
          <w:rFonts w:cs="B Nazanin"/>
          <w:sz w:val="28"/>
          <w:szCs w:val="28"/>
          <w:rtl/>
        </w:rPr>
        <w:t xml:space="preserve"> و کلر</w:t>
      </w:r>
      <w:r w:rsidRPr="00C33443">
        <w:rPr>
          <w:rFonts w:cs="B Nazanin" w:hint="cs"/>
          <w:sz w:val="28"/>
          <w:szCs w:val="28"/>
          <w:rtl/>
        </w:rPr>
        <w:t>ی</w:t>
      </w:r>
      <w:r w:rsidRPr="00C33443">
        <w:rPr>
          <w:rFonts w:cs="B Nazanin" w:hint="eastAsia"/>
          <w:sz w:val="28"/>
          <w:szCs w:val="28"/>
          <w:rtl/>
        </w:rPr>
        <w:t>د</w:t>
      </w:r>
      <w:r w:rsidRPr="00C33443">
        <w:rPr>
          <w:rFonts w:cs="B Nazanin"/>
          <w:sz w:val="28"/>
          <w:szCs w:val="28"/>
          <w:rtl/>
        </w:rPr>
        <w:t xml:space="preserve"> است.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پارامترها به طور آزما</w:t>
      </w:r>
      <w:r w:rsidRPr="00C33443">
        <w:rPr>
          <w:rFonts w:cs="B Nazanin" w:hint="cs"/>
          <w:sz w:val="28"/>
          <w:szCs w:val="28"/>
          <w:rtl/>
        </w:rPr>
        <w:t>ی</w:t>
      </w:r>
      <w:r w:rsidRPr="00C33443">
        <w:rPr>
          <w:rFonts w:cs="B Nazanin" w:hint="eastAsia"/>
          <w:sz w:val="28"/>
          <w:szCs w:val="28"/>
          <w:rtl/>
        </w:rPr>
        <w:t>ش</w:t>
      </w:r>
      <w:r w:rsidRPr="00C33443">
        <w:rPr>
          <w:rFonts w:cs="B Nazanin" w:hint="cs"/>
          <w:sz w:val="28"/>
          <w:szCs w:val="28"/>
          <w:rtl/>
        </w:rPr>
        <w:t>ی</w:t>
      </w:r>
      <w:r w:rsidR="00524250">
        <w:rPr>
          <w:rFonts w:cs="B Nazanin"/>
          <w:sz w:val="28"/>
          <w:szCs w:val="28"/>
          <w:rtl/>
        </w:rPr>
        <w:t xml:space="preserve"> مورد مطالعه قرار گرفت</w:t>
      </w:r>
      <w:r w:rsidRPr="00C33443">
        <w:rPr>
          <w:rFonts w:cs="B Nazanin"/>
          <w:sz w:val="28"/>
          <w:szCs w:val="28"/>
          <w:rtl/>
        </w:rPr>
        <w:t xml:space="preserve"> و نشان</w:t>
      </w:r>
      <w:r w:rsidR="00524250">
        <w:rPr>
          <w:rFonts w:cs="B Nazanin"/>
          <w:sz w:val="28"/>
          <w:szCs w:val="28"/>
          <w:rtl/>
        </w:rPr>
        <w:t xml:space="preserve"> داده شد</w:t>
      </w:r>
      <w:r w:rsidRPr="00C33443">
        <w:rPr>
          <w:rFonts w:cs="B Nazanin"/>
          <w:sz w:val="28"/>
          <w:szCs w:val="28"/>
          <w:rtl/>
        </w:rPr>
        <w:t xml:space="preserve"> که بخش</w:t>
      </w:r>
      <w:r w:rsidRPr="00C33443">
        <w:rPr>
          <w:rFonts w:cs="B Nazanin" w:hint="cs"/>
          <w:sz w:val="28"/>
          <w:szCs w:val="28"/>
          <w:rtl/>
        </w:rPr>
        <w:t>ی</w:t>
      </w:r>
      <w:r w:rsidRPr="00C33443">
        <w:rPr>
          <w:rFonts w:cs="B Nazanin"/>
          <w:sz w:val="28"/>
          <w:szCs w:val="28"/>
          <w:rtl/>
        </w:rPr>
        <w:t xml:space="preserve"> از عوامل تأث</w:t>
      </w:r>
      <w:r w:rsidRPr="00C33443">
        <w:rPr>
          <w:rFonts w:cs="B Nazanin" w:hint="cs"/>
          <w:sz w:val="28"/>
          <w:szCs w:val="28"/>
          <w:rtl/>
        </w:rPr>
        <w:t>ی</w:t>
      </w:r>
      <w:r w:rsidRPr="00C33443">
        <w:rPr>
          <w:rFonts w:cs="B Nazanin" w:hint="eastAsia"/>
          <w:sz w:val="28"/>
          <w:szCs w:val="28"/>
          <w:rtl/>
        </w:rPr>
        <w:t>رگذار</w:t>
      </w:r>
      <w:r w:rsidRPr="00C33443">
        <w:rPr>
          <w:rFonts w:cs="B Nazanin"/>
          <w:sz w:val="28"/>
          <w:szCs w:val="28"/>
          <w:rtl/>
        </w:rPr>
        <w:t xml:space="preserve"> در تشنج است</w:t>
      </w:r>
      <w:r w:rsidR="00C71F5A" w:rsidRPr="00C33443">
        <w:rPr>
          <w:rFonts w:cs="B Nazanin" w:hint="cs"/>
          <w:sz w:val="28"/>
          <w:szCs w:val="28"/>
          <w:rtl/>
        </w:rPr>
        <w:t xml:space="preserve"> .</w:t>
      </w:r>
    </w:p>
    <w:p w14:paraId="3A2308ED" w14:textId="77777777" w:rsidR="00885CFE" w:rsidRPr="00C33443" w:rsidRDefault="00C71F5A" w:rsidP="00524250">
      <w:pPr>
        <w:jc w:val="both"/>
        <w:rPr>
          <w:rFonts w:cs="B Nazanin"/>
          <w:sz w:val="28"/>
          <w:szCs w:val="28"/>
          <w:rtl/>
        </w:rPr>
      </w:pPr>
      <w:r w:rsidRPr="00C33443">
        <w:rPr>
          <w:rFonts w:cs="B Nazanin"/>
          <w:sz w:val="28"/>
          <w:szCs w:val="28"/>
          <w:rtl/>
        </w:rPr>
        <w:t xml:space="preserve">صرع </w:t>
      </w:r>
      <w:r w:rsidRPr="00C33443">
        <w:rPr>
          <w:rFonts w:cs="B Nazanin" w:hint="cs"/>
          <w:sz w:val="28"/>
          <w:szCs w:val="28"/>
          <w:rtl/>
        </w:rPr>
        <w:t>بصورت</w:t>
      </w:r>
      <w:r w:rsidRPr="00C33443">
        <w:rPr>
          <w:rFonts w:cs="B Nazanin"/>
          <w:sz w:val="28"/>
          <w:szCs w:val="28"/>
          <w:rtl/>
        </w:rPr>
        <w:t xml:space="preserve">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مدل پنج بعد</w:t>
      </w:r>
      <w:r w:rsidRPr="00C33443">
        <w:rPr>
          <w:rFonts w:cs="B Nazanin" w:hint="cs"/>
          <w:sz w:val="28"/>
          <w:szCs w:val="28"/>
          <w:rtl/>
        </w:rPr>
        <w:t>ی</w:t>
      </w:r>
      <w:r w:rsidRPr="00C33443">
        <w:rPr>
          <w:rFonts w:cs="B Nazanin"/>
          <w:sz w:val="28"/>
          <w:szCs w:val="28"/>
          <w:rtl/>
        </w:rPr>
        <w:t xml:space="preserve"> </w:t>
      </w:r>
      <w:r w:rsidRPr="00C33443">
        <w:rPr>
          <w:rFonts w:cs="B Nazanin" w:hint="cs"/>
          <w:sz w:val="28"/>
          <w:szCs w:val="28"/>
          <w:rtl/>
        </w:rPr>
        <w:t>مدل شد</w:t>
      </w:r>
      <w:r w:rsidRPr="00C33443">
        <w:rPr>
          <w:rFonts w:cs="B Nazanin"/>
          <w:sz w:val="28"/>
          <w:szCs w:val="28"/>
          <w:rtl/>
        </w:rPr>
        <w:t xml:space="preserve"> </w:t>
      </w:r>
      <w:r w:rsidRPr="00C33443">
        <w:rPr>
          <w:rFonts w:cs="B Nazanin" w:hint="cs"/>
          <w:sz w:val="28"/>
          <w:szCs w:val="28"/>
          <w:rtl/>
        </w:rPr>
        <w:t>که</w:t>
      </w:r>
      <w:r w:rsidRPr="00C33443">
        <w:rPr>
          <w:rFonts w:cs="B Nazanin"/>
          <w:sz w:val="28"/>
          <w:szCs w:val="28"/>
          <w:rtl/>
        </w:rPr>
        <w:t xml:space="preserve"> شامل سه مق</w:t>
      </w:r>
      <w:r w:rsidRPr="00C33443">
        <w:rPr>
          <w:rFonts w:cs="B Nazanin" w:hint="cs"/>
          <w:sz w:val="28"/>
          <w:szCs w:val="28"/>
          <w:rtl/>
        </w:rPr>
        <w:t>ی</w:t>
      </w:r>
      <w:r w:rsidRPr="00C33443">
        <w:rPr>
          <w:rFonts w:cs="B Nazanin" w:hint="eastAsia"/>
          <w:sz w:val="28"/>
          <w:szCs w:val="28"/>
          <w:rtl/>
        </w:rPr>
        <w:t>اس</w:t>
      </w:r>
      <w:r w:rsidRPr="00C33443">
        <w:rPr>
          <w:rFonts w:cs="B Nazanin"/>
          <w:sz w:val="28"/>
          <w:szCs w:val="28"/>
          <w:rtl/>
        </w:rPr>
        <w:t xml:space="preserve"> زمان</w:t>
      </w:r>
      <w:r w:rsidRPr="00C33443">
        <w:rPr>
          <w:rFonts w:cs="B Nazanin" w:hint="cs"/>
          <w:sz w:val="28"/>
          <w:szCs w:val="28"/>
          <w:rtl/>
        </w:rPr>
        <w:t>ی</w:t>
      </w:r>
      <w:r w:rsidRPr="00C33443">
        <w:rPr>
          <w:rFonts w:cs="B Nazanin"/>
          <w:sz w:val="28"/>
          <w:szCs w:val="28"/>
          <w:rtl/>
        </w:rPr>
        <w:t xml:space="preserve"> مختلف</w:t>
      </w:r>
      <w:r w:rsidRPr="00C33443">
        <w:rPr>
          <w:rFonts w:cs="B Nazanin" w:hint="cs"/>
          <w:sz w:val="28"/>
          <w:szCs w:val="28"/>
          <w:rtl/>
        </w:rPr>
        <w:t xml:space="preserve"> بود </w:t>
      </w:r>
      <w:r w:rsidRPr="00C33443">
        <w:rPr>
          <w:rFonts w:cs="B Nazanin"/>
          <w:sz w:val="28"/>
          <w:szCs w:val="28"/>
          <w:rtl/>
        </w:rPr>
        <w:t>: در سر</w:t>
      </w:r>
      <w:r w:rsidRPr="00C33443">
        <w:rPr>
          <w:rFonts w:cs="B Nazanin" w:hint="cs"/>
          <w:sz w:val="28"/>
          <w:szCs w:val="28"/>
          <w:rtl/>
        </w:rPr>
        <w:t>ی</w:t>
      </w:r>
      <w:r w:rsidRPr="00C33443">
        <w:rPr>
          <w:rFonts w:cs="B Nazanin" w:hint="eastAsia"/>
          <w:sz w:val="28"/>
          <w:szCs w:val="28"/>
          <w:rtl/>
        </w:rPr>
        <w:t>عتر</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مق</w:t>
      </w:r>
      <w:r w:rsidRPr="00C33443">
        <w:rPr>
          <w:rFonts w:cs="B Nazanin" w:hint="cs"/>
          <w:sz w:val="28"/>
          <w:szCs w:val="28"/>
          <w:rtl/>
        </w:rPr>
        <w:t>ی</w:t>
      </w:r>
      <w:r w:rsidRPr="00C33443">
        <w:rPr>
          <w:rFonts w:cs="B Nazanin" w:hint="eastAsia"/>
          <w:sz w:val="28"/>
          <w:szCs w:val="28"/>
          <w:rtl/>
        </w:rPr>
        <w:t>اس</w:t>
      </w:r>
      <w:r w:rsidRPr="00C33443">
        <w:rPr>
          <w:rFonts w:cs="B Nazanin"/>
          <w:sz w:val="28"/>
          <w:szCs w:val="28"/>
          <w:rtl/>
        </w:rPr>
        <w:t xml:space="preserve"> زمان</w:t>
      </w:r>
      <w:r w:rsidRPr="00C33443">
        <w:rPr>
          <w:rFonts w:cs="B Nazanin" w:hint="cs"/>
          <w:sz w:val="28"/>
          <w:szCs w:val="28"/>
          <w:rtl/>
        </w:rPr>
        <w:t>ی</w:t>
      </w:r>
      <w:r w:rsidRPr="00C33443">
        <w:rPr>
          <w:rFonts w:cs="B Nazanin"/>
          <w:sz w:val="28"/>
          <w:szCs w:val="28"/>
          <w:rtl/>
        </w:rPr>
        <w:t xml:space="preserve"> ، دو متغ</w:t>
      </w:r>
      <w:r w:rsidRPr="00C33443">
        <w:rPr>
          <w:rFonts w:cs="B Nazanin" w:hint="cs"/>
          <w:sz w:val="28"/>
          <w:szCs w:val="28"/>
          <w:rtl/>
        </w:rPr>
        <w:t>ی</w:t>
      </w:r>
      <w:r w:rsidRPr="00C33443">
        <w:rPr>
          <w:rFonts w:cs="B Nazanin" w:hint="eastAsia"/>
          <w:sz w:val="28"/>
          <w:szCs w:val="28"/>
          <w:rtl/>
        </w:rPr>
        <w:t>ر</w:t>
      </w:r>
      <w:r w:rsidR="00524250">
        <w:rPr>
          <w:rFonts w:cs="B Nazanin"/>
          <w:sz w:val="28"/>
          <w:szCs w:val="28"/>
          <w:rtl/>
        </w:rPr>
        <w:t xml:space="preserve"> حالت (گروه 1) </w:t>
      </w:r>
      <w:r w:rsidR="00524250">
        <w:rPr>
          <w:rFonts w:cs="B Nazanin" w:hint="cs"/>
          <w:sz w:val="28"/>
          <w:szCs w:val="28"/>
          <w:rtl/>
        </w:rPr>
        <w:t>دینامیک</w:t>
      </w:r>
      <w:r w:rsidRPr="00C33443">
        <w:rPr>
          <w:rFonts w:cs="B Nazanin"/>
          <w:sz w:val="28"/>
          <w:szCs w:val="28"/>
          <w:rtl/>
        </w:rPr>
        <w:t xml:space="preserve"> قابل انعطاف</w:t>
      </w:r>
      <w:r w:rsidRPr="00C33443">
        <w:rPr>
          <w:rFonts w:cs="B Nazanin" w:hint="cs"/>
          <w:sz w:val="28"/>
          <w:szCs w:val="28"/>
          <w:rtl/>
        </w:rPr>
        <w:t>ی</w:t>
      </w:r>
      <w:r w:rsidRPr="00C33443">
        <w:rPr>
          <w:rFonts w:cs="B Nazanin"/>
          <w:sz w:val="28"/>
          <w:szCs w:val="28"/>
          <w:rtl/>
        </w:rPr>
        <w:t xml:space="preserve"> را ب</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مدل ساز</w:t>
      </w:r>
      <w:r w:rsidRPr="00C33443">
        <w:rPr>
          <w:rFonts w:cs="B Nazanin" w:hint="cs"/>
          <w:sz w:val="28"/>
          <w:szCs w:val="28"/>
          <w:rtl/>
        </w:rPr>
        <w:t>ی</w:t>
      </w:r>
      <w:r w:rsidRPr="00C33443">
        <w:rPr>
          <w:rFonts w:cs="B Nazanin"/>
          <w:sz w:val="28"/>
          <w:szCs w:val="28"/>
          <w:rtl/>
        </w:rPr>
        <w:t xml:space="preserve"> فعال</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ها</w:t>
      </w:r>
      <w:r w:rsidRPr="00C33443">
        <w:rPr>
          <w:rFonts w:cs="B Nazanin" w:hint="cs"/>
          <w:sz w:val="28"/>
          <w:szCs w:val="28"/>
          <w:rtl/>
        </w:rPr>
        <w:t>ی</w:t>
      </w:r>
      <w:r w:rsidRPr="00C33443">
        <w:rPr>
          <w:rFonts w:cs="B Nazanin"/>
          <w:sz w:val="28"/>
          <w:szCs w:val="28"/>
          <w:rtl/>
        </w:rPr>
        <w:t xml:space="preserve"> نوسان</w:t>
      </w:r>
      <w:r w:rsidRPr="00C33443">
        <w:rPr>
          <w:rFonts w:cs="B Nazanin" w:hint="cs"/>
          <w:sz w:val="28"/>
          <w:szCs w:val="28"/>
          <w:rtl/>
        </w:rPr>
        <w:t>ی</w:t>
      </w:r>
      <w:r w:rsidRPr="00C33443">
        <w:rPr>
          <w:rFonts w:cs="B Nazanin"/>
          <w:sz w:val="28"/>
          <w:szCs w:val="28"/>
          <w:rtl/>
        </w:rPr>
        <w:t xml:space="preserve"> تخل</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سر</w:t>
      </w:r>
      <w:r w:rsidRPr="00C33443">
        <w:rPr>
          <w:rFonts w:cs="B Nazanin" w:hint="cs"/>
          <w:sz w:val="28"/>
          <w:szCs w:val="28"/>
          <w:rtl/>
        </w:rPr>
        <w:t>ی</w:t>
      </w:r>
      <w:r w:rsidRPr="00C33443">
        <w:rPr>
          <w:rFonts w:cs="B Nazanin" w:hint="eastAsia"/>
          <w:sz w:val="28"/>
          <w:szCs w:val="28"/>
          <w:rtl/>
        </w:rPr>
        <w:t>ع</w:t>
      </w:r>
      <w:r w:rsidRPr="00C33443">
        <w:rPr>
          <w:rFonts w:cs="B Nazanin"/>
          <w:sz w:val="28"/>
          <w:szCs w:val="28"/>
          <w:rtl/>
        </w:rPr>
        <w:t xml:space="preserve"> و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w:t>
      </w:r>
      <w:r w:rsidRPr="00C33443">
        <w:rPr>
          <w:rFonts w:cs="B Nazanin"/>
          <w:sz w:val="28"/>
          <w:szCs w:val="28"/>
        </w:rPr>
        <w:t>stable node</w:t>
      </w:r>
      <w:r w:rsidRPr="00C33443">
        <w:rPr>
          <w:rFonts w:cs="B Nazanin"/>
          <w:sz w:val="28"/>
          <w:szCs w:val="28"/>
          <w:rtl/>
        </w:rPr>
        <w:t xml:space="preserve"> نشان م</w:t>
      </w:r>
      <w:r w:rsidRPr="00C33443">
        <w:rPr>
          <w:rFonts w:cs="B Nazanin" w:hint="cs"/>
          <w:sz w:val="28"/>
          <w:szCs w:val="28"/>
          <w:rtl/>
        </w:rPr>
        <w:t>ی</w:t>
      </w:r>
      <w:r w:rsidRPr="00C33443">
        <w:rPr>
          <w:rFonts w:cs="B Nazanin"/>
          <w:sz w:val="28"/>
          <w:szCs w:val="28"/>
          <w:rtl/>
        </w:rPr>
        <w:t xml:space="preserve"> دهند. فع</w:t>
      </w:r>
      <w:r w:rsidRPr="00C33443">
        <w:rPr>
          <w:rFonts w:cs="B Nazanin" w:hint="eastAsia"/>
          <w:sz w:val="28"/>
          <w:szCs w:val="28"/>
          <w:rtl/>
        </w:rPr>
        <w:t>ال</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م</w:t>
      </w:r>
      <w:r w:rsidRPr="00C33443">
        <w:rPr>
          <w:rFonts w:cs="B Nazanin" w:hint="cs"/>
          <w:sz w:val="28"/>
          <w:szCs w:val="28"/>
          <w:rtl/>
        </w:rPr>
        <w:t>ی</w:t>
      </w:r>
      <w:r w:rsidRPr="00C33443">
        <w:rPr>
          <w:rFonts w:cs="B Nazanin" w:hint="eastAsia"/>
          <w:sz w:val="28"/>
          <w:szCs w:val="28"/>
          <w:rtl/>
        </w:rPr>
        <w:t>ان</w:t>
      </w:r>
      <w:r w:rsidRPr="00C33443">
        <w:rPr>
          <w:rFonts w:cs="B Nazanin"/>
          <w:sz w:val="28"/>
          <w:szCs w:val="28"/>
          <w:rtl/>
        </w:rPr>
        <w:t xml:space="preserve"> دوره ا</w:t>
      </w:r>
      <w:r w:rsidRPr="00C33443">
        <w:rPr>
          <w:rFonts w:cs="B Nazanin" w:hint="cs"/>
          <w:sz w:val="28"/>
          <w:szCs w:val="28"/>
          <w:rtl/>
        </w:rPr>
        <w:t>ی</w:t>
      </w:r>
      <w:r w:rsidRPr="00C33443">
        <w:rPr>
          <w:rFonts w:cs="B Nazanin"/>
          <w:sz w:val="28"/>
          <w:szCs w:val="28"/>
          <w:rtl/>
        </w:rPr>
        <w:t xml:space="preserve"> در مق</w:t>
      </w:r>
      <w:r w:rsidRPr="00C33443">
        <w:rPr>
          <w:rFonts w:cs="B Nazanin" w:hint="cs"/>
          <w:sz w:val="28"/>
          <w:szCs w:val="28"/>
          <w:rtl/>
        </w:rPr>
        <w:t>ی</w:t>
      </w:r>
      <w:r w:rsidRPr="00C33443">
        <w:rPr>
          <w:rFonts w:cs="B Nazanin" w:hint="eastAsia"/>
          <w:sz w:val="28"/>
          <w:szCs w:val="28"/>
          <w:rtl/>
        </w:rPr>
        <w:t>اس</w:t>
      </w:r>
      <w:r w:rsidRPr="00C33443">
        <w:rPr>
          <w:rFonts w:cs="B Nazanin"/>
          <w:sz w:val="28"/>
          <w:szCs w:val="28"/>
          <w:rtl/>
        </w:rPr>
        <w:t xml:space="preserve"> زمان</w:t>
      </w:r>
      <w:r w:rsidRPr="00C33443">
        <w:rPr>
          <w:rFonts w:cs="B Nazanin" w:hint="cs"/>
          <w:sz w:val="28"/>
          <w:szCs w:val="28"/>
          <w:rtl/>
        </w:rPr>
        <w:t>ی</w:t>
      </w:r>
      <w:r w:rsidRPr="00C33443">
        <w:rPr>
          <w:rFonts w:cs="B Nazanin"/>
          <w:sz w:val="28"/>
          <w:szCs w:val="28"/>
          <w:rtl/>
        </w:rPr>
        <w:t xml:space="preserve"> م</w:t>
      </w:r>
      <w:r w:rsidRPr="00C33443">
        <w:rPr>
          <w:rFonts w:cs="B Nazanin" w:hint="cs"/>
          <w:sz w:val="28"/>
          <w:szCs w:val="28"/>
          <w:rtl/>
        </w:rPr>
        <w:t>ی</w:t>
      </w:r>
      <w:r w:rsidRPr="00C33443">
        <w:rPr>
          <w:rFonts w:cs="B Nazanin" w:hint="eastAsia"/>
          <w:sz w:val="28"/>
          <w:szCs w:val="28"/>
          <w:rtl/>
        </w:rPr>
        <w:t>ان</w:t>
      </w:r>
      <w:r w:rsidRPr="00C33443">
        <w:rPr>
          <w:rFonts w:cs="B Nazanin" w:hint="cs"/>
          <w:sz w:val="28"/>
          <w:szCs w:val="28"/>
          <w:rtl/>
        </w:rPr>
        <w:t>ی</w:t>
      </w:r>
      <w:r w:rsidRPr="00C33443">
        <w:rPr>
          <w:rFonts w:cs="B Nazanin"/>
          <w:sz w:val="28"/>
          <w:szCs w:val="28"/>
          <w:rtl/>
        </w:rPr>
        <w:t xml:space="preserve"> ، دو متغ</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حالت (گروه 2)</w:t>
      </w:r>
      <w:r w:rsidRPr="00C33443">
        <w:rPr>
          <w:rStyle w:val="FootnoteReference"/>
          <w:rFonts w:cs="B Nazanin"/>
          <w:sz w:val="28"/>
          <w:szCs w:val="28"/>
        </w:rPr>
        <w:footnoteReference w:id="20"/>
      </w:r>
      <w:r w:rsidRPr="00C33443">
        <w:rPr>
          <w:rFonts w:cs="B Nazanin"/>
          <w:sz w:val="28"/>
          <w:szCs w:val="28"/>
        </w:rPr>
        <w:t xml:space="preserve">SWE </w:t>
      </w:r>
      <w:r w:rsidRPr="00C33443">
        <w:rPr>
          <w:rFonts w:cs="B Nazanin"/>
          <w:sz w:val="28"/>
          <w:szCs w:val="28"/>
          <w:rtl/>
        </w:rPr>
        <w:t xml:space="preserve"> را مدل م</w:t>
      </w:r>
      <w:r w:rsidRPr="00C33443">
        <w:rPr>
          <w:rFonts w:cs="B Nazanin" w:hint="cs"/>
          <w:sz w:val="28"/>
          <w:szCs w:val="28"/>
          <w:rtl/>
        </w:rPr>
        <w:t>ی</w:t>
      </w:r>
      <w:r w:rsidRPr="00C33443">
        <w:rPr>
          <w:rFonts w:cs="B Nazanin"/>
          <w:sz w:val="28"/>
          <w:szCs w:val="28"/>
          <w:rtl/>
        </w:rPr>
        <w:t xml:space="preserve"> کنند و گروه دوم عصب</w:t>
      </w:r>
      <w:r w:rsidRPr="00C33443">
        <w:rPr>
          <w:rFonts w:cs="B Nazanin" w:hint="cs"/>
          <w:sz w:val="28"/>
          <w:szCs w:val="28"/>
          <w:rtl/>
        </w:rPr>
        <w:t>ی</w:t>
      </w:r>
      <w:r w:rsidRPr="00C33443">
        <w:rPr>
          <w:rFonts w:cs="B Nazanin"/>
          <w:sz w:val="28"/>
          <w:szCs w:val="28"/>
          <w:rtl/>
        </w:rPr>
        <w:t xml:space="preserve"> را تشک</w:t>
      </w:r>
      <w:r w:rsidRPr="00C33443">
        <w:rPr>
          <w:rFonts w:cs="B Nazanin" w:hint="cs"/>
          <w:sz w:val="28"/>
          <w:szCs w:val="28"/>
          <w:rtl/>
        </w:rPr>
        <w:t>ی</w:t>
      </w:r>
      <w:r w:rsidRPr="00C33443">
        <w:rPr>
          <w:rFonts w:cs="B Nazanin" w:hint="eastAsia"/>
          <w:sz w:val="28"/>
          <w:szCs w:val="28"/>
          <w:rtl/>
        </w:rPr>
        <w:t>ل</w:t>
      </w:r>
      <w:r w:rsidRPr="00C33443">
        <w:rPr>
          <w:rFonts w:cs="B Nazanin"/>
          <w:sz w:val="28"/>
          <w:szCs w:val="28"/>
          <w:rtl/>
        </w:rPr>
        <w:t xml:space="preserve"> م</w:t>
      </w:r>
      <w:r w:rsidRPr="00C33443">
        <w:rPr>
          <w:rFonts w:cs="B Nazanin" w:hint="cs"/>
          <w:sz w:val="28"/>
          <w:szCs w:val="28"/>
          <w:rtl/>
        </w:rPr>
        <w:t>ی</w:t>
      </w:r>
      <w:r w:rsidRPr="00C33443">
        <w:rPr>
          <w:rFonts w:cs="B Nazanin"/>
          <w:sz w:val="28"/>
          <w:szCs w:val="28"/>
          <w:rtl/>
        </w:rPr>
        <w:t xml:space="preserve"> دهند. در کمتر</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مق</w:t>
      </w:r>
      <w:r w:rsidRPr="00C33443">
        <w:rPr>
          <w:rFonts w:cs="B Nazanin" w:hint="cs"/>
          <w:sz w:val="28"/>
          <w:szCs w:val="28"/>
          <w:rtl/>
        </w:rPr>
        <w:t>ی</w:t>
      </w:r>
      <w:r w:rsidRPr="00C33443">
        <w:rPr>
          <w:rFonts w:cs="B Nazanin" w:hint="eastAsia"/>
          <w:sz w:val="28"/>
          <w:szCs w:val="28"/>
          <w:rtl/>
        </w:rPr>
        <w:t>اس</w:t>
      </w:r>
      <w:r w:rsidRPr="00C33443">
        <w:rPr>
          <w:rFonts w:cs="B Nazanin"/>
          <w:sz w:val="28"/>
          <w:szCs w:val="28"/>
          <w:rtl/>
        </w:rPr>
        <w:t xml:space="preserve"> زمان</w:t>
      </w:r>
      <w:r w:rsidRPr="00C33443">
        <w:rPr>
          <w:rFonts w:cs="B Nazanin" w:hint="cs"/>
          <w:sz w:val="28"/>
          <w:szCs w:val="28"/>
          <w:rtl/>
        </w:rPr>
        <w:t>ی</w:t>
      </w:r>
      <w:r w:rsidRPr="00C33443">
        <w:rPr>
          <w:rFonts w:cs="B Nazanin"/>
          <w:sz w:val="28"/>
          <w:szCs w:val="28"/>
          <w:rtl/>
        </w:rPr>
        <w:t xml:space="preserve"> (حدود ده ها ثان</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 تحول پذ</w:t>
      </w:r>
      <w:r w:rsidRPr="00C33443">
        <w:rPr>
          <w:rFonts w:cs="B Nazanin" w:hint="cs"/>
          <w:sz w:val="28"/>
          <w:szCs w:val="28"/>
          <w:rtl/>
        </w:rPr>
        <w:t>ی</w:t>
      </w:r>
      <w:r w:rsidRPr="00C33443">
        <w:rPr>
          <w:rFonts w:cs="B Nazanin" w:hint="eastAsia"/>
          <w:sz w:val="28"/>
          <w:szCs w:val="28"/>
          <w:rtl/>
        </w:rPr>
        <w:t>ر</w:t>
      </w:r>
      <w:r w:rsidRPr="00C33443">
        <w:rPr>
          <w:rFonts w:cs="B Nazanin" w:hint="cs"/>
          <w:sz w:val="28"/>
          <w:szCs w:val="28"/>
          <w:rtl/>
        </w:rPr>
        <w:t>ی</w:t>
      </w:r>
      <w:r w:rsidRPr="00C33443">
        <w:rPr>
          <w:rFonts w:cs="B Nazanin"/>
          <w:sz w:val="28"/>
          <w:szCs w:val="28"/>
          <w:rtl/>
        </w:rPr>
        <w:t xml:space="preserve"> </w:t>
      </w:r>
      <w:r w:rsidR="00524250" w:rsidRPr="00C33443">
        <w:rPr>
          <w:rFonts w:cs="B Nazanin"/>
          <w:sz w:val="28"/>
          <w:szCs w:val="28"/>
          <w:rtl/>
        </w:rPr>
        <w:t>متغ</w:t>
      </w:r>
      <w:r w:rsidR="00524250" w:rsidRPr="00C33443">
        <w:rPr>
          <w:rFonts w:cs="B Nazanin" w:hint="cs"/>
          <w:sz w:val="28"/>
          <w:szCs w:val="28"/>
          <w:rtl/>
        </w:rPr>
        <w:t>ی</w:t>
      </w:r>
      <w:r w:rsidR="00524250" w:rsidRPr="00C33443">
        <w:rPr>
          <w:rFonts w:cs="B Nazanin" w:hint="eastAsia"/>
          <w:sz w:val="28"/>
          <w:szCs w:val="28"/>
          <w:rtl/>
        </w:rPr>
        <w:t>ر</w:t>
      </w:r>
      <w:r w:rsidR="00524250" w:rsidRPr="00C33443">
        <w:rPr>
          <w:rFonts w:cs="B Nazanin"/>
          <w:sz w:val="28"/>
          <w:szCs w:val="28"/>
          <w:rtl/>
        </w:rPr>
        <w:t xml:space="preserve"> </w:t>
      </w:r>
      <w:r w:rsidRPr="00C33443">
        <w:rPr>
          <w:rFonts w:cs="B Nazanin"/>
          <w:sz w:val="28"/>
          <w:szCs w:val="28"/>
          <w:rtl/>
        </w:rPr>
        <w:t>بس</w:t>
      </w:r>
      <w:r w:rsidRPr="00C33443">
        <w:rPr>
          <w:rFonts w:cs="B Nazanin" w:hint="cs"/>
          <w:sz w:val="28"/>
          <w:szCs w:val="28"/>
          <w:rtl/>
        </w:rPr>
        <w:t>ی</w:t>
      </w:r>
      <w:r w:rsidRPr="00C33443">
        <w:rPr>
          <w:rFonts w:cs="B Nazanin" w:hint="eastAsia"/>
          <w:sz w:val="28"/>
          <w:szCs w:val="28"/>
          <w:rtl/>
        </w:rPr>
        <w:t>ار</w:t>
      </w:r>
      <w:r w:rsidRPr="00C33443">
        <w:rPr>
          <w:rFonts w:cs="B Nazanin"/>
          <w:sz w:val="28"/>
          <w:szCs w:val="28"/>
          <w:rtl/>
        </w:rPr>
        <w:t xml:space="preserve"> کند ، جمع</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عصب</w:t>
      </w:r>
      <w:r w:rsidRPr="00C33443">
        <w:rPr>
          <w:rFonts w:cs="B Nazanin" w:hint="cs"/>
          <w:sz w:val="28"/>
          <w:szCs w:val="28"/>
          <w:rtl/>
        </w:rPr>
        <w:t>ی</w:t>
      </w:r>
      <w:r w:rsidRPr="00C33443">
        <w:rPr>
          <w:rFonts w:cs="B Nazanin"/>
          <w:sz w:val="28"/>
          <w:szCs w:val="28"/>
          <w:rtl/>
        </w:rPr>
        <w:t xml:space="preserve"> را از طر</w:t>
      </w:r>
      <w:r w:rsidRPr="00C33443">
        <w:rPr>
          <w:rFonts w:cs="B Nazanin" w:hint="cs"/>
          <w:sz w:val="28"/>
          <w:szCs w:val="28"/>
          <w:rtl/>
        </w:rPr>
        <w:t>ی</w:t>
      </w:r>
      <w:r w:rsidRPr="00C33443">
        <w:rPr>
          <w:rFonts w:cs="B Nazanin" w:hint="eastAsia"/>
          <w:sz w:val="28"/>
          <w:szCs w:val="28"/>
          <w:rtl/>
        </w:rPr>
        <w:t>ق</w:t>
      </w:r>
      <w:r w:rsidRPr="00C33443">
        <w:rPr>
          <w:rFonts w:cs="B Nazanin"/>
          <w:sz w:val="28"/>
          <w:szCs w:val="28"/>
          <w:rtl/>
        </w:rPr>
        <w:t xml:space="preserve"> تشنج از جمله </w:t>
      </w:r>
      <w:r w:rsidRPr="00C33443">
        <w:rPr>
          <w:rFonts w:cs="B Nazanin"/>
          <w:sz w:val="28"/>
          <w:szCs w:val="28"/>
        </w:rPr>
        <w:t>onset</w:t>
      </w:r>
      <w:r w:rsidR="00D87589" w:rsidRPr="00C33443">
        <w:rPr>
          <w:rFonts w:cs="B Nazanin" w:hint="cs"/>
          <w:sz w:val="28"/>
          <w:szCs w:val="28"/>
          <w:rtl/>
        </w:rPr>
        <w:t xml:space="preserve"> </w:t>
      </w:r>
      <w:r w:rsidRPr="00C33443">
        <w:rPr>
          <w:rFonts w:cs="B Nazanin"/>
          <w:sz w:val="28"/>
          <w:szCs w:val="28"/>
          <w:rtl/>
        </w:rPr>
        <w:t xml:space="preserve">و </w:t>
      </w:r>
      <w:r w:rsidRPr="00C33443">
        <w:rPr>
          <w:rFonts w:cs="B Nazanin"/>
          <w:sz w:val="28"/>
          <w:szCs w:val="28"/>
        </w:rPr>
        <w:t>offset</w:t>
      </w:r>
      <w:r w:rsidRPr="00C33443">
        <w:rPr>
          <w:rFonts w:cs="B Nazanin"/>
          <w:sz w:val="28"/>
          <w:szCs w:val="28"/>
          <w:rtl/>
        </w:rPr>
        <w:t xml:space="preserve"> تشنج هدا</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م</w:t>
      </w:r>
      <w:r w:rsidRPr="00C33443">
        <w:rPr>
          <w:rFonts w:cs="B Nazanin" w:hint="cs"/>
          <w:sz w:val="28"/>
          <w:szCs w:val="28"/>
          <w:rtl/>
        </w:rPr>
        <w:t>ی</w:t>
      </w:r>
      <w:r w:rsidRPr="00C33443">
        <w:rPr>
          <w:rFonts w:cs="B Nazanin"/>
          <w:sz w:val="28"/>
          <w:szCs w:val="28"/>
          <w:rtl/>
        </w:rPr>
        <w:t xml:space="preserve"> کند. گروه اول بطور خط</w:t>
      </w:r>
      <w:r w:rsidRPr="00C33443">
        <w:rPr>
          <w:rFonts w:cs="B Nazanin" w:hint="cs"/>
          <w:sz w:val="28"/>
          <w:szCs w:val="28"/>
          <w:rtl/>
        </w:rPr>
        <w:t>ی</w:t>
      </w:r>
      <w:r w:rsidRPr="00C33443">
        <w:rPr>
          <w:rFonts w:cs="B Nazanin"/>
          <w:sz w:val="28"/>
          <w:szCs w:val="28"/>
          <w:rtl/>
        </w:rPr>
        <w:t xml:space="preserve"> توسط گروه دوم مهار م</w:t>
      </w:r>
      <w:r w:rsidRPr="00C33443">
        <w:rPr>
          <w:rFonts w:cs="B Nazanin" w:hint="cs"/>
          <w:sz w:val="28"/>
          <w:szCs w:val="28"/>
          <w:rtl/>
        </w:rPr>
        <w:t>ی</w:t>
      </w:r>
      <w:r w:rsidRPr="00C33443">
        <w:rPr>
          <w:rFonts w:cs="B Nazanin"/>
          <w:sz w:val="28"/>
          <w:szCs w:val="28"/>
          <w:rtl/>
        </w:rPr>
        <w:t xml:space="preserve"> شود تا تخل</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سر</w:t>
      </w:r>
      <w:r w:rsidRPr="00C33443">
        <w:rPr>
          <w:rFonts w:cs="B Nazanin" w:hint="cs"/>
          <w:sz w:val="28"/>
          <w:szCs w:val="28"/>
          <w:rtl/>
        </w:rPr>
        <w:t>ی</w:t>
      </w:r>
      <w:r w:rsidRPr="00C33443">
        <w:rPr>
          <w:rFonts w:cs="B Nazanin" w:hint="eastAsia"/>
          <w:sz w:val="28"/>
          <w:szCs w:val="28"/>
          <w:rtl/>
        </w:rPr>
        <w:t>ع</w:t>
      </w:r>
      <w:r w:rsidRPr="00C33443">
        <w:rPr>
          <w:rFonts w:cs="B Nazanin"/>
          <w:sz w:val="28"/>
          <w:szCs w:val="28"/>
          <w:rtl/>
        </w:rPr>
        <w:t xml:space="preserve"> فقط در قسمت موج </w:t>
      </w:r>
      <w:r w:rsidRPr="00C33443">
        <w:rPr>
          <w:rFonts w:cs="B Nazanin"/>
          <w:sz w:val="28"/>
          <w:szCs w:val="28"/>
        </w:rPr>
        <w:lastRenderedPageBreak/>
        <w:t>SWE</w:t>
      </w:r>
      <w:r w:rsidRPr="00C33443">
        <w:rPr>
          <w:rFonts w:cs="B Nazanin"/>
          <w:sz w:val="28"/>
          <w:szCs w:val="28"/>
          <w:rtl/>
        </w:rPr>
        <w:t xml:space="preserve"> اتفاق ب</w:t>
      </w:r>
      <w:r w:rsidRPr="00C33443">
        <w:rPr>
          <w:rFonts w:cs="B Nazanin" w:hint="cs"/>
          <w:sz w:val="28"/>
          <w:szCs w:val="28"/>
          <w:rtl/>
        </w:rPr>
        <w:t>ی</w:t>
      </w:r>
      <w:r w:rsidRPr="00C33443">
        <w:rPr>
          <w:rFonts w:cs="B Nazanin" w:hint="eastAsia"/>
          <w:sz w:val="28"/>
          <w:szCs w:val="28"/>
          <w:rtl/>
        </w:rPr>
        <w:t>فتد</w:t>
      </w:r>
      <w:r w:rsidRPr="00C33443">
        <w:rPr>
          <w:rFonts w:cs="B Nazanin"/>
          <w:sz w:val="28"/>
          <w:szCs w:val="28"/>
          <w:rtl/>
        </w:rPr>
        <w:t xml:space="preserve"> ، گروه دوم به منظور تول</w:t>
      </w:r>
      <w:r w:rsidRPr="00C33443">
        <w:rPr>
          <w:rFonts w:cs="B Nazanin" w:hint="cs"/>
          <w:sz w:val="28"/>
          <w:szCs w:val="28"/>
          <w:rtl/>
        </w:rPr>
        <w:t>ی</w:t>
      </w:r>
      <w:r w:rsidRPr="00C33443">
        <w:rPr>
          <w:rFonts w:cs="B Nazanin" w:hint="eastAsia"/>
          <w:sz w:val="28"/>
          <w:szCs w:val="28"/>
          <w:rtl/>
        </w:rPr>
        <w:t>د</w:t>
      </w:r>
      <w:r w:rsidRPr="00C33443">
        <w:rPr>
          <w:rFonts w:cs="B Nazanin"/>
          <w:sz w:val="28"/>
          <w:szCs w:val="28"/>
          <w:rtl/>
        </w:rPr>
        <w:t xml:space="preserve"> </w:t>
      </w:r>
      <w:r w:rsidRPr="00C33443">
        <w:rPr>
          <w:rFonts w:cs="B Nazanin"/>
          <w:sz w:val="28"/>
          <w:szCs w:val="28"/>
        </w:rPr>
        <w:t>SWE</w:t>
      </w:r>
      <w:r w:rsidRPr="00C33443">
        <w:rPr>
          <w:rFonts w:cs="B Nazanin"/>
          <w:sz w:val="28"/>
          <w:szCs w:val="28"/>
          <w:rtl/>
        </w:rPr>
        <w:t xml:space="preserve"> و </w:t>
      </w:r>
      <w:r w:rsidR="00524250">
        <w:rPr>
          <w:rFonts w:cs="B Nazanin" w:hint="cs"/>
          <w:sz w:val="28"/>
          <w:szCs w:val="28"/>
          <w:rtl/>
        </w:rPr>
        <w:t>اسپایک های بین حملات،</w:t>
      </w:r>
      <w:r w:rsidRPr="00C33443">
        <w:rPr>
          <w:rFonts w:cs="B Nazanin"/>
          <w:sz w:val="28"/>
          <w:szCs w:val="28"/>
          <w:rtl/>
        </w:rPr>
        <w:t xml:space="preserve"> توسط گروه اول از طر</w:t>
      </w:r>
      <w:r w:rsidRPr="00C33443">
        <w:rPr>
          <w:rFonts w:cs="B Nazanin" w:hint="cs"/>
          <w:sz w:val="28"/>
          <w:szCs w:val="28"/>
          <w:rtl/>
        </w:rPr>
        <w:t>ی</w:t>
      </w:r>
      <w:r w:rsidRPr="00C33443">
        <w:rPr>
          <w:rFonts w:cs="B Nazanin" w:hint="eastAsia"/>
          <w:sz w:val="28"/>
          <w:szCs w:val="28"/>
          <w:rtl/>
        </w:rPr>
        <w:t>ق</w:t>
      </w:r>
      <w:r w:rsidRPr="00C33443">
        <w:rPr>
          <w:rFonts w:cs="B Nazanin"/>
          <w:sz w:val="28"/>
          <w:szCs w:val="28"/>
          <w:rtl/>
        </w:rPr>
        <w:t xml:space="preserve"> </w:t>
      </w:r>
      <w:r w:rsidR="00524250">
        <w:rPr>
          <w:rFonts w:cs="B Nazanin" w:hint="cs"/>
          <w:sz w:val="28"/>
          <w:szCs w:val="28"/>
          <w:rtl/>
        </w:rPr>
        <w:t>فیلتر پایین گذر</w:t>
      </w:r>
      <w:r w:rsidRPr="00C33443">
        <w:rPr>
          <w:rFonts w:cs="B Nazanin"/>
          <w:sz w:val="28"/>
          <w:szCs w:val="28"/>
          <w:rtl/>
        </w:rPr>
        <w:t xml:space="preserve">، </w:t>
      </w:r>
      <w:r w:rsidR="00524250">
        <w:rPr>
          <w:rFonts w:cs="B Nazanin" w:hint="cs"/>
          <w:sz w:val="28"/>
          <w:szCs w:val="28"/>
          <w:rtl/>
        </w:rPr>
        <w:t>برانگیخته</w:t>
      </w:r>
      <w:r w:rsidRPr="00C33443">
        <w:rPr>
          <w:rFonts w:cs="B Nazanin"/>
          <w:sz w:val="28"/>
          <w:szCs w:val="28"/>
          <w:rtl/>
        </w:rPr>
        <w:t xml:space="preserve"> م</w:t>
      </w:r>
      <w:r w:rsidRPr="00C33443">
        <w:rPr>
          <w:rFonts w:cs="B Nazanin" w:hint="cs"/>
          <w:sz w:val="28"/>
          <w:szCs w:val="28"/>
          <w:rtl/>
        </w:rPr>
        <w:t>ی</w:t>
      </w:r>
      <w:r w:rsidRPr="00C33443">
        <w:rPr>
          <w:rFonts w:cs="B Nazanin"/>
          <w:sz w:val="28"/>
          <w:szCs w:val="28"/>
          <w:rtl/>
        </w:rPr>
        <w:t xml:space="preserve"> شود .</w:t>
      </w:r>
    </w:p>
    <w:p w14:paraId="6D1A2E42" w14:textId="74E054F4" w:rsidR="00E07536" w:rsidRPr="00C33443" w:rsidRDefault="00E07536">
      <w:pPr>
        <w:rPr>
          <w:rFonts w:cs="B Nazanin"/>
          <w:sz w:val="28"/>
          <w:szCs w:val="28"/>
          <w:rtl/>
        </w:rPr>
      </w:pPr>
      <w:commentRangeStart w:id="223"/>
      <w:r w:rsidRPr="00C33443">
        <w:rPr>
          <w:rFonts w:cs="B Nazanin" w:hint="cs"/>
          <w:sz w:val="28"/>
          <w:szCs w:val="28"/>
          <w:rtl/>
        </w:rPr>
        <w:t xml:space="preserve">جمعیت 1 </w:t>
      </w:r>
      <w:commentRangeEnd w:id="223"/>
      <w:r w:rsidR="006F41D4">
        <w:rPr>
          <w:rStyle w:val="CommentReference"/>
          <w:rtl/>
        </w:rPr>
        <w:commentReference w:id="223"/>
      </w:r>
      <w:r w:rsidRPr="00C33443">
        <w:rPr>
          <w:rFonts w:cs="B Nazanin" w:hint="cs"/>
          <w:sz w:val="28"/>
          <w:szCs w:val="28"/>
          <w:rtl/>
        </w:rPr>
        <w:t>(</w:t>
      </w:r>
      <w:ins w:id="224" w:author="Fariba" w:date="2021-02-02T18:38:00Z">
        <w:r w:rsidR="00C33F0B">
          <w:rPr>
            <w:rFonts w:cs="B Nazanin" w:hint="cs"/>
            <w:sz w:val="28"/>
            <w:szCs w:val="28"/>
            <w:rtl/>
          </w:rPr>
          <w:t xml:space="preserve">براساس مدل </w:t>
        </w:r>
      </w:ins>
      <w:r w:rsidRPr="00C33443">
        <w:rPr>
          <w:rFonts w:cs="B Nazanin"/>
          <w:sz w:val="28"/>
          <w:szCs w:val="28"/>
        </w:rPr>
        <w:t>Hindmarsh-Rose</w:t>
      </w:r>
      <w:r w:rsidRPr="00C33443">
        <w:rPr>
          <w:rFonts w:cs="B Nazanin" w:hint="cs"/>
          <w:sz w:val="28"/>
          <w:szCs w:val="28"/>
          <w:rtl/>
        </w:rPr>
        <w:t>)</w:t>
      </w:r>
    </w:p>
    <w:p w14:paraId="206D82BB" w14:textId="77777777" w:rsidR="00D87589" w:rsidRPr="00492701" w:rsidRDefault="000B4C8C" w:rsidP="00D87589">
      <w:pPr>
        <w:rPr>
          <w:rFonts w:cs="B Nazanin"/>
          <w:i/>
          <w:sz w:val="24"/>
          <w:szCs w:val="24"/>
          <w:rtl/>
        </w:rPr>
      </w:pPr>
      <m:oMathPara>
        <m:oMathParaPr>
          <m:jc m:val="left"/>
        </m:oMathParaPr>
        <m:oMath>
          <m:sSub>
            <m:sSubPr>
              <m:ctrlPr>
                <w:rPr>
                  <w:rFonts w:ascii="Cambria Math" w:hAnsi="Cambria Math" w:cs="B Nazanin"/>
                  <w:i/>
                  <w:sz w:val="24"/>
                  <w:szCs w:val="24"/>
                </w:rPr>
              </m:ctrlPr>
            </m:sSubPr>
            <m:e>
              <m:acc>
                <m:accPr>
                  <m:chr m:val="̇"/>
                  <m:ctrlPr>
                    <w:rPr>
                      <w:rFonts w:ascii="Cambria Math" w:hAnsi="Cambria Math" w:cs="B Nazanin"/>
                      <w:i/>
                      <w:sz w:val="24"/>
                      <w:szCs w:val="24"/>
                    </w:rPr>
                  </m:ctrlPr>
                </m:accPr>
                <m:e>
                  <m:r>
                    <w:rPr>
                      <w:rFonts w:ascii="Cambria Math" w:hAnsi="Cambria Math" w:cs="B Nazanin"/>
                      <w:sz w:val="24"/>
                      <w:szCs w:val="24"/>
                    </w:rPr>
                    <m:t>x</m:t>
                  </m:r>
                </m:e>
              </m:acc>
            </m:e>
            <m:sub>
              <m:r>
                <w:rPr>
                  <w:rFonts w:ascii="Cambria Math" w:hAnsi="Cambria Math" w:cs="B Nazanin"/>
                  <w:sz w:val="24"/>
                  <w:szCs w:val="24"/>
                </w:rPr>
                <m:t>1</m:t>
              </m:r>
            </m:sub>
          </m:sSub>
          <m:r>
            <w:rPr>
              <w:rFonts w:ascii="Cambria Math" w:hAnsi="Cambria Math" w:cs="B Nazanin"/>
              <w:sz w:val="24"/>
              <w:szCs w:val="24"/>
            </w:rPr>
            <m:t>=</m:t>
          </m:r>
          <m:sSub>
            <m:sSubPr>
              <m:ctrlPr>
                <w:rPr>
                  <w:rFonts w:ascii="Cambria Math" w:hAnsi="Cambria Math" w:cs="B Nazanin"/>
                  <w:i/>
                  <w:sz w:val="24"/>
                  <w:szCs w:val="24"/>
                </w:rPr>
              </m:ctrlPr>
            </m:sSubPr>
            <m:e>
              <m:r>
                <w:rPr>
                  <w:rFonts w:ascii="Cambria Math" w:hAnsi="Cambria Math" w:cs="B Nazanin"/>
                  <w:sz w:val="24"/>
                  <w:szCs w:val="24"/>
                </w:rPr>
                <m:t>y</m:t>
              </m:r>
            </m:e>
            <m:sub>
              <m:r>
                <w:rPr>
                  <w:rFonts w:ascii="Cambria Math" w:hAnsi="Cambria Math" w:cs="B Nazanin"/>
                  <w:sz w:val="24"/>
                  <w:szCs w:val="24"/>
                </w:rPr>
                <m:t>1</m:t>
              </m:r>
            </m:sub>
          </m:sSub>
          <m:r>
            <w:rPr>
              <w:rFonts w:ascii="Cambria Math" w:hAnsi="Cambria Math" w:cs="B Nazanin"/>
              <w:sz w:val="24"/>
              <w:szCs w:val="24"/>
            </w:rPr>
            <m:t>-a</m:t>
          </m:r>
          <m:sSubSup>
            <m:sSubSupPr>
              <m:ctrlPr>
                <w:rPr>
                  <w:rFonts w:ascii="Cambria Math" w:hAnsi="Cambria Math" w:cs="B Nazanin"/>
                  <w:i/>
                  <w:sz w:val="24"/>
                  <w:szCs w:val="24"/>
                </w:rPr>
              </m:ctrlPr>
            </m:sSubSupPr>
            <m:e>
              <m:r>
                <w:rPr>
                  <w:rFonts w:ascii="Cambria Math" w:hAnsi="Cambria Math" w:cs="B Nazanin"/>
                  <w:sz w:val="24"/>
                  <w:szCs w:val="24"/>
                </w:rPr>
                <m:t>x</m:t>
              </m:r>
            </m:e>
            <m:sub>
              <m:r>
                <w:rPr>
                  <w:rFonts w:ascii="Cambria Math" w:hAnsi="Cambria Math" w:cs="B Nazanin"/>
                  <w:sz w:val="24"/>
                  <w:szCs w:val="24"/>
                </w:rPr>
                <m:t>1</m:t>
              </m:r>
            </m:sub>
            <m:sup>
              <m:r>
                <w:rPr>
                  <w:rFonts w:ascii="Cambria Math" w:hAnsi="Cambria Math" w:cs="B Nazanin"/>
                  <w:sz w:val="24"/>
                  <w:szCs w:val="24"/>
                </w:rPr>
                <m:t>3</m:t>
              </m:r>
            </m:sup>
          </m:sSubSup>
          <m:r>
            <w:rPr>
              <w:rFonts w:ascii="Cambria Math" w:hAnsi="Cambria Math" w:cs="B Nazanin"/>
              <w:sz w:val="24"/>
              <w:szCs w:val="24"/>
            </w:rPr>
            <m:t>+b</m:t>
          </m:r>
          <m:sSubSup>
            <m:sSubSupPr>
              <m:ctrlPr>
                <w:rPr>
                  <w:rFonts w:ascii="Cambria Math" w:hAnsi="Cambria Math" w:cs="B Nazanin"/>
                  <w:i/>
                  <w:sz w:val="24"/>
                  <w:szCs w:val="24"/>
                </w:rPr>
              </m:ctrlPr>
            </m:sSubSupPr>
            <m:e>
              <m:r>
                <w:rPr>
                  <w:rFonts w:ascii="Cambria Math" w:hAnsi="Cambria Math" w:cs="B Nazanin"/>
                  <w:sz w:val="24"/>
                  <w:szCs w:val="24"/>
                </w:rPr>
                <m:t>x</m:t>
              </m:r>
            </m:e>
            <m:sub>
              <m:r>
                <w:rPr>
                  <w:rFonts w:ascii="Cambria Math" w:hAnsi="Cambria Math" w:cs="B Nazanin"/>
                  <w:sz w:val="24"/>
                  <w:szCs w:val="24"/>
                </w:rPr>
                <m:t>1</m:t>
              </m:r>
            </m:sub>
            <m:sup>
              <m:r>
                <w:rPr>
                  <w:rFonts w:ascii="Cambria Math" w:hAnsi="Cambria Math" w:cs="B Nazanin"/>
                  <w:sz w:val="24"/>
                  <w:szCs w:val="24"/>
                </w:rPr>
                <m:t>2</m:t>
              </m:r>
            </m:sup>
          </m:sSubSup>
          <m:r>
            <w:rPr>
              <w:rFonts w:ascii="Cambria Math" w:hAnsi="Cambria Math" w:cs="B Nazanin"/>
              <w:sz w:val="24"/>
              <w:szCs w:val="24"/>
            </w:rPr>
            <m:t>-z+</m:t>
          </m:r>
          <m:sSub>
            <m:sSubPr>
              <m:ctrlPr>
                <w:rPr>
                  <w:rFonts w:ascii="Cambria Math" w:hAnsi="Cambria Math" w:cs="B Nazanin"/>
                  <w:i/>
                  <w:sz w:val="24"/>
                  <w:szCs w:val="24"/>
                </w:rPr>
              </m:ctrlPr>
            </m:sSubPr>
            <m:e>
              <m:r>
                <w:rPr>
                  <w:rFonts w:ascii="Cambria Math" w:hAnsi="Cambria Math" w:cs="B Nazanin"/>
                  <w:sz w:val="24"/>
                  <w:szCs w:val="24"/>
                </w:rPr>
                <m:t>I</m:t>
              </m:r>
            </m:e>
            <m:sub>
              <m:r>
                <w:rPr>
                  <w:rFonts w:ascii="Cambria Math" w:hAnsi="Cambria Math" w:cs="B Nazanin"/>
                  <w:sz w:val="24"/>
                  <w:szCs w:val="24"/>
                </w:rPr>
                <m:t>1</m:t>
              </m:r>
            </m:sub>
          </m:sSub>
          <m:r>
            <w:rPr>
              <w:rFonts w:ascii="Cambria Math" w:hAnsi="Cambria Math" w:cs="B Nazanin"/>
              <w:sz w:val="24"/>
              <w:szCs w:val="24"/>
            </w:rPr>
            <m:t>+</m:t>
          </m:r>
          <m:sSub>
            <m:sSubPr>
              <m:ctrlPr>
                <w:rPr>
                  <w:rFonts w:ascii="Cambria Math" w:hAnsi="Cambria Math" w:cs="B Nazanin"/>
                  <w:i/>
                  <w:sz w:val="24"/>
                  <w:szCs w:val="24"/>
                </w:rPr>
              </m:ctrlPr>
            </m:sSubPr>
            <m:e>
              <m:r>
                <w:rPr>
                  <w:rFonts w:ascii="Cambria Math" w:hAnsi="Cambria Math" w:cs="B Nazanin"/>
                  <w:sz w:val="24"/>
                  <w:szCs w:val="24"/>
                </w:rPr>
                <m:t>C</m:t>
              </m:r>
            </m:e>
            <m:sub>
              <m:r>
                <w:rPr>
                  <w:rFonts w:ascii="Cambria Math" w:hAnsi="Cambria Math" w:cs="B Nazanin"/>
                  <w:sz w:val="24"/>
                  <w:szCs w:val="24"/>
                </w:rPr>
                <m:t>E</m:t>
              </m:r>
            </m:sub>
          </m:sSub>
          <m:d>
            <m:dPr>
              <m:ctrlPr>
                <w:rPr>
                  <w:rFonts w:ascii="Cambria Math" w:hAnsi="Cambria Math" w:cs="B Nazanin"/>
                  <w:i/>
                  <w:sz w:val="24"/>
                  <w:szCs w:val="24"/>
                </w:rPr>
              </m:ctrlPr>
            </m:dPr>
            <m:e>
              <m:sSub>
                <m:sSubPr>
                  <m:ctrlPr>
                    <w:rPr>
                      <w:rFonts w:ascii="Cambria Math" w:hAnsi="Cambria Math" w:cs="B Nazanin"/>
                      <w:i/>
                      <w:sz w:val="24"/>
                      <w:szCs w:val="24"/>
                    </w:rPr>
                  </m:ctrlPr>
                </m:sSubPr>
                <m:e>
                  <m:acc>
                    <m:accPr>
                      <m:chr m:val="̅"/>
                      <m:ctrlPr>
                        <w:rPr>
                          <w:rFonts w:ascii="Cambria Math" w:hAnsi="Cambria Math" w:cs="B Nazanin"/>
                          <w:i/>
                          <w:sz w:val="24"/>
                          <w:szCs w:val="24"/>
                        </w:rPr>
                      </m:ctrlPr>
                    </m:accPr>
                    <m:e>
                      <m:r>
                        <w:rPr>
                          <w:rFonts w:ascii="Cambria Math" w:hAnsi="Cambria Math" w:cs="B Nazanin"/>
                          <w:sz w:val="24"/>
                          <w:szCs w:val="24"/>
                        </w:rPr>
                        <m:t>x</m:t>
                      </m:r>
                    </m:e>
                  </m:acc>
                </m:e>
                <m:sub>
                  <m:r>
                    <w:rPr>
                      <w:rFonts w:ascii="Cambria Math" w:hAnsi="Cambria Math" w:cs="B Nazanin"/>
                      <w:sz w:val="24"/>
                      <w:szCs w:val="24"/>
                    </w:rPr>
                    <m:t>1</m:t>
                  </m:r>
                </m:sub>
              </m:sSub>
              <m:r>
                <w:rPr>
                  <w:rFonts w:ascii="Cambria Math" w:hAnsi="Cambria Math" w:cs="B Nazanin"/>
                  <w:sz w:val="24"/>
                  <w:szCs w:val="24"/>
                </w:rPr>
                <m:t>-</m:t>
              </m:r>
              <m:sSub>
                <m:sSubPr>
                  <m:ctrlPr>
                    <w:rPr>
                      <w:rFonts w:ascii="Cambria Math" w:hAnsi="Cambria Math" w:cs="B Nazanin"/>
                      <w:i/>
                      <w:sz w:val="24"/>
                      <w:szCs w:val="24"/>
                    </w:rPr>
                  </m:ctrlPr>
                </m:sSubPr>
                <m:e>
                  <m:r>
                    <w:rPr>
                      <w:rFonts w:ascii="Cambria Math" w:hAnsi="Cambria Math" w:cs="B Nazanin"/>
                      <w:sz w:val="24"/>
                      <w:szCs w:val="24"/>
                    </w:rPr>
                    <m:t>x</m:t>
                  </m:r>
                </m:e>
                <m:sub>
                  <m:r>
                    <w:rPr>
                      <w:rFonts w:ascii="Cambria Math" w:hAnsi="Cambria Math" w:cs="B Nazanin"/>
                      <w:sz w:val="24"/>
                      <w:szCs w:val="24"/>
                    </w:rPr>
                    <m:t>1</m:t>
                  </m:r>
                </m:sub>
              </m:sSub>
            </m:e>
          </m:d>
          <m:r>
            <w:rPr>
              <w:rFonts w:ascii="Cambria Math" w:hAnsi="Cambria Math" w:cs="B Nazanin"/>
              <w:sz w:val="24"/>
              <w:szCs w:val="24"/>
            </w:rPr>
            <m:t>+</m:t>
          </m:r>
          <m:sSub>
            <m:sSubPr>
              <m:ctrlPr>
                <w:rPr>
                  <w:rFonts w:ascii="Cambria Math" w:hAnsi="Cambria Math" w:cs="B Nazanin"/>
                  <w:i/>
                  <w:sz w:val="24"/>
                  <w:szCs w:val="24"/>
                </w:rPr>
              </m:ctrlPr>
            </m:sSubPr>
            <m:e>
              <m:r>
                <w:rPr>
                  <w:rFonts w:ascii="Cambria Math" w:hAnsi="Cambria Math" w:cs="B Nazanin"/>
                  <w:sz w:val="24"/>
                  <w:szCs w:val="24"/>
                </w:rPr>
                <m:t>σ</m:t>
              </m:r>
            </m:e>
            <m:sub>
              <m:r>
                <w:rPr>
                  <w:rFonts w:ascii="Cambria Math" w:hAnsi="Cambria Math" w:cs="B Nazanin"/>
                  <w:sz w:val="24"/>
                  <w:szCs w:val="24"/>
                </w:rPr>
                <m:t>1</m:t>
              </m:r>
            </m:sub>
          </m:sSub>
          <m:sSub>
            <m:sSubPr>
              <m:ctrlPr>
                <w:rPr>
                  <w:rFonts w:ascii="Cambria Math" w:hAnsi="Cambria Math" w:cs="B Nazanin"/>
                  <w:i/>
                  <w:sz w:val="24"/>
                  <w:szCs w:val="24"/>
                </w:rPr>
              </m:ctrlPr>
            </m:sSubPr>
            <m:e>
              <m:r>
                <w:rPr>
                  <w:rFonts w:ascii="Cambria Math" w:hAnsi="Cambria Math" w:cs="B Nazanin"/>
                  <w:sz w:val="24"/>
                  <w:szCs w:val="24"/>
                </w:rPr>
                <m:t>I</m:t>
              </m:r>
            </m:e>
            <m:sub>
              <m:r>
                <w:rPr>
                  <w:rFonts w:ascii="Cambria Math" w:hAnsi="Cambria Math" w:cs="B Nazanin"/>
                  <w:sz w:val="24"/>
                  <w:szCs w:val="24"/>
                </w:rPr>
                <m:t>syn</m:t>
              </m:r>
            </m:sub>
          </m:sSub>
          <m:d>
            <m:dPr>
              <m:ctrlPr>
                <w:rPr>
                  <w:rFonts w:ascii="Cambria Math" w:hAnsi="Cambria Math" w:cs="B Nazanin"/>
                  <w:i/>
                  <w:sz w:val="24"/>
                  <w:szCs w:val="24"/>
                </w:rPr>
              </m:ctrlPr>
            </m:dPr>
            <m:e>
              <m:sSub>
                <m:sSubPr>
                  <m:ctrlPr>
                    <w:rPr>
                      <w:rFonts w:ascii="Cambria Math" w:hAnsi="Cambria Math" w:cs="B Nazanin"/>
                      <w:i/>
                      <w:sz w:val="24"/>
                      <w:szCs w:val="24"/>
                    </w:rPr>
                  </m:ctrlPr>
                </m:sSubPr>
                <m:e>
                  <m:acc>
                    <m:accPr>
                      <m:chr m:val="̅"/>
                      <m:ctrlPr>
                        <w:rPr>
                          <w:rFonts w:ascii="Cambria Math" w:hAnsi="Cambria Math" w:cs="B Nazanin"/>
                          <w:i/>
                          <w:sz w:val="24"/>
                          <w:szCs w:val="24"/>
                        </w:rPr>
                      </m:ctrlPr>
                    </m:accPr>
                    <m:e>
                      <m:r>
                        <w:rPr>
                          <w:rFonts w:ascii="Cambria Math" w:hAnsi="Cambria Math" w:cs="B Nazanin"/>
                          <w:sz w:val="24"/>
                          <w:szCs w:val="24"/>
                        </w:rPr>
                        <m:t>x</m:t>
                      </m:r>
                    </m:e>
                  </m:acc>
                </m:e>
                <m:sub>
                  <m:r>
                    <w:rPr>
                      <w:rFonts w:ascii="Cambria Math" w:hAnsi="Cambria Math" w:cs="B Nazanin"/>
                      <w:sz w:val="24"/>
                      <w:szCs w:val="24"/>
                    </w:rPr>
                    <m:t>1</m:t>
                  </m:r>
                </m:sub>
              </m:sSub>
              <m:r>
                <w:rPr>
                  <w:rFonts w:ascii="Cambria Math" w:hAnsi="Cambria Math" w:cs="B Nazanin"/>
                  <w:sz w:val="24"/>
                  <w:szCs w:val="24"/>
                </w:rPr>
                <m:t>,</m:t>
              </m:r>
              <m:sSub>
                <m:sSubPr>
                  <m:ctrlPr>
                    <w:rPr>
                      <w:rFonts w:ascii="Cambria Math" w:hAnsi="Cambria Math" w:cs="B Nazanin"/>
                      <w:i/>
                      <w:sz w:val="24"/>
                      <w:szCs w:val="24"/>
                    </w:rPr>
                  </m:ctrlPr>
                </m:sSubPr>
                <m:e>
                  <m:r>
                    <w:rPr>
                      <w:rFonts w:ascii="Cambria Math" w:hAnsi="Cambria Math" w:cs="B Nazanin"/>
                      <w:sz w:val="24"/>
                      <w:szCs w:val="24"/>
                    </w:rPr>
                    <m:t>x</m:t>
                  </m:r>
                </m:e>
                <m:sub>
                  <m:r>
                    <w:rPr>
                      <w:rFonts w:ascii="Cambria Math" w:hAnsi="Cambria Math" w:cs="B Nazanin"/>
                      <w:sz w:val="24"/>
                      <w:szCs w:val="24"/>
                    </w:rPr>
                    <m:t>1</m:t>
                  </m:r>
                </m:sub>
              </m:sSub>
            </m:e>
          </m:d>
          <m:r>
            <w:rPr>
              <w:rFonts w:ascii="Cambria Math" w:hAnsi="Cambria Math" w:cs="B Nazanin"/>
              <w:sz w:val="24"/>
              <w:szCs w:val="24"/>
            </w:rPr>
            <m:t>+</m:t>
          </m:r>
          <m:sSub>
            <m:sSubPr>
              <m:ctrlPr>
                <w:rPr>
                  <w:rFonts w:ascii="Cambria Math" w:hAnsi="Cambria Math" w:cs="B Nazanin"/>
                  <w:i/>
                  <w:sz w:val="24"/>
                  <w:szCs w:val="24"/>
                </w:rPr>
              </m:ctrlPr>
            </m:sSubPr>
            <m:e>
              <m:r>
                <w:rPr>
                  <w:rFonts w:ascii="Cambria Math" w:hAnsi="Cambria Math" w:cs="B Nazanin"/>
                  <w:sz w:val="24"/>
                  <w:szCs w:val="24"/>
                </w:rPr>
                <m:t>σ</m:t>
              </m:r>
            </m:e>
            <m:sub>
              <m:r>
                <w:rPr>
                  <w:rFonts w:ascii="Cambria Math" w:hAnsi="Cambria Math" w:cs="B Nazanin"/>
                  <w:sz w:val="24"/>
                  <w:szCs w:val="24"/>
                </w:rPr>
                <m:t>1</m:t>
              </m:r>
            </m:sub>
          </m:sSub>
          <m:sSub>
            <m:sSubPr>
              <m:ctrlPr>
                <w:rPr>
                  <w:rFonts w:ascii="Cambria Math" w:hAnsi="Cambria Math" w:cs="B Nazanin"/>
                  <w:i/>
                  <w:sz w:val="24"/>
                  <w:szCs w:val="24"/>
                </w:rPr>
              </m:ctrlPr>
            </m:sSubPr>
            <m:e>
              <m:r>
                <w:rPr>
                  <w:rFonts w:ascii="Cambria Math" w:hAnsi="Cambria Math" w:cs="B Nazanin"/>
                  <w:sz w:val="24"/>
                  <w:szCs w:val="24"/>
                </w:rPr>
                <m:t>I</m:t>
              </m:r>
            </m:e>
            <m:sub>
              <m:r>
                <w:rPr>
                  <w:rFonts w:ascii="Cambria Math" w:hAnsi="Cambria Math" w:cs="B Nazanin"/>
                  <w:sz w:val="24"/>
                  <w:szCs w:val="24"/>
                </w:rPr>
                <m:t>syn</m:t>
              </m:r>
            </m:sub>
          </m:sSub>
          <m:d>
            <m:dPr>
              <m:ctrlPr>
                <w:rPr>
                  <w:rFonts w:ascii="Cambria Math" w:hAnsi="Cambria Math" w:cs="B Nazanin"/>
                  <w:i/>
                  <w:sz w:val="24"/>
                  <w:szCs w:val="24"/>
                </w:rPr>
              </m:ctrlPr>
            </m:dPr>
            <m:e>
              <m:sSub>
                <m:sSubPr>
                  <m:ctrlPr>
                    <w:rPr>
                      <w:rFonts w:ascii="Cambria Math" w:hAnsi="Cambria Math" w:cs="B Nazanin"/>
                      <w:i/>
                      <w:sz w:val="24"/>
                      <w:szCs w:val="24"/>
                    </w:rPr>
                  </m:ctrlPr>
                </m:sSubPr>
                <m:e>
                  <m:acc>
                    <m:accPr>
                      <m:chr m:val="̅"/>
                      <m:ctrlPr>
                        <w:rPr>
                          <w:rFonts w:ascii="Cambria Math" w:hAnsi="Cambria Math" w:cs="B Nazanin"/>
                          <w:i/>
                          <w:sz w:val="24"/>
                          <w:szCs w:val="24"/>
                        </w:rPr>
                      </m:ctrlPr>
                    </m:accPr>
                    <m:e>
                      <m:r>
                        <w:rPr>
                          <w:rFonts w:ascii="Cambria Math" w:hAnsi="Cambria Math" w:cs="B Nazanin"/>
                          <w:sz w:val="24"/>
                          <w:szCs w:val="24"/>
                        </w:rPr>
                        <m:t>x</m:t>
                      </m:r>
                    </m:e>
                  </m:acc>
                </m:e>
                <m:sub>
                  <m:r>
                    <w:rPr>
                      <w:rFonts w:ascii="Cambria Math" w:hAnsi="Cambria Math" w:cs="B Nazanin"/>
                      <w:sz w:val="24"/>
                      <w:szCs w:val="24"/>
                    </w:rPr>
                    <m:t>2</m:t>
                  </m:r>
                </m:sub>
              </m:sSub>
              <m:r>
                <w:rPr>
                  <w:rFonts w:ascii="Cambria Math" w:hAnsi="Cambria Math" w:cs="B Nazanin"/>
                  <w:sz w:val="24"/>
                  <w:szCs w:val="24"/>
                </w:rPr>
                <m:t>,</m:t>
              </m:r>
              <m:sSub>
                <m:sSubPr>
                  <m:ctrlPr>
                    <w:rPr>
                      <w:rFonts w:ascii="Cambria Math" w:hAnsi="Cambria Math" w:cs="B Nazanin"/>
                      <w:i/>
                      <w:sz w:val="24"/>
                      <w:szCs w:val="24"/>
                    </w:rPr>
                  </m:ctrlPr>
                </m:sSubPr>
                <m:e>
                  <m:r>
                    <w:rPr>
                      <w:rFonts w:ascii="Cambria Math" w:hAnsi="Cambria Math" w:cs="B Nazanin"/>
                      <w:sz w:val="24"/>
                      <w:szCs w:val="24"/>
                    </w:rPr>
                    <m:t>x</m:t>
                  </m:r>
                </m:e>
                <m:sub>
                  <m:r>
                    <w:rPr>
                      <w:rFonts w:ascii="Cambria Math" w:hAnsi="Cambria Math" w:cs="B Nazanin"/>
                      <w:sz w:val="24"/>
                      <w:szCs w:val="24"/>
                    </w:rPr>
                    <m:t>1</m:t>
                  </m:r>
                </m:sub>
              </m:sSub>
            </m:e>
          </m:d>
          <m:r>
            <w:rPr>
              <w:rFonts w:ascii="Cambria Math" w:hAnsi="Cambria Math" w:cs="B Nazanin"/>
              <w:sz w:val="24"/>
              <w:szCs w:val="24"/>
            </w:rPr>
            <m:t>+W(t)</m:t>
          </m:r>
        </m:oMath>
      </m:oMathPara>
    </w:p>
    <w:p w14:paraId="243CF103" w14:textId="77777777" w:rsidR="00885CFE" w:rsidRPr="00492701" w:rsidRDefault="000B4C8C" w:rsidP="00E07536">
      <w:pPr>
        <w:rPr>
          <w:rFonts w:cs="B Nazanin"/>
          <w:i/>
          <w:sz w:val="24"/>
          <w:szCs w:val="24"/>
          <w:rtl/>
        </w:rPr>
      </w:pPr>
      <m:oMathPara>
        <m:oMathParaPr>
          <m:jc m:val="left"/>
        </m:oMathParaPr>
        <m:oMath>
          <m:sSub>
            <m:sSubPr>
              <m:ctrlPr>
                <w:rPr>
                  <w:rFonts w:ascii="Cambria Math" w:hAnsi="Cambria Math" w:cs="B Nazanin"/>
                  <w:i/>
                  <w:sz w:val="24"/>
                  <w:szCs w:val="24"/>
                </w:rPr>
              </m:ctrlPr>
            </m:sSubPr>
            <m:e>
              <m:acc>
                <m:accPr>
                  <m:chr m:val="̇"/>
                  <m:ctrlPr>
                    <w:rPr>
                      <w:rFonts w:ascii="Cambria Math" w:hAnsi="Cambria Math" w:cs="B Nazanin"/>
                      <w:i/>
                      <w:sz w:val="24"/>
                      <w:szCs w:val="24"/>
                    </w:rPr>
                  </m:ctrlPr>
                </m:accPr>
                <m:e>
                  <m:r>
                    <w:rPr>
                      <w:rFonts w:ascii="Cambria Math" w:hAnsi="Cambria Math" w:cs="B Nazanin"/>
                      <w:sz w:val="24"/>
                      <w:szCs w:val="24"/>
                    </w:rPr>
                    <m:t>y</m:t>
                  </m:r>
                </m:e>
              </m:acc>
            </m:e>
            <m:sub>
              <m:r>
                <w:rPr>
                  <w:rFonts w:ascii="Cambria Math" w:hAnsi="Cambria Math" w:cs="B Nazanin"/>
                  <w:sz w:val="24"/>
                  <w:szCs w:val="24"/>
                </w:rPr>
                <m:t>1</m:t>
              </m:r>
            </m:sub>
          </m:sSub>
          <m:r>
            <w:rPr>
              <w:rFonts w:ascii="Cambria Math" w:hAnsi="Cambria Math" w:cs="B Nazanin"/>
              <w:sz w:val="24"/>
              <w:szCs w:val="24"/>
            </w:rPr>
            <m:t>=c-d</m:t>
          </m:r>
          <m:sSubSup>
            <m:sSubSupPr>
              <m:ctrlPr>
                <w:rPr>
                  <w:rFonts w:ascii="Cambria Math" w:hAnsi="Cambria Math" w:cs="B Nazanin"/>
                  <w:i/>
                  <w:sz w:val="24"/>
                  <w:szCs w:val="24"/>
                </w:rPr>
              </m:ctrlPr>
            </m:sSubSupPr>
            <m:e>
              <m:r>
                <w:rPr>
                  <w:rFonts w:ascii="Cambria Math" w:hAnsi="Cambria Math" w:cs="B Nazanin"/>
                  <w:sz w:val="24"/>
                  <w:szCs w:val="24"/>
                </w:rPr>
                <m:t>x</m:t>
              </m:r>
            </m:e>
            <m:sub>
              <m:r>
                <w:rPr>
                  <w:rFonts w:ascii="Cambria Math" w:hAnsi="Cambria Math" w:cs="B Nazanin"/>
                  <w:sz w:val="24"/>
                  <w:szCs w:val="24"/>
                </w:rPr>
                <m:t>1</m:t>
              </m:r>
            </m:sub>
            <m:sup>
              <m:r>
                <w:rPr>
                  <w:rFonts w:ascii="Cambria Math" w:hAnsi="Cambria Math" w:cs="B Nazanin"/>
                  <w:sz w:val="24"/>
                  <w:szCs w:val="24"/>
                </w:rPr>
                <m:t>2</m:t>
              </m:r>
            </m:sup>
          </m:sSubSup>
          <m:r>
            <w:rPr>
              <w:rFonts w:ascii="Cambria Math" w:hAnsi="Cambria Math" w:cs="B Nazanin"/>
              <w:sz w:val="24"/>
              <w:szCs w:val="24"/>
            </w:rPr>
            <m:t>-</m:t>
          </m:r>
          <m:sSub>
            <m:sSubPr>
              <m:ctrlPr>
                <w:rPr>
                  <w:rFonts w:ascii="Cambria Math" w:hAnsi="Cambria Math" w:cs="B Nazanin"/>
                  <w:i/>
                  <w:sz w:val="24"/>
                  <w:szCs w:val="24"/>
                </w:rPr>
              </m:ctrlPr>
            </m:sSubPr>
            <m:e>
              <m:r>
                <w:rPr>
                  <w:rFonts w:ascii="Cambria Math" w:hAnsi="Cambria Math" w:cs="B Nazanin"/>
                  <w:sz w:val="24"/>
                  <w:szCs w:val="24"/>
                </w:rPr>
                <m:t>y</m:t>
              </m:r>
            </m:e>
            <m:sub>
              <m:r>
                <w:rPr>
                  <w:rFonts w:ascii="Cambria Math" w:hAnsi="Cambria Math" w:cs="B Nazanin"/>
                  <w:sz w:val="24"/>
                  <w:szCs w:val="24"/>
                </w:rPr>
                <m:t>1</m:t>
              </m:r>
            </m:sub>
          </m:sSub>
        </m:oMath>
      </m:oMathPara>
    </w:p>
    <w:p w14:paraId="50F6D8F4" w14:textId="77777777" w:rsidR="005B53B0" w:rsidRPr="005B53B0" w:rsidRDefault="000B4C8C" w:rsidP="00E07536">
      <w:pPr>
        <w:rPr>
          <w:rFonts w:cs="B Nazanin"/>
          <w:i/>
          <w:sz w:val="24"/>
          <w:szCs w:val="24"/>
          <w:rtl/>
        </w:rPr>
      </w:pPr>
      <m:oMathPara>
        <m:oMathParaPr>
          <m:jc m:val="left"/>
        </m:oMathParaPr>
        <m:oMath>
          <m:acc>
            <m:accPr>
              <m:chr m:val="̇"/>
              <m:ctrlPr>
                <w:rPr>
                  <w:rFonts w:ascii="Cambria Math" w:hAnsi="Cambria Math" w:cs="B Nazanin"/>
                  <w:sz w:val="24"/>
                  <w:szCs w:val="24"/>
                </w:rPr>
              </m:ctrlPr>
            </m:accPr>
            <m:e>
              <m:r>
                <w:rPr>
                  <w:rFonts w:ascii="Cambria Math" w:hAnsi="Cambria Math" w:cs="B Nazanin"/>
                  <w:sz w:val="24"/>
                  <w:szCs w:val="24"/>
                </w:rPr>
                <m:t>z</m:t>
              </m:r>
            </m:e>
          </m:acc>
          <m:r>
            <w:rPr>
              <w:rFonts w:ascii="Cambria Math" w:hAnsi="Cambria Math" w:cs="B Nazanin"/>
              <w:sz w:val="24"/>
              <w:szCs w:val="24"/>
            </w:rPr>
            <m:t>=r(</m:t>
          </m:r>
          <m:sSub>
            <m:sSubPr>
              <m:ctrlPr>
                <w:rPr>
                  <w:rFonts w:ascii="Cambria Math" w:hAnsi="Cambria Math" w:cs="B Nazanin"/>
                  <w:i/>
                  <w:sz w:val="24"/>
                  <w:szCs w:val="24"/>
                </w:rPr>
              </m:ctrlPr>
            </m:sSubPr>
            <m:e>
              <m:r>
                <w:rPr>
                  <w:rFonts w:ascii="Cambria Math" w:hAnsi="Cambria Math" w:cs="B Nazanin"/>
                  <w:sz w:val="24"/>
                  <w:szCs w:val="24"/>
                </w:rPr>
                <m:t>s</m:t>
              </m:r>
            </m:e>
            <m:sub>
              <m:r>
                <w:rPr>
                  <w:rFonts w:ascii="Cambria Math" w:hAnsi="Cambria Math" w:cs="B Nazanin"/>
                  <w:sz w:val="24"/>
                  <w:szCs w:val="24"/>
                </w:rPr>
                <m:t>1</m:t>
              </m:r>
            </m:sub>
          </m:sSub>
          <m:d>
            <m:dPr>
              <m:ctrlPr>
                <w:rPr>
                  <w:rFonts w:ascii="Cambria Math" w:hAnsi="Cambria Math" w:cs="B Nazanin"/>
                  <w:i/>
                  <w:sz w:val="24"/>
                  <w:szCs w:val="24"/>
                </w:rPr>
              </m:ctrlPr>
            </m:dPr>
            <m:e>
              <m:sSub>
                <m:sSubPr>
                  <m:ctrlPr>
                    <w:rPr>
                      <w:rFonts w:ascii="Cambria Math" w:hAnsi="Cambria Math" w:cs="B Nazanin"/>
                      <w:i/>
                      <w:sz w:val="24"/>
                      <w:szCs w:val="24"/>
                    </w:rPr>
                  </m:ctrlPr>
                </m:sSubPr>
                <m:e>
                  <m:r>
                    <w:rPr>
                      <w:rFonts w:ascii="Cambria Math" w:hAnsi="Cambria Math" w:cs="B Nazanin"/>
                      <w:sz w:val="24"/>
                      <w:szCs w:val="24"/>
                    </w:rPr>
                    <m:t>x</m:t>
                  </m:r>
                </m:e>
                <m:sub>
                  <m:r>
                    <w:rPr>
                      <w:rFonts w:ascii="Cambria Math" w:hAnsi="Cambria Math" w:cs="B Nazanin"/>
                      <w:sz w:val="24"/>
                      <w:szCs w:val="24"/>
                    </w:rPr>
                    <m:t>1</m:t>
                  </m:r>
                </m:sub>
              </m:sSub>
              <m:r>
                <w:rPr>
                  <w:rFonts w:ascii="Cambria Math" w:hAnsi="Cambria Math" w:cs="B Nazanin"/>
                  <w:sz w:val="24"/>
                  <w:szCs w:val="24"/>
                </w:rPr>
                <m:t>+</m:t>
              </m:r>
              <m:sSub>
                <m:sSubPr>
                  <m:ctrlPr>
                    <w:rPr>
                      <w:rFonts w:ascii="Cambria Math" w:hAnsi="Cambria Math" w:cs="B Nazanin"/>
                      <w:i/>
                      <w:sz w:val="24"/>
                      <w:szCs w:val="24"/>
                    </w:rPr>
                  </m:ctrlPr>
                </m:sSubPr>
                <m:e>
                  <m:acc>
                    <m:accPr>
                      <m:chr m:val="̅"/>
                      <m:ctrlPr>
                        <w:rPr>
                          <w:rFonts w:ascii="Cambria Math" w:hAnsi="Cambria Math" w:cs="B Nazanin"/>
                          <w:i/>
                          <w:sz w:val="24"/>
                          <w:szCs w:val="24"/>
                        </w:rPr>
                      </m:ctrlPr>
                    </m:accPr>
                    <m:e>
                      <m:r>
                        <w:rPr>
                          <w:rFonts w:ascii="Cambria Math" w:hAnsi="Cambria Math" w:cs="B Nazanin"/>
                          <w:sz w:val="24"/>
                          <w:szCs w:val="24"/>
                        </w:rPr>
                        <m:t>x</m:t>
                      </m:r>
                    </m:e>
                  </m:acc>
                </m:e>
                <m:sub>
                  <m:r>
                    <w:rPr>
                      <w:rFonts w:ascii="Cambria Math" w:hAnsi="Cambria Math" w:cs="B Nazanin"/>
                      <w:sz w:val="24"/>
                      <w:szCs w:val="24"/>
                    </w:rPr>
                    <m:t>2</m:t>
                  </m:r>
                </m:sub>
              </m:sSub>
              <m:r>
                <w:rPr>
                  <w:rFonts w:ascii="Cambria Math" w:hAnsi="Cambria Math" w:cs="B Nazanin"/>
                  <w:sz w:val="24"/>
                  <w:szCs w:val="24"/>
                </w:rPr>
                <m:t>-</m:t>
              </m:r>
              <m:sSub>
                <m:sSubPr>
                  <m:ctrlPr>
                    <w:rPr>
                      <w:rFonts w:ascii="Cambria Math" w:hAnsi="Cambria Math" w:cs="B Nazanin"/>
                      <w:i/>
                      <w:sz w:val="24"/>
                      <w:szCs w:val="24"/>
                    </w:rPr>
                  </m:ctrlPr>
                </m:sSubPr>
                <m:e>
                  <m:r>
                    <w:rPr>
                      <w:rFonts w:ascii="Cambria Math" w:hAnsi="Cambria Math" w:cs="B Nazanin"/>
                      <w:sz w:val="24"/>
                      <w:szCs w:val="24"/>
                    </w:rPr>
                    <m:t>x</m:t>
                  </m:r>
                </m:e>
                <m:sub>
                  <m:r>
                    <w:rPr>
                      <w:rFonts w:ascii="Cambria Math" w:hAnsi="Cambria Math" w:cs="B Nazanin"/>
                      <w:sz w:val="24"/>
                      <w:szCs w:val="24"/>
                    </w:rPr>
                    <m:t>0</m:t>
                  </m:r>
                </m:sub>
              </m:sSub>
            </m:e>
          </m:d>
          <m:r>
            <w:rPr>
              <w:rFonts w:ascii="Cambria Math" w:hAnsi="Cambria Math" w:cs="B Nazanin"/>
              <w:sz w:val="24"/>
              <w:szCs w:val="24"/>
            </w:rPr>
            <m:t>-</m:t>
          </m:r>
          <m:acc>
            <m:accPr>
              <m:chr m:val="̅"/>
              <m:ctrlPr>
                <w:rPr>
                  <w:rFonts w:ascii="Cambria Math" w:hAnsi="Cambria Math" w:cs="B Nazanin"/>
                  <w:i/>
                  <w:sz w:val="24"/>
                  <w:szCs w:val="24"/>
                </w:rPr>
              </m:ctrlPr>
            </m:accPr>
            <m:e>
              <m:r>
                <w:rPr>
                  <w:rFonts w:ascii="Cambria Math" w:hAnsi="Cambria Math" w:cs="B Nazanin"/>
                  <w:sz w:val="24"/>
                  <w:szCs w:val="24"/>
                </w:rPr>
                <m:t>z</m:t>
              </m:r>
            </m:e>
          </m:acc>
          <m:r>
            <w:rPr>
              <w:rFonts w:ascii="Cambria Math" w:hAnsi="Cambria Math" w:cs="B Nazanin"/>
              <w:sz w:val="24"/>
              <w:szCs w:val="24"/>
            </w:rPr>
            <m:t>)</m:t>
          </m:r>
        </m:oMath>
      </m:oMathPara>
    </w:p>
    <w:p w14:paraId="28EDF2D1" w14:textId="2729D52C" w:rsidR="00E07536" w:rsidRPr="00C33443" w:rsidRDefault="00E07536" w:rsidP="00E07536">
      <w:pPr>
        <w:rPr>
          <w:rFonts w:cs="B Nazanin"/>
          <w:sz w:val="28"/>
          <w:szCs w:val="28"/>
          <w:rtl/>
        </w:rPr>
      </w:pPr>
      <w:r w:rsidRPr="00C33443">
        <w:rPr>
          <w:rFonts w:cs="B Nazanin" w:hint="cs"/>
          <w:sz w:val="28"/>
          <w:szCs w:val="28"/>
          <w:rtl/>
        </w:rPr>
        <w:t>جمعیت 2: (</w:t>
      </w:r>
      <w:ins w:id="225" w:author="Fariba" w:date="2021-02-02T18:38:00Z">
        <w:r w:rsidR="00C33F0B">
          <w:rPr>
            <w:rFonts w:cs="B Nazanin" w:hint="cs"/>
            <w:sz w:val="28"/>
            <w:szCs w:val="28"/>
            <w:rtl/>
          </w:rPr>
          <w:t xml:space="preserve">براساس مدل </w:t>
        </w:r>
      </w:ins>
      <w:r w:rsidRPr="00C33443">
        <w:rPr>
          <w:rFonts w:cs="B Nazanin"/>
          <w:sz w:val="28"/>
          <w:szCs w:val="28"/>
        </w:rPr>
        <w:t>Morris-Lecar</w:t>
      </w:r>
      <w:r w:rsidRPr="00C33443">
        <w:rPr>
          <w:rFonts w:cs="B Nazanin" w:hint="cs"/>
          <w:sz w:val="28"/>
          <w:szCs w:val="28"/>
          <w:rtl/>
        </w:rPr>
        <w:t>)</w:t>
      </w:r>
    </w:p>
    <w:p w14:paraId="4B88FE29" w14:textId="77777777" w:rsidR="00E07536" w:rsidRPr="00492701" w:rsidRDefault="000B4C8C" w:rsidP="00492701">
      <w:pPr>
        <w:rPr>
          <w:rFonts w:cs="B Nazanin"/>
          <w:i/>
          <w:sz w:val="24"/>
          <w:szCs w:val="24"/>
          <w:rtl/>
        </w:rPr>
      </w:pPr>
      <m:oMathPara>
        <m:oMathParaPr>
          <m:jc m:val="left"/>
        </m:oMathParaPr>
        <m:oMath>
          <m:sSub>
            <m:sSubPr>
              <m:ctrlPr>
                <w:rPr>
                  <w:rFonts w:ascii="Cambria Math" w:hAnsi="Cambria Math" w:cs="B Nazanin"/>
                  <w:i/>
                  <w:sz w:val="24"/>
                  <w:szCs w:val="24"/>
                </w:rPr>
              </m:ctrlPr>
            </m:sSubPr>
            <m:e>
              <m:r>
                <w:rPr>
                  <w:rFonts w:ascii="Cambria Math" w:hAnsi="Cambria Math" w:cs="B Nazanin"/>
                  <w:sz w:val="24"/>
                  <w:szCs w:val="24"/>
                </w:rPr>
                <m:t>C</m:t>
              </m:r>
            </m:e>
            <m:sub>
              <m:r>
                <w:rPr>
                  <w:rFonts w:ascii="Cambria Math" w:hAnsi="Cambria Math" w:cs="B Nazanin"/>
                  <w:sz w:val="24"/>
                  <w:szCs w:val="24"/>
                </w:rPr>
                <m:t>M</m:t>
              </m:r>
            </m:sub>
          </m:sSub>
          <m:acc>
            <m:accPr>
              <m:chr m:val="̇"/>
              <m:ctrlPr>
                <w:rPr>
                  <w:rFonts w:ascii="Cambria Math" w:hAnsi="Cambria Math" w:cs="B Nazanin"/>
                  <w:i/>
                  <w:sz w:val="24"/>
                  <w:szCs w:val="24"/>
                </w:rPr>
              </m:ctrlPr>
            </m:accPr>
            <m:e>
              <m:r>
                <w:rPr>
                  <w:rFonts w:ascii="Cambria Math" w:hAnsi="Cambria Math" w:cs="B Nazanin"/>
                  <w:sz w:val="24"/>
                  <w:szCs w:val="24"/>
                </w:rPr>
                <m:t>V</m:t>
              </m:r>
            </m:e>
          </m:acc>
          <m:r>
            <w:rPr>
              <w:rFonts w:ascii="Cambria Math" w:hAnsi="Cambria Math" w:cs="B Nazanin"/>
              <w:sz w:val="24"/>
              <w:szCs w:val="24"/>
            </w:rPr>
            <m:t>=</m:t>
          </m:r>
          <m:sSub>
            <m:sSubPr>
              <m:ctrlPr>
                <w:rPr>
                  <w:rFonts w:ascii="Cambria Math" w:hAnsi="Cambria Math" w:cs="B Nazanin"/>
                  <w:i/>
                  <w:sz w:val="24"/>
                  <w:szCs w:val="24"/>
                </w:rPr>
              </m:ctrlPr>
            </m:sSubPr>
            <m:e>
              <m:r>
                <w:rPr>
                  <w:rFonts w:ascii="Cambria Math" w:hAnsi="Cambria Math" w:cs="B Nazanin"/>
                  <w:sz w:val="24"/>
                  <w:szCs w:val="24"/>
                </w:rPr>
                <m:t>I</m:t>
              </m:r>
            </m:e>
            <m:sub>
              <m:r>
                <w:rPr>
                  <w:rFonts w:ascii="Cambria Math" w:hAnsi="Cambria Math" w:cs="B Nazanin"/>
                  <w:sz w:val="24"/>
                  <w:szCs w:val="24"/>
                </w:rPr>
                <m:t>2</m:t>
              </m:r>
            </m:sub>
          </m:sSub>
          <m:r>
            <w:rPr>
              <w:rFonts w:ascii="Cambria Math" w:hAnsi="Cambria Math" w:cs="B Nazanin"/>
              <w:sz w:val="24"/>
              <w:szCs w:val="24"/>
            </w:rPr>
            <m:t>-</m:t>
          </m:r>
          <m:sSub>
            <m:sSubPr>
              <m:ctrlPr>
                <w:rPr>
                  <w:rFonts w:ascii="Cambria Math" w:hAnsi="Cambria Math" w:cs="B Nazanin"/>
                  <w:i/>
                  <w:sz w:val="24"/>
                  <w:szCs w:val="24"/>
                </w:rPr>
              </m:ctrlPr>
            </m:sSubPr>
            <m:e>
              <m:r>
                <w:rPr>
                  <w:rFonts w:ascii="Cambria Math" w:hAnsi="Cambria Math" w:cs="B Nazanin"/>
                  <w:sz w:val="24"/>
                  <w:szCs w:val="24"/>
                </w:rPr>
                <m:t>g</m:t>
              </m:r>
            </m:e>
            <m:sub>
              <m:r>
                <w:rPr>
                  <w:rFonts w:ascii="Cambria Math" w:hAnsi="Cambria Math" w:cs="B Nazanin"/>
                  <w:sz w:val="24"/>
                  <w:szCs w:val="24"/>
                </w:rPr>
                <m:t>L</m:t>
              </m:r>
            </m:sub>
          </m:sSub>
          <m:d>
            <m:dPr>
              <m:ctrlPr>
                <w:rPr>
                  <w:rFonts w:ascii="Cambria Math" w:hAnsi="Cambria Math" w:cs="B Nazanin"/>
                  <w:i/>
                  <w:sz w:val="24"/>
                  <w:szCs w:val="24"/>
                </w:rPr>
              </m:ctrlPr>
            </m:dPr>
            <m:e>
              <m:r>
                <w:rPr>
                  <w:rFonts w:ascii="Cambria Math" w:hAnsi="Cambria Math" w:cs="B Nazanin"/>
                  <w:sz w:val="24"/>
                  <w:szCs w:val="24"/>
                </w:rPr>
                <m:t>V-</m:t>
              </m:r>
              <m:sSub>
                <m:sSubPr>
                  <m:ctrlPr>
                    <w:rPr>
                      <w:rFonts w:ascii="Cambria Math" w:hAnsi="Cambria Math" w:cs="B Nazanin"/>
                      <w:i/>
                      <w:sz w:val="24"/>
                      <w:szCs w:val="24"/>
                    </w:rPr>
                  </m:ctrlPr>
                </m:sSubPr>
                <m:e>
                  <m:r>
                    <w:rPr>
                      <w:rFonts w:ascii="Cambria Math" w:hAnsi="Cambria Math" w:cs="B Nazanin"/>
                      <w:sz w:val="24"/>
                      <w:szCs w:val="24"/>
                    </w:rPr>
                    <m:t>E</m:t>
                  </m:r>
                </m:e>
                <m:sub>
                  <m:r>
                    <w:rPr>
                      <w:rFonts w:ascii="Cambria Math" w:hAnsi="Cambria Math" w:cs="B Nazanin"/>
                      <w:sz w:val="24"/>
                      <w:szCs w:val="24"/>
                    </w:rPr>
                    <m:t>L</m:t>
                  </m:r>
                </m:sub>
              </m:sSub>
            </m:e>
          </m:d>
          <m:r>
            <w:rPr>
              <w:rFonts w:ascii="Cambria Math" w:hAnsi="Cambria Math" w:cs="B Nazanin"/>
              <w:sz w:val="24"/>
              <w:szCs w:val="24"/>
            </w:rPr>
            <m:t>-</m:t>
          </m:r>
          <m:sSub>
            <m:sSubPr>
              <m:ctrlPr>
                <w:rPr>
                  <w:rFonts w:ascii="Cambria Math" w:hAnsi="Cambria Math" w:cs="B Nazanin"/>
                  <w:i/>
                  <w:sz w:val="24"/>
                  <w:szCs w:val="24"/>
                </w:rPr>
              </m:ctrlPr>
            </m:sSubPr>
            <m:e>
              <m:r>
                <w:rPr>
                  <w:rFonts w:ascii="Cambria Math" w:hAnsi="Cambria Math" w:cs="B Nazanin"/>
                  <w:sz w:val="24"/>
                  <w:szCs w:val="24"/>
                </w:rPr>
                <m:t>g</m:t>
              </m:r>
            </m:e>
            <m:sub>
              <m:r>
                <w:rPr>
                  <w:rFonts w:ascii="Cambria Math" w:hAnsi="Cambria Math" w:cs="B Nazanin"/>
                  <w:sz w:val="24"/>
                  <w:szCs w:val="24"/>
                </w:rPr>
                <m:t>K</m:t>
              </m:r>
            </m:sub>
          </m:sSub>
          <m:r>
            <w:rPr>
              <w:rFonts w:ascii="Cambria Math" w:hAnsi="Cambria Math" w:cs="B Nazanin"/>
              <w:sz w:val="24"/>
              <w:szCs w:val="24"/>
            </w:rPr>
            <m:t>n</m:t>
          </m:r>
          <m:d>
            <m:dPr>
              <m:ctrlPr>
                <w:rPr>
                  <w:rFonts w:ascii="Cambria Math" w:hAnsi="Cambria Math" w:cs="B Nazanin"/>
                  <w:i/>
                  <w:sz w:val="24"/>
                  <w:szCs w:val="24"/>
                </w:rPr>
              </m:ctrlPr>
            </m:dPr>
            <m:e>
              <m:r>
                <w:rPr>
                  <w:rFonts w:ascii="Cambria Math" w:hAnsi="Cambria Math" w:cs="B Nazanin"/>
                  <w:sz w:val="24"/>
                  <w:szCs w:val="24"/>
                </w:rPr>
                <m:t>V-</m:t>
              </m:r>
              <m:sSub>
                <m:sSubPr>
                  <m:ctrlPr>
                    <w:rPr>
                      <w:rFonts w:ascii="Cambria Math" w:hAnsi="Cambria Math" w:cs="B Nazanin"/>
                      <w:i/>
                      <w:sz w:val="24"/>
                      <w:szCs w:val="24"/>
                    </w:rPr>
                  </m:ctrlPr>
                </m:sSubPr>
                <m:e>
                  <m:r>
                    <w:rPr>
                      <w:rFonts w:ascii="Cambria Math" w:hAnsi="Cambria Math" w:cs="B Nazanin"/>
                      <w:sz w:val="24"/>
                      <w:szCs w:val="24"/>
                    </w:rPr>
                    <m:t>E</m:t>
                  </m:r>
                </m:e>
                <m:sub>
                  <m:r>
                    <w:rPr>
                      <w:rFonts w:ascii="Cambria Math" w:hAnsi="Cambria Math" w:cs="B Nazanin"/>
                      <w:sz w:val="24"/>
                      <w:szCs w:val="24"/>
                    </w:rPr>
                    <m:t>K</m:t>
                  </m:r>
                </m:sub>
              </m:sSub>
            </m:e>
          </m:d>
          <m:r>
            <w:rPr>
              <w:rFonts w:ascii="Cambria Math" w:hAnsi="Cambria Math" w:cs="B Nazanin"/>
              <w:sz w:val="24"/>
              <w:szCs w:val="24"/>
            </w:rPr>
            <m:t>-</m:t>
          </m:r>
          <m:sSub>
            <m:sSubPr>
              <m:ctrlPr>
                <w:rPr>
                  <w:rFonts w:ascii="Cambria Math" w:hAnsi="Cambria Math" w:cs="B Nazanin"/>
                  <w:i/>
                  <w:sz w:val="24"/>
                  <w:szCs w:val="24"/>
                </w:rPr>
              </m:ctrlPr>
            </m:sSubPr>
            <m:e>
              <m:r>
                <w:rPr>
                  <w:rFonts w:ascii="Cambria Math" w:hAnsi="Cambria Math" w:cs="B Nazanin"/>
                  <w:sz w:val="24"/>
                  <w:szCs w:val="24"/>
                </w:rPr>
                <m:t>g</m:t>
              </m:r>
            </m:e>
            <m:sub>
              <m:r>
                <w:rPr>
                  <w:rFonts w:ascii="Cambria Math" w:hAnsi="Cambria Math" w:cs="B Nazanin"/>
                  <w:sz w:val="24"/>
                  <w:szCs w:val="24"/>
                </w:rPr>
                <m:t>Ca</m:t>
              </m:r>
            </m:sub>
          </m:sSub>
          <m:sSub>
            <m:sSubPr>
              <m:ctrlPr>
                <w:rPr>
                  <w:rFonts w:ascii="Cambria Math" w:hAnsi="Cambria Math" w:cs="B Nazanin"/>
                  <w:i/>
                  <w:sz w:val="24"/>
                  <w:szCs w:val="24"/>
                </w:rPr>
              </m:ctrlPr>
            </m:sSubPr>
            <m:e>
              <m:r>
                <w:rPr>
                  <w:rFonts w:ascii="Cambria Math" w:hAnsi="Cambria Math" w:cs="B Nazanin"/>
                  <w:sz w:val="24"/>
                  <w:szCs w:val="24"/>
                </w:rPr>
                <m:t>m</m:t>
              </m:r>
            </m:e>
            <m:sub>
              <m:r>
                <w:rPr>
                  <w:rFonts w:ascii="Cambria Math" w:hAnsi="Cambria Math" w:cs="B Nazanin"/>
                  <w:sz w:val="24"/>
                  <w:szCs w:val="24"/>
                </w:rPr>
                <m:t>∞</m:t>
              </m:r>
            </m:sub>
          </m:sSub>
          <m:d>
            <m:dPr>
              <m:ctrlPr>
                <w:rPr>
                  <w:rFonts w:ascii="Cambria Math" w:hAnsi="Cambria Math" w:cs="B Nazanin"/>
                  <w:i/>
                  <w:sz w:val="24"/>
                  <w:szCs w:val="24"/>
                </w:rPr>
              </m:ctrlPr>
            </m:dPr>
            <m:e>
              <m:r>
                <w:rPr>
                  <w:rFonts w:ascii="Cambria Math" w:hAnsi="Cambria Math" w:cs="B Nazanin"/>
                  <w:sz w:val="24"/>
                  <w:szCs w:val="24"/>
                </w:rPr>
                <m:t>V</m:t>
              </m:r>
            </m:e>
          </m:d>
          <m:d>
            <m:dPr>
              <m:ctrlPr>
                <w:rPr>
                  <w:rFonts w:ascii="Cambria Math" w:hAnsi="Cambria Math" w:cs="B Nazanin"/>
                  <w:i/>
                  <w:sz w:val="24"/>
                  <w:szCs w:val="24"/>
                </w:rPr>
              </m:ctrlPr>
            </m:dPr>
            <m:e>
              <m:r>
                <w:rPr>
                  <w:rFonts w:ascii="Cambria Math" w:hAnsi="Cambria Math" w:cs="B Nazanin"/>
                  <w:sz w:val="24"/>
                  <w:szCs w:val="24"/>
                </w:rPr>
                <m:t>V-</m:t>
              </m:r>
              <m:sSub>
                <m:sSubPr>
                  <m:ctrlPr>
                    <w:rPr>
                      <w:rFonts w:ascii="Cambria Math" w:hAnsi="Cambria Math" w:cs="B Nazanin"/>
                      <w:i/>
                      <w:sz w:val="24"/>
                      <w:szCs w:val="24"/>
                    </w:rPr>
                  </m:ctrlPr>
                </m:sSubPr>
                <m:e>
                  <m:r>
                    <w:rPr>
                      <w:rFonts w:ascii="Cambria Math" w:hAnsi="Cambria Math" w:cs="B Nazanin"/>
                      <w:sz w:val="24"/>
                      <w:szCs w:val="24"/>
                    </w:rPr>
                    <m:t>E</m:t>
                  </m:r>
                </m:e>
                <m:sub>
                  <m:r>
                    <w:rPr>
                      <w:rFonts w:ascii="Cambria Math" w:hAnsi="Cambria Math" w:cs="B Nazanin"/>
                      <w:sz w:val="24"/>
                      <w:szCs w:val="24"/>
                    </w:rPr>
                    <m:t>Ca</m:t>
                  </m:r>
                </m:sub>
              </m:sSub>
            </m:e>
          </m:d>
          <m:r>
            <w:rPr>
              <w:rFonts w:ascii="Cambria Math" w:hAnsi="Cambria Math" w:cs="B Nazanin"/>
              <w:sz w:val="24"/>
              <w:szCs w:val="24"/>
            </w:rPr>
            <m:t>+</m:t>
          </m:r>
          <m:sSub>
            <m:sSubPr>
              <m:ctrlPr>
                <w:rPr>
                  <w:rFonts w:ascii="Cambria Math" w:hAnsi="Cambria Math" w:cs="B Nazanin"/>
                  <w:i/>
                  <w:sz w:val="24"/>
                  <w:szCs w:val="24"/>
                </w:rPr>
              </m:ctrlPr>
            </m:sSubPr>
            <m:e>
              <m:r>
                <w:rPr>
                  <w:rFonts w:ascii="Cambria Math" w:hAnsi="Cambria Math" w:cs="B Nazanin"/>
                  <w:sz w:val="24"/>
                  <w:szCs w:val="24"/>
                </w:rPr>
                <m:t>σ</m:t>
              </m:r>
            </m:e>
            <m:sub>
              <m:r>
                <w:rPr>
                  <w:rFonts w:ascii="Cambria Math" w:hAnsi="Cambria Math" w:cs="B Nazanin"/>
                  <w:sz w:val="24"/>
                  <w:szCs w:val="24"/>
                </w:rPr>
                <m:t>2</m:t>
              </m:r>
            </m:sub>
          </m:sSub>
          <m:sSub>
            <m:sSubPr>
              <m:ctrlPr>
                <w:rPr>
                  <w:rFonts w:ascii="Cambria Math" w:hAnsi="Cambria Math" w:cs="B Nazanin"/>
                  <w:i/>
                  <w:sz w:val="24"/>
                  <w:szCs w:val="24"/>
                </w:rPr>
              </m:ctrlPr>
            </m:sSubPr>
            <m:e>
              <m:r>
                <w:rPr>
                  <w:rFonts w:ascii="Cambria Math" w:hAnsi="Cambria Math" w:cs="B Nazanin"/>
                  <w:sz w:val="24"/>
                  <w:szCs w:val="24"/>
                </w:rPr>
                <m:t>C</m:t>
              </m:r>
            </m:e>
            <m:sub>
              <m:r>
                <w:rPr>
                  <w:rFonts w:ascii="Cambria Math" w:hAnsi="Cambria Math" w:cs="B Nazanin"/>
                  <w:sz w:val="24"/>
                  <w:szCs w:val="24"/>
                </w:rPr>
                <m:t>E</m:t>
              </m:r>
            </m:sub>
          </m:sSub>
          <m:d>
            <m:dPr>
              <m:ctrlPr>
                <w:rPr>
                  <w:rFonts w:ascii="Cambria Math" w:hAnsi="Cambria Math" w:cs="B Nazanin"/>
                  <w:i/>
                  <w:sz w:val="24"/>
                  <w:szCs w:val="24"/>
                </w:rPr>
              </m:ctrlPr>
            </m:dPr>
            <m:e>
              <m:sSub>
                <m:sSubPr>
                  <m:ctrlPr>
                    <w:rPr>
                      <w:rFonts w:ascii="Cambria Math" w:hAnsi="Cambria Math" w:cs="B Nazanin"/>
                      <w:i/>
                      <w:sz w:val="24"/>
                      <w:szCs w:val="24"/>
                    </w:rPr>
                  </m:ctrlPr>
                </m:sSubPr>
                <m:e>
                  <m:acc>
                    <m:accPr>
                      <m:chr m:val="̅"/>
                      <m:ctrlPr>
                        <w:rPr>
                          <w:rFonts w:ascii="Cambria Math" w:hAnsi="Cambria Math" w:cs="B Nazanin"/>
                          <w:i/>
                          <w:sz w:val="24"/>
                          <w:szCs w:val="24"/>
                        </w:rPr>
                      </m:ctrlPr>
                    </m:accPr>
                    <m:e>
                      <m:r>
                        <w:rPr>
                          <w:rFonts w:ascii="Cambria Math" w:hAnsi="Cambria Math" w:cs="B Nazanin"/>
                          <w:sz w:val="24"/>
                          <w:szCs w:val="24"/>
                        </w:rPr>
                        <m:t>x</m:t>
                      </m:r>
                    </m:e>
                  </m:acc>
                </m:e>
                <m:sub>
                  <m:r>
                    <w:rPr>
                      <w:rFonts w:ascii="Cambria Math" w:hAnsi="Cambria Math" w:cs="B Nazanin"/>
                      <w:sz w:val="24"/>
                      <w:szCs w:val="24"/>
                    </w:rPr>
                    <m:t>2</m:t>
                  </m:r>
                </m:sub>
              </m:sSub>
              <m:r>
                <w:rPr>
                  <w:rFonts w:ascii="Cambria Math" w:hAnsi="Cambria Math" w:cs="B Nazanin"/>
                  <w:sz w:val="24"/>
                  <w:szCs w:val="24"/>
                </w:rPr>
                <m:t>-</m:t>
              </m:r>
              <m:sSub>
                <m:sSubPr>
                  <m:ctrlPr>
                    <w:rPr>
                      <w:rFonts w:ascii="Cambria Math" w:hAnsi="Cambria Math" w:cs="B Nazanin"/>
                      <w:i/>
                      <w:sz w:val="24"/>
                      <w:szCs w:val="24"/>
                    </w:rPr>
                  </m:ctrlPr>
                </m:sSubPr>
                <m:e>
                  <m:r>
                    <w:rPr>
                      <w:rFonts w:ascii="Cambria Math" w:hAnsi="Cambria Math" w:cs="B Nazanin"/>
                      <w:sz w:val="24"/>
                      <w:szCs w:val="24"/>
                    </w:rPr>
                    <m:t>x</m:t>
                  </m:r>
                </m:e>
                <m:sub>
                  <m:r>
                    <w:rPr>
                      <w:rFonts w:ascii="Cambria Math" w:hAnsi="Cambria Math" w:cs="B Nazanin"/>
                      <w:sz w:val="24"/>
                      <w:szCs w:val="24"/>
                    </w:rPr>
                    <m:t>2</m:t>
                  </m:r>
                </m:sub>
              </m:sSub>
            </m:e>
          </m:d>
          <m:r>
            <w:rPr>
              <w:rFonts w:ascii="Cambria Math" w:hAnsi="Cambria Math" w:cs="B Nazanin"/>
              <w:sz w:val="24"/>
              <w:szCs w:val="24"/>
            </w:rPr>
            <m:t>+</m:t>
          </m:r>
          <m:sSub>
            <m:sSubPr>
              <m:ctrlPr>
                <w:rPr>
                  <w:rFonts w:ascii="Cambria Math" w:hAnsi="Cambria Math" w:cs="B Nazanin"/>
                  <w:i/>
                  <w:sz w:val="24"/>
                  <w:szCs w:val="24"/>
                </w:rPr>
              </m:ctrlPr>
            </m:sSubPr>
            <m:e>
              <m:r>
                <w:rPr>
                  <w:rFonts w:ascii="Cambria Math" w:hAnsi="Cambria Math" w:cs="B Nazanin"/>
                  <w:sz w:val="24"/>
                  <w:szCs w:val="24"/>
                </w:rPr>
                <m:t>I</m:t>
              </m:r>
            </m:e>
            <m:sub>
              <m:r>
                <w:rPr>
                  <w:rFonts w:ascii="Cambria Math" w:hAnsi="Cambria Math" w:cs="B Nazanin"/>
                  <w:sz w:val="24"/>
                  <w:szCs w:val="24"/>
                </w:rPr>
                <m:t>syn</m:t>
              </m:r>
            </m:sub>
          </m:sSub>
          <m:d>
            <m:dPr>
              <m:ctrlPr>
                <w:rPr>
                  <w:rFonts w:ascii="Cambria Math" w:hAnsi="Cambria Math" w:cs="B Nazanin"/>
                  <w:i/>
                  <w:sz w:val="24"/>
                  <w:szCs w:val="24"/>
                </w:rPr>
              </m:ctrlPr>
            </m:dPr>
            <m:e>
              <m:sSub>
                <m:sSubPr>
                  <m:ctrlPr>
                    <w:rPr>
                      <w:rFonts w:ascii="Cambria Math" w:hAnsi="Cambria Math" w:cs="B Nazanin"/>
                      <w:i/>
                      <w:sz w:val="24"/>
                      <w:szCs w:val="24"/>
                    </w:rPr>
                  </m:ctrlPr>
                </m:sSubPr>
                <m:e>
                  <m:acc>
                    <m:accPr>
                      <m:chr m:val="̅"/>
                      <m:ctrlPr>
                        <w:rPr>
                          <w:rFonts w:ascii="Cambria Math" w:hAnsi="Cambria Math" w:cs="B Nazanin"/>
                          <w:i/>
                          <w:sz w:val="24"/>
                          <w:szCs w:val="24"/>
                        </w:rPr>
                      </m:ctrlPr>
                    </m:accPr>
                    <m:e>
                      <m:r>
                        <w:rPr>
                          <w:rFonts w:ascii="Cambria Math" w:hAnsi="Cambria Math" w:cs="B Nazanin"/>
                          <w:sz w:val="24"/>
                          <w:szCs w:val="24"/>
                        </w:rPr>
                        <m:t>x</m:t>
                      </m:r>
                    </m:e>
                  </m:acc>
                </m:e>
                <m:sub>
                  <m:r>
                    <w:rPr>
                      <w:rFonts w:ascii="Cambria Math" w:hAnsi="Cambria Math" w:cs="B Nazanin"/>
                      <w:sz w:val="24"/>
                      <w:szCs w:val="24"/>
                    </w:rPr>
                    <m:t>1</m:t>
                  </m:r>
                </m:sub>
              </m:sSub>
              <m:r>
                <w:rPr>
                  <w:rFonts w:ascii="Cambria Math" w:hAnsi="Cambria Math" w:cs="B Nazanin"/>
                  <w:sz w:val="24"/>
                  <w:szCs w:val="24"/>
                </w:rPr>
                <m:t>,</m:t>
              </m:r>
              <m:sSub>
                <m:sSubPr>
                  <m:ctrlPr>
                    <w:rPr>
                      <w:rFonts w:ascii="Cambria Math" w:hAnsi="Cambria Math" w:cs="B Nazanin"/>
                      <w:i/>
                      <w:sz w:val="24"/>
                      <w:szCs w:val="24"/>
                    </w:rPr>
                  </m:ctrlPr>
                </m:sSubPr>
                <m:e>
                  <m:r>
                    <w:rPr>
                      <w:rFonts w:ascii="Cambria Math" w:hAnsi="Cambria Math" w:cs="B Nazanin"/>
                      <w:sz w:val="24"/>
                      <w:szCs w:val="24"/>
                    </w:rPr>
                    <m:t>x</m:t>
                  </m:r>
                </m:e>
                <m:sub>
                  <m:r>
                    <w:rPr>
                      <w:rFonts w:ascii="Cambria Math" w:hAnsi="Cambria Math" w:cs="B Nazanin"/>
                      <w:sz w:val="24"/>
                      <w:szCs w:val="24"/>
                    </w:rPr>
                    <m:t>2</m:t>
                  </m:r>
                </m:sub>
              </m:sSub>
            </m:e>
          </m:d>
          <m:r>
            <w:rPr>
              <w:rFonts w:ascii="Cambria Math" w:hAnsi="Cambria Math" w:cs="B Nazanin"/>
              <w:sz w:val="24"/>
              <w:szCs w:val="24"/>
            </w:rPr>
            <m:t>+</m:t>
          </m:r>
          <m:sSub>
            <m:sSubPr>
              <m:ctrlPr>
                <w:rPr>
                  <w:rFonts w:ascii="Cambria Math" w:hAnsi="Cambria Math" w:cs="B Nazanin"/>
                  <w:i/>
                  <w:sz w:val="24"/>
                  <w:szCs w:val="24"/>
                </w:rPr>
              </m:ctrlPr>
            </m:sSubPr>
            <m:e>
              <m:r>
                <w:rPr>
                  <w:rFonts w:ascii="Cambria Math" w:hAnsi="Cambria Math" w:cs="B Nazanin"/>
                  <w:sz w:val="24"/>
                  <w:szCs w:val="24"/>
                </w:rPr>
                <m:t>I</m:t>
              </m:r>
            </m:e>
            <m:sub>
              <m:r>
                <w:rPr>
                  <w:rFonts w:ascii="Cambria Math" w:hAnsi="Cambria Math" w:cs="B Nazanin"/>
                  <w:sz w:val="24"/>
                  <w:szCs w:val="24"/>
                </w:rPr>
                <m:t>syn</m:t>
              </m:r>
            </m:sub>
          </m:sSub>
          <m:d>
            <m:dPr>
              <m:ctrlPr>
                <w:rPr>
                  <w:rFonts w:ascii="Cambria Math" w:hAnsi="Cambria Math" w:cs="B Nazanin"/>
                  <w:i/>
                  <w:sz w:val="24"/>
                  <w:szCs w:val="24"/>
                </w:rPr>
              </m:ctrlPr>
            </m:dPr>
            <m:e>
              <m:sSub>
                <m:sSubPr>
                  <m:ctrlPr>
                    <w:rPr>
                      <w:rFonts w:ascii="Cambria Math" w:hAnsi="Cambria Math" w:cs="B Nazanin"/>
                      <w:i/>
                      <w:sz w:val="24"/>
                      <w:szCs w:val="24"/>
                    </w:rPr>
                  </m:ctrlPr>
                </m:sSubPr>
                <m:e>
                  <m:acc>
                    <m:accPr>
                      <m:chr m:val="̅"/>
                      <m:ctrlPr>
                        <w:rPr>
                          <w:rFonts w:ascii="Cambria Math" w:hAnsi="Cambria Math" w:cs="B Nazanin"/>
                          <w:i/>
                          <w:sz w:val="24"/>
                          <w:szCs w:val="24"/>
                        </w:rPr>
                      </m:ctrlPr>
                    </m:accPr>
                    <m:e>
                      <m:r>
                        <w:rPr>
                          <w:rFonts w:ascii="Cambria Math" w:hAnsi="Cambria Math" w:cs="B Nazanin"/>
                          <w:sz w:val="24"/>
                          <w:szCs w:val="24"/>
                        </w:rPr>
                        <m:t>x</m:t>
                      </m:r>
                    </m:e>
                  </m:acc>
                </m:e>
                <m:sub>
                  <m:r>
                    <w:rPr>
                      <w:rFonts w:ascii="Cambria Math" w:hAnsi="Cambria Math" w:cs="B Nazanin"/>
                      <w:sz w:val="24"/>
                      <w:szCs w:val="24"/>
                    </w:rPr>
                    <m:t>2</m:t>
                  </m:r>
                </m:sub>
              </m:sSub>
              <m:r>
                <w:rPr>
                  <w:rFonts w:ascii="Cambria Math" w:hAnsi="Cambria Math" w:cs="B Nazanin"/>
                  <w:sz w:val="24"/>
                  <w:szCs w:val="24"/>
                </w:rPr>
                <m:t>,</m:t>
              </m:r>
              <m:sSub>
                <m:sSubPr>
                  <m:ctrlPr>
                    <w:rPr>
                      <w:rFonts w:ascii="Cambria Math" w:hAnsi="Cambria Math" w:cs="B Nazanin"/>
                      <w:i/>
                      <w:sz w:val="24"/>
                      <w:szCs w:val="24"/>
                    </w:rPr>
                  </m:ctrlPr>
                </m:sSubPr>
                <m:e>
                  <m:r>
                    <w:rPr>
                      <w:rFonts w:ascii="Cambria Math" w:hAnsi="Cambria Math" w:cs="B Nazanin"/>
                      <w:sz w:val="24"/>
                      <w:szCs w:val="24"/>
                    </w:rPr>
                    <m:t>x</m:t>
                  </m:r>
                </m:e>
                <m:sub>
                  <m:r>
                    <w:rPr>
                      <w:rFonts w:ascii="Cambria Math" w:hAnsi="Cambria Math" w:cs="B Nazanin"/>
                      <w:sz w:val="24"/>
                      <w:szCs w:val="24"/>
                    </w:rPr>
                    <m:t>2</m:t>
                  </m:r>
                </m:sub>
              </m:sSub>
            </m:e>
          </m:d>
          <m:r>
            <w:rPr>
              <w:rFonts w:ascii="Cambria Math" w:hAnsi="Cambria Math" w:cs="B Nazanin"/>
              <w:sz w:val="24"/>
              <w:szCs w:val="24"/>
            </w:rPr>
            <m:t>-</m:t>
          </m:r>
          <m:sSub>
            <m:sSubPr>
              <m:ctrlPr>
                <w:rPr>
                  <w:rFonts w:ascii="Cambria Math" w:hAnsi="Cambria Math" w:cs="B Nazanin"/>
                  <w:i/>
                  <w:sz w:val="24"/>
                  <w:szCs w:val="24"/>
                </w:rPr>
              </m:ctrlPr>
            </m:sSubPr>
            <m:e>
              <m:r>
                <w:rPr>
                  <w:rFonts w:ascii="Cambria Math" w:hAnsi="Cambria Math" w:cs="B Nazanin"/>
                  <w:sz w:val="24"/>
                  <w:szCs w:val="24"/>
                </w:rPr>
                <m:t>σ</m:t>
              </m:r>
            </m:e>
            <m:sub>
              <m:r>
                <w:rPr>
                  <w:rFonts w:ascii="Cambria Math" w:hAnsi="Cambria Math" w:cs="B Nazanin"/>
                  <w:sz w:val="24"/>
                  <w:szCs w:val="24"/>
                </w:rPr>
                <m:t>2</m:t>
              </m:r>
            </m:sub>
          </m:sSub>
          <m:r>
            <w:rPr>
              <w:rFonts w:ascii="Cambria Math" w:hAnsi="Cambria Math" w:cs="B Nazanin"/>
              <w:sz w:val="24"/>
              <w:szCs w:val="24"/>
              <w:rtl/>
            </w:rPr>
            <m:t>×</m:t>
          </m:r>
          <m:r>
            <w:rPr>
              <w:rFonts w:ascii="Cambria Math" w:hAnsi="Cambria Math" w:cs="B Nazanin"/>
              <w:sz w:val="24"/>
              <w:szCs w:val="24"/>
            </w:rPr>
            <m:t>0.3</m:t>
          </m:r>
          <m:d>
            <m:dPr>
              <m:ctrlPr>
                <w:rPr>
                  <w:rFonts w:ascii="Cambria Math" w:hAnsi="Cambria Math" w:cs="B Nazanin"/>
                  <w:i/>
                  <w:sz w:val="24"/>
                  <w:szCs w:val="24"/>
                </w:rPr>
              </m:ctrlPr>
            </m:dPr>
            <m:e>
              <m:acc>
                <m:accPr>
                  <m:chr m:val="̅"/>
                  <m:ctrlPr>
                    <w:rPr>
                      <w:rFonts w:ascii="Cambria Math" w:hAnsi="Cambria Math" w:cs="B Nazanin"/>
                      <w:i/>
                      <w:sz w:val="24"/>
                      <w:szCs w:val="24"/>
                    </w:rPr>
                  </m:ctrlPr>
                </m:accPr>
                <m:e>
                  <m:r>
                    <w:rPr>
                      <w:rFonts w:ascii="Cambria Math" w:hAnsi="Cambria Math" w:cs="B Nazanin"/>
                      <w:sz w:val="24"/>
                      <w:szCs w:val="24"/>
                    </w:rPr>
                    <m:t>z</m:t>
                  </m:r>
                </m:e>
              </m:acc>
              <m:r>
                <w:rPr>
                  <w:rFonts w:ascii="Cambria Math" w:hAnsi="Cambria Math" w:cs="B Nazanin"/>
                  <w:sz w:val="24"/>
                  <w:szCs w:val="24"/>
                </w:rPr>
                <m:t>-3</m:t>
              </m:r>
            </m:e>
          </m:d>
          <m:r>
            <w:rPr>
              <w:rFonts w:ascii="Cambria Math" w:hAnsi="Cambria Math" w:cs="B Nazanin"/>
              <w:sz w:val="24"/>
              <w:szCs w:val="24"/>
            </w:rPr>
            <m:t>+</m:t>
          </m:r>
          <m:sSub>
            <m:sSubPr>
              <m:ctrlPr>
                <w:rPr>
                  <w:rFonts w:ascii="Cambria Math" w:hAnsi="Cambria Math" w:cs="B Nazanin"/>
                  <w:i/>
                  <w:sz w:val="24"/>
                  <w:szCs w:val="24"/>
                </w:rPr>
              </m:ctrlPr>
            </m:sSubPr>
            <m:e>
              <m:r>
                <w:rPr>
                  <w:rFonts w:ascii="Cambria Math" w:hAnsi="Cambria Math" w:cs="B Nazanin"/>
                  <w:sz w:val="24"/>
                  <w:szCs w:val="24"/>
                </w:rPr>
                <m:t>σ</m:t>
              </m:r>
            </m:e>
            <m:sub>
              <m:r>
                <w:rPr>
                  <w:rFonts w:ascii="Cambria Math" w:hAnsi="Cambria Math" w:cs="B Nazanin"/>
                  <w:sz w:val="24"/>
                  <w:szCs w:val="24"/>
                </w:rPr>
                <m:t>2</m:t>
              </m:r>
            </m:sub>
          </m:sSub>
          <m:r>
            <w:rPr>
              <w:rFonts w:ascii="Cambria Math" w:hAnsi="Cambria Math" w:cs="B Nazanin"/>
              <w:sz w:val="24"/>
              <w:szCs w:val="24"/>
            </w:rPr>
            <m:t>W(t)</m:t>
          </m:r>
        </m:oMath>
      </m:oMathPara>
    </w:p>
    <w:p w14:paraId="618B5A9C" w14:textId="77777777" w:rsidR="005B53B0" w:rsidRPr="005B53B0" w:rsidRDefault="000B4C8C" w:rsidP="005B53B0">
      <w:pPr>
        <w:rPr>
          <w:rFonts w:cs="B Nazanin"/>
          <w:i/>
          <w:sz w:val="24"/>
          <w:szCs w:val="24"/>
        </w:rPr>
      </w:pPr>
      <m:oMathPara>
        <m:oMathParaPr>
          <m:jc m:val="left"/>
        </m:oMathParaPr>
        <m:oMath>
          <m:acc>
            <m:accPr>
              <m:chr m:val="̇"/>
              <m:ctrlPr>
                <w:rPr>
                  <w:rFonts w:ascii="Cambria Math" w:hAnsi="Cambria Math" w:cs="B Nazanin"/>
                  <w:sz w:val="24"/>
                  <w:szCs w:val="24"/>
                </w:rPr>
              </m:ctrlPr>
            </m:accPr>
            <m:e>
              <m:r>
                <w:rPr>
                  <w:rFonts w:ascii="Cambria Math" w:hAnsi="Cambria Math" w:cs="B Nazanin"/>
                  <w:sz w:val="24"/>
                  <w:szCs w:val="24"/>
                </w:rPr>
                <m:t>n</m:t>
              </m:r>
            </m:e>
          </m:acc>
          <m:r>
            <w:rPr>
              <w:rFonts w:ascii="Cambria Math" w:hAnsi="Cambria Math" w:cs="B Nazanin"/>
              <w:sz w:val="24"/>
              <w:szCs w:val="24"/>
            </w:rPr>
            <m:t>=∅(</m:t>
          </m:r>
          <m:sSub>
            <m:sSubPr>
              <m:ctrlPr>
                <w:rPr>
                  <w:rFonts w:ascii="Cambria Math" w:hAnsi="Cambria Math" w:cs="B Nazanin"/>
                  <w:i/>
                  <w:sz w:val="24"/>
                  <w:szCs w:val="24"/>
                </w:rPr>
              </m:ctrlPr>
            </m:sSubPr>
            <m:e>
              <m:r>
                <w:rPr>
                  <w:rFonts w:ascii="Cambria Math" w:hAnsi="Cambria Math" w:cs="B Nazanin"/>
                  <w:sz w:val="24"/>
                  <w:szCs w:val="24"/>
                </w:rPr>
                <m:t>n</m:t>
              </m:r>
            </m:e>
            <m:sub>
              <m:r>
                <w:rPr>
                  <w:rFonts w:ascii="Cambria Math" w:hAnsi="Cambria Math" w:cs="B Nazanin"/>
                  <w:sz w:val="24"/>
                  <w:szCs w:val="24"/>
                </w:rPr>
                <m:t>∞</m:t>
              </m:r>
            </m:sub>
          </m:sSub>
          <m:d>
            <m:dPr>
              <m:ctrlPr>
                <w:rPr>
                  <w:rFonts w:ascii="Cambria Math" w:hAnsi="Cambria Math" w:cs="B Nazanin"/>
                  <w:i/>
                  <w:sz w:val="24"/>
                  <w:szCs w:val="24"/>
                </w:rPr>
              </m:ctrlPr>
            </m:dPr>
            <m:e>
              <m:r>
                <w:rPr>
                  <w:rFonts w:ascii="Cambria Math" w:hAnsi="Cambria Math" w:cs="B Nazanin"/>
                  <w:sz w:val="24"/>
                  <w:szCs w:val="24"/>
                </w:rPr>
                <m:t>V</m:t>
              </m:r>
            </m:e>
          </m:d>
          <m:r>
            <w:rPr>
              <w:rFonts w:ascii="Cambria Math" w:hAnsi="Cambria Math" w:cs="B Nazanin"/>
              <w:sz w:val="24"/>
              <w:szCs w:val="24"/>
            </w:rPr>
            <m:t>-n)/</m:t>
          </m:r>
          <m:sSub>
            <m:sSubPr>
              <m:ctrlPr>
                <w:rPr>
                  <w:rFonts w:ascii="Cambria Math" w:hAnsi="Cambria Math" w:cs="B Nazanin"/>
                  <w:i/>
                  <w:sz w:val="24"/>
                  <w:szCs w:val="24"/>
                </w:rPr>
              </m:ctrlPr>
            </m:sSubPr>
            <m:e>
              <m:r>
                <w:rPr>
                  <w:rFonts w:ascii="Cambria Math" w:hAnsi="Cambria Math" w:cs="B Nazanin"/>
                  <w:sz w:val="24"/>
                  <w:szCs w:val="24"/>
                </w:rPr>
                <m:t>τ</m:t>
              </m:r>
            </m:e>
            <m:sub>
              <m:r>
                <w:rPr>
                  <w:rFonts w:ascii="Cambria Math" w:hAnsi="Cambria Math" w:cs="B Nazanin"/>
                  <w:sz w:val="24"/>
                  <w:szCs w:val="24"/>
                </w:rPr>
                <m:t>n</m:t>
              </m:r>
            </m:sub>
          </m:sSub>
          <m:r>
            <w:rPr>
              <w:rFonts w:ascii="Cambria Math" w:hAnsi="Cambria Math" w:cs="B Nazanin"/>
              <w:sz w:val="24"/>
              <w:szCs w:val="24"/>
            </w:rPr>
            <m:t>(V)</m:t>
          </m:r>
        </m:oMath>
      </m:oMathPara>
    </w:p>
    <w:p w14:paraId="3A200C35" w14:textId="77777777" w:rsidR="00E07536" w:rsidRPr="00492701" w:rsidRDefault="000B4C8C" w:rsidP="00E07536">
      <w:pPr>
        <w:rPr>
          <w:rFonts w:cs="B Nazanin"/>
          <w:i/>
          <w:sz w:val="24"/>
          <w:szCs w:val="24"/>
          <w:rtl/>
        </w:rPr>
      </w:pPr>
      <m:oMathPara>
        <m:oMathParaPr>
          <m:jc m:val="left"/>
        </m:oMathParaPr>
        <m:oMath>
          <m:sSub>
            <m:sSubPr>
              <m:ctrlPr>
                <w:rPr>
                  <w:rFonts w:ascii="Cambria Math" w:hAnsi="Cambria Math" w:cs="B Nazanin"/>
                  <w:i/>
                  <w:sz w:val="24"/>
                  <w:szCs w:val="24"/>
                </w:rPr>
              </m:ctrlPr>
            </m:sSubPr>
            <m:e>
              <m:r>
                <w:rPr>
                  <w:rFonts w:ascii="Cambria Math" w:hAnsi="Cambria Math" w:cs="B Nazanin"/>
                  <w:sz w:val="24"/>
                  <w:szCs w:val="24"/>
                </w:rPr>
                <m:t>m</m:t>
              </m:r>
            </m:e>
            <m:sub>
              <m:r>
                <w:rPr>
                  <w:rFonts w:ascii="Cambria Math" w:hAnsi="Cambria Math" w:cs="B Nazanin"/>
                  <w:sz w:val="24"/>
                  <w:szCs w:val="24"/>
                </w:rPr>
                <m:t>∞</m:t>
              </m:r>
            </m:sub>
          </m:sSub>
          <m:d>
            <m:dPr>
              <m:ctrlPr>
                <w:rPr>
                  <w:rFonts w:ascii="Cambria Math" w:hAnsi="Cambria Math" w:cs="B Nazanin"/>
                  <w:i/>
                  <w:sz w:val="24"/>
                  <w:szCs w:val="24"/>
                </w:rPr>
              </m:ctrlPr>
            </m:dPr>
            <m:e>
              <m:r>
                <w:rPr>
                  <w:rFonts w:ascii="Cambria Math" w:hAnsi="Cambria Math" w:cs="B Nazanin"/>
                  <w:sz w:val="24"/>
                  <w:szCs w:val="24"/>
                </w:rPr>
                <m:t>V</m:t>
              </m:r>
            </m:e>
          </m:d>
          <m:r>
            <w:rPr>
              <w:rFonts w:ascii="Cambria Math" w:hAnsi="Cambria Math" w:cs="B Nazanin"/>
              <w:sz w:val="24"/>
              <w:szCs w:val="24"/>
            </w:rPr>
            <m:t>=</m:t>
          </m:r>
          <m:f>
            <m:fPr>
              <m:ctrlPr>
                <w:rPr>
                  <w:rFonts w:ascii="Cambria Math" w:hAnsi="Cambria Math" w:cs="B Nazanin"/>
                  <w:i/>
                  <w:sz w:val="24"/>
                  <w:szCs w:val="24"/>
                </w:rPr>
              </m:ctrlPr>
            </m:fPr>
            <m:num>
              <m:r>
                <w:rPr>
                  <w:rFonts w:ascii="Cambria Math" w:hAnsi="Cambria Math" w:cs="B Nazanin"/>
                  <w:sz w:val="24"/>
                  <w:szCs w:val="24"/>
                </w:rPr>
                <m:t>1</m:t>
              </m:r>
            </m:num>
            <m:den>
              <m:r>
                <w:rPr>
                  <w:rFonts w:ascii="Cambria Math" w:hAnsi="Cambria Math" w:cs="B Nazanin"/>
                  <w:sz w:val="24"/>
                  <w:szCs w:val="24"/>
                </w:rPr>
                <m:t>2</m:t>
              </m:r>
            </m:den>
          </m:f>
          <m:r>
            <w:rPr>
              <w:rFonts w:ascii="Cambria Math" w:hAnsi="Cambria Math" w:cs="B Nazanin"/>
              <w:sz w:val="24"/>
              <w:szCs w:val="24"/>
            </w:rPr>
            <m:t>[1+</m:t>
          </m:r>
          <m:func>
            <m:funcPr>
              <m:ctrlPr>
                <w:rPr>
                  <w:rFonts w:ascii="Cambria Math" w:hAnsi="Cambria Math" w:cs="B Nazanin"/>
                  <w:i/>
                  <w:sz w:val="24"/>
                  <w:szCs w:val="24"/>
                </w:rPr>
              </m:ctrlPr>
            </m:funcPr>
            <m:fName>
              <m:r>
                <w:rPr>
                  <w:rFonts w:ascii="Cambria Math" w:hAnsi="Cambria Math" w:cs="B Nazanin"/>
                  <w:sz w:val="24"/>
                  <w:szCs w:val="24"/>
                </w:rPr>
                <m:t>tanh</m:t>
              </m:r>
            </m:fName>
            <m:e>
              <m:d>
                <m:dPr>
                  <m:ctrlPr>
                    <w:rPr>
                      <w:rFonts w:ascii="Cambria Math" w:hAnsi="Cambria Math" w:cs="B Nazanin"/>
                      <w:i/>
                      <w:sz w:val="24"/>
                      <w:szCs w:val="24"/>
                    </w:rPr>
                  </m:ctrlPr>
                </m:dPr>
                <m:e>
                  <m:f>
                    <m:fPr>
                      <m:ctrlPr>
                        <w:rPr>
                          <w:rFonts w:ascii="Cambria Math" w:hAnsi="Cambria Math" w:cs="B Nazanin"/>
                          <w:i/>
                          <w:sz w:val="24"/>
                          <w:szCs w:val="24"/>
                        </w:rPr>
                      </m:ctrlPr>
                    </m:fPr>
                    <m:num>
                      <m:r>
                        <w:rPr>
                          <w:rFonts w:ascii="Cambria Math" w:hAnsi="Cambria Math" w:cs="B Nazanin"/>
                          <w:sz w:val="24"/>
                          <w:szCs w:val="24"/>
                        </w:rPr>
                        <m:t>V-</m:t>
                      </m:r>
                      <m:sSub>
                        <m:sSubPr>
                          <m:ctrlPr>
                            <w:rPr>
                              <w:rFonts w:ascii="Cambria Math" w:hAnsi="Cambria Math" w:cs="B Nazanin"/>
                              <w:i/>
                              <w:sz w:val="24"/>
                              <w:szCs w:val="24"/>
                            </w:rPr>
                          </m:ctrlPr>
                        </m:sSubPr>
                        <m:e>
                          <m:r>
                            <w:rPr>
                              <w:rFonts w:ascii="Cambria Math" w:hAnsi="Cambria Math" w:cs="B Nazanin"/>
                              <w:sz w:val="24"/>
                              <w:szCs w:val="24"/>
                            </w:rPr>
                            <m:t>V</m:t>
                          </m:r>
                        </m:e>
                        <m:sub>
                          <m:r>
                            <w:rPr>
                              <w:rFonts w:ascii="Cambria Math" w:hAnsi="Cambria Math" w:cs="B Nazanin"/>
                              <w:sz w:val="24"/>
                              <w:szCs w:val="24"/>
                            </w:rPr>
                            <m:t>1</m:t>
                          </m:r>
                        </m:sub>
                      </m:sSub>
                    </m:num>
                    <m:den>
                      <m:sSub>
                        <m:sSubPr>
                          <m:ctrlPr>
                            <w:rPr>
                              <w:rFonts w:ascii="Cambria Math" w:hAnsi="Cambria Math" w:cs="B Nazanin"/>
                              <w:i/>
                              <w:sz w:val="24"/>
                              <w:szCs w:val="24"/>
                            </w:rPr>
                          </m:ctrlPr>
                        </m:sSubPr>
                        <m:e>
                          <m:r>
                            <w:rPr>
                              <w:rFonts w:ascii="Cambria Math" w:hAnsi="Cambria Math" w:cs="B Nazanin"/>
                              <w:sz w:val="24"/>
                              <w:szCs w:val="24"/>
                            </w:rPr>
                            <m:t>V</m:t>
                          </m:r>
                        </m:e>
                        <m:sub>
                          <m:r>
                            <w:rPr>
                              <w:rFonts w:ascii="Cambria Math" w:hAnsi="Cambria Math" w:cs="B Nazanin"/>
                              <w:sz w:val="24"/>
                              <w:szCs w:val="24"/>
                            </w:rPr>
                            <m:t>2</m:t>
                          </m:r>
                        </m:sub>
                      </m:sSub>
                    </m:den>
                  </m:f>
                </m:e>
              </m:d>
            </m:e>
          </m:func>
          <m:r>
            <w:rPr>
              <w:rFonts w:ascii="Cambria Math" w:hAnsi="Cambria Math" w:cs="B Nazanin"/>
              <w:sz w:val="24"/>
              <w:szCs w:val="24"/>
            </w:rPr>
            <m:t>]</m:t>
          </m:r>
        </m:oMath>
      </m:oMathPara>
    </w:p>
    <w:p w14:paraId="7A81188E" w14:textId="77777777" w:rsidR="00364062" w:rsidRPr="00492701" w:rsidRDefault="000B4C8C" w:rsidP="00657FB3">
      <w:pPr>
        <w:rPr>
          <w:rFonts w:cs="B Nazanin"/>
          <w:i/>
          <w:sz w:val="24"/>
          <w:szCs w:val="24"/>
          <w:rtl/>
        </w:rPr>
      </w:pPr>
      <m:oMathPara>
        <m:oMathParaPr>
          <m:jc m:val="left"/>
        </m:oMathParaPr>
        <m:oMath>
          <m:sSub>
            <m:sSubPr>
              <m:ctrlPr>
                <w:rPr>
                  <w:rFonts w:ascii="Cambria Math" w:hAnsi="Cambria Math" w:cs="B Nazanin"/>
                  <w:i/>
                  <w:sz w:val="24"/>
                  <w:szCs w:val="24"/>
                </w:rPr>
              </m:ctrlPr>
            </m:sSubPr>
            <m:e>
              <m:r>
                <w:rPr>
                  <w:rFonts w:ascii="Cambria Math" w:hAnsi="Cambria Math" w:cs="B Nazanin"/>
                  <w:sz w:val="24"/>
                  <w:szCs w:val="24"/>
                </w:rPr>
                <m:t>τ</m:t>
              </m:r>
            </m:e>
            <m:sub>
              <m:r>
                <w:rPr>
                  <w:rFonts w:ascii="Cambria Math" w:hAnsi="Cambria Math" w:cs="B Nazanin"/>
                  <w:sz w:val="24"/>
                  <w:szCs w:val="24"/>
                </w:rPr>
                <m:t>n</m:t>
              </m:r>
            </m:sub>
          </m:sSub>
          <m:d>
            <m:dPr>
              <m:ctrlPr>
                <w:rPr>
                  <w:rFonts w:ascii="Cambria Math" w:hAnsi="Cambria Math" w:cs="B Nazanin"/>
                  <w:i/>
                  <w:sz w:val="24"/>
                  <w:szCs w:val="24"/>
                </w:rPr>
              </m:ctrlPr>
            </m:dPr>
            <m:e>
              <m:r>
                <w:rPr>
                  <w:rFonts w:ascii="Cambria Math" w:hAnsi="Cambria Math" w:cs="B Nazanin"/>
                  <w:sz w:val="24"/>
                  <w:szCs w:val="24"/>
                </w:rPr>
                <m:t>V</m:t>
              </m:r>
            </m:e>
          </m:d>
          <m:r>
            <w:rPr>
              <w:rFonts w:ascii="Cambria Math" w:hAnsi="Cambria Math" w:cs="B Nazanin"/>
              <w:sz w:val="24"/>
              <w:szCs w:val="24"/>
            </w:rPr>
            <m:t>=1/cosh⁡(</m:t>
          </m:r>
          <m:f>
            <m:fPr>
              <m:ctrlPr>
                <w:rPr>
                  <w:rFonts w:ascii="Cambria Math" w:hAnsi="Cambria Math" w:cs="B Nazanin"/>
                  <w:i/>
                  <w:sz w:val="24"/>
                  <w:szCs w:val="24"/>
                </w:rPr>
              </m:ctrlPr>
            </m:fPr>
            <m:num>
              <m:r>
                <w:rPr>
                  <w:rFonts w:ascii="Cambria Math" w:hAnsi="Cambria Math" w:cs="B Nazanin"/>
                  <w:sz w:val="24"/>
                  <w:szCs w:val="24"/>
                </w:rPr>
                <m:t>V-</m:t>
              </m:r>
              <m:sSub>
                <m:sSubPr>
                  <m:ctrlPr>
                    <w:rPr>
                      <w:rFonts w:ascii="Cambria Math" w:hAnsi="Cambria Math" w:cs="B Nazanin"/>
                      <w:i/>
                      <w:sz w:val="24"/>
                      <w:szCs w:val="24"/>
                    </w:rPr>
                  </m:ctrlPr>
                </m:sSubPr>
                <m:e>
                  <m:r>
                    <w:rPr>
                      <w:rFonts w:ascii="Cambria Math" w:hAnsi="Cambria Math" w:cs="B Nazanin"/>
                      <w:sz w:val="24"/>
                      <w:szCs w:val="24"/>
                    </w:rPr>
                    <m:t>V</m:t>
                  </m:r>
                </m:e>
                <m:sub>
                  <m:r>
                    <w:rPr>
                      <w:rFonts w:ascii="Cambria Math" w:hAnsi="Cambria Math" w:cs="B Nazanin"/>
                      <w:sz w:val="24"/>
                      <w:szCs w:val="24"/>
                    </w:rPr>
                    <m:t>3</m:t>
                  </m:r>
                </m:sub>
              </m:sSub>
            </m:num>
            <m:den>
              <m:r>
                <w:rPr>
                  <w:rFonts w:ascii="Cambria Math" w:hAnsi="Cambria Math" w:cs="B Nazanin"/>
                  <w:sz w:val="24"/>
                  <w:szCs w:val="24"/>
                </w:rPr>
                <m:t>2</m:t>
              </m:r>
              <m:sSub>
                <m:sSubPr>
                  <m:ctrlPr>
                    <w:rPr>
                      <w:rFonts w:ascii="Cambria Math" w:hAnsi="Cambria Math" w:cs="B Nazanin"/>
                      <w:i/>
                      <w:sz w:val="24"/>
                      <w:szCs w:val="24"/>
                    </w:rPr>
                  </m:ctrlPr>
                </m:sSubPr>
                <m:e>
                  <m:r>
                    <w:rPr>
                      <w:rFonts w:ascii="Cambria Math" w:hAnsi="Cambria Math" w:cs="B Nazanin"/>
                      <w:sz w:val="24"/>
                      <w:szCs w:val="24"/>
                    </w:rPr>
                    <m:t>V</m:t>
                  </m:r>
                </m:e>
                <m:sub>
                  <m:r>
                    <w:rPr>
                      <w:rFonts w:ascii="Cambria Math" w:hAnsi="Cambria Math" w:cs="B Nazanin"/>
                      <w:sz w:val="24"/>
                      <w:szCs w:val="24"/>
                    </w:rPr>
                    <m:t>4</m:t>
                  </m:r>
                </m:sub>
              </m:sSub>
            </m:den>
          </m:f>
          <m:r>
            <w:rPr>
              <w:rFonts w:ascii="Cambria Math" w:hAnsi="Cambria Math" w:cs="B Nazanin"/>
              <w:sz w:val="24"/>
              <w:szCs w:val="24"/>
            </w:rPr>
            <m:t>)</m:t>
          </m:r>
        </m:oMath>
      </m:oMathPara>
    </w:p>
    <w:p w14:paraId="4597EE7B" w14:textId="77777777" w:rsidR="00657FB3" w:rsidRPr="00492701" w:rsidRDefault="000B4C8C" w:rsidP="00657FB3">
      <w:pPr>
        <w:rPr>
          <w:rFonts w:cs="B Nazanin"/>
          <w:i/>
          <w:sz w:val="24"/>
          <w:szCs w:val="24"/>
          <w:rtl/>
        </w:rPr>
      </w:pPr>
      <m:oMathPara>
        <m:oMathParaPr>
          <m:jc m:val="left"/>
        </m:oMathParaPr>
        <m:oMath>
          <m:sSub>
            <m:sSubPr>
              <m:ctrlPr>
                <w:rPr>
                  <w:rFonts w:ascii="Cambria Math" w:hAnsi="Cambria Math" w:cs="B Nazanin"/>
                  <w:i/>
                  <w:sz w:val="24"/>
                  <w:szCs w:val="24"/>
                </w:rPr>
              </m:ctrlPr>
            </m:sSubPr>
            <m:e>
              <m:r>
                <w:rPr>
                  <w:rFonts w:ascii="Cambria Math" w:hAnsi="Cambria Math" w:cs="B Nazanin"/>
                  <w:sz w:val="24"/>
                  <w:szCs w:val="24"/>
                </w:rPr>
                <m:t>n</m:t>
              </m:r>
            </m:e>
            <m:sub>
              <m:r>
                <w:rPr>
                  <w:rFonts w:ascii="Cambria Math" w:hAnsi="Cambria Math" w:cs="B Nazanin"/>
                  <w:sz w:val="24"/>
                  <w:szCs w:val="24"/>
                </w:rPr>
                <m:t>∞</m:t>
              </m:r>
            </m:sub>
          </m:sSub>
          <m:d>
            <m:dPr>
              <m:ctrlPr>
                <w:rPr>
                  <w:rFonts w:ascii="Cambria Math" w:hAnsi="Cambria Math" w:cs="B Nazanin"/>
                  <w:i/>
                  <w:sz w:val="24"/>
                  <w:szCs w:val="24"/>
                </w:rPr>
              </m:ctrlPr>
            </m:dPr>
            <m:e>
              <m:r>
                <w:rPr>
                  <w:rFonts w:ascii="Cambria Math" w:hAnsi="Cambria Math" w:cs="B Nazanin"/>
                  <w:sz w:val="24"/>
                  <w:szCs w:val="24"/>
                </w:rPr>
                <m:t>V</m:t>
              </m:r>
            </m:e>
          </m:d>
          <m:r>
            <w:rPr>
              <w:rFonts w:ascii="Cambria Math" w:hAnsi="Cambria Math" w:cs="B Nazanin"/>
              <w:sz w:val="24"/>
              <w:szCs w:val="24"/>
            </w:rPr>
            <m:t>=</m:t>
          </m:r>
          <m:f>
            <m:fPr>
              <m:ctrlPr>
                <w:rPr>
                  <w:rFonts w:ascii="Cambria Math" w:hAnsi="Cambria Math" w:cs="B Nazanin"/>
                  <w:i/>
                  <w:sz w:val="24"/>
                  <w:szCs w:val="24"/>
                </w:rPr>
              </m:ctrlPr>
            </m:fPr>
            <m:num>
              <m:r>
                <w:rPr>
                  <w:rFonts w:ascii="Cambria Math" w:hAnsi="Cambria Math" w:cs="B Nazanin"/>
                  <w:sz w:val="24"/>
                  <w:szCs w:val="24"/>
                </w:rPr>
                <m:t>1</m:t>
              </m:r>
            </m:num>
            <m:den>
              <m:r>
                <w:rPr>
                  <w:rFonts w:ascii="Cambria Math" w:hAnsi="Cambria Math" w:cs="B Nazanin"/>
                  <w:sz w:val="24"/>
                  <w:szCs w:val="24"/>
                </w:rPr>
                <m:t>2</m:t>
              </m:r>
            </m:den>
          </m:f>
          <m:r>
            <w:rPr>
              <w:rFonts w:ascii="Cambria Math" w:hAnsi="Cambria Math" w:cs="B Nazanin"/>
              <w:sz w:val="24"/>
              <w:szCs w:val="24"/>
            </w:rPr>
            <m:t>[1+</m:t>
          </m:r>
          <m:func>
            <m:funcPr>
              <m:ctrlPr>
                <w:rPr>
                  <w:rFonts w:ascii="Cambria Math" w:hAnsi="Cambria Math" w:cs="B Nazanin"/>
                  <w:i/>
                  <w:sz w:val="24"/>
                  <w:szCs w:val="24"/>
                </w:rPr>
              </m:ctrlPr>
            </m:funcPr>
            <m:fName>
              <m:r>
                <w:rPr>
                  <w:rFonts w:ascii="Cambria Math" w:hAnsi="Cambria Math" w:cs="B Nazanin"/>
                  <w:sz w:val="24"/>
                  <w:szCs w:val="24"/>
                </w:rPr>
                <m:t>tanh</m:t>
              </m:r>
            </m:fName>
            <m:e>
              <m:d>
                <m:dPr>
                  <m:ctrlPr>
                    <w:rPr>
                      <w:rFonts w:ascii="Cambria Math" w:hAnsi="Cambria Math" w:cs="B Nazanin"/>
                      <w:i/>
                      <w:sz w:val="24"/>
                      <w:szCs w:val="24"/>
                    </w:rPr>
                  </m:ctrlPr>
                </m:dPr>
                <m:e>
                  <m:f>
                    <m:fPr>
                      <m:ctrlPr>
                        <w:rPr>
                          <w:rFonts w:ascii="Cambria Math" w:hAnsi="Cambria Math" w:cs="B Nazanin"/>
                          <w:i/>
                          <w:sz w:val="24"/>
                          <w:szCs w:val="24"/>
                        </w:rPr>
                      </m:ctrlPr>
                    </m:fPr>
                    <m:num>
                      <m:r>
                        <w:rPr>
                          <w:rFonts w:ascii="Cambria Math" w:hAnsi="Cambria Math" w:cs="B Nazanin"/>
                          <w:sz w:val="24"/>
                          <w:szCs w:val="24"/>
                        </w:rPr>
                        <m:t>V-</m:t>
                      </m:r>
                      <m:sSub>
                        <m:sSubPr>
                          <m:ctrlPr>
                            <w:rPr>
                              <w:rFonts w:ascii="Cambria Math" w:hAnsi="Cambria Math" w:cs="B Nazanin"/>
                              <w:i/>
                              <w:sz w:val="24"/>
                              <w:szCs w:val="24"/>
                            </w:rPr>
                          </m:ctrlPr>
                        </m:sSubPr>
                        <m:e>
                          <m:r>
                            <w:rPr>
                              <w:rFonts w:ascii="Cambria Math" w:hAnsi="Cambria Math" w:cs="B Nazanin"/>
                              <w:sz w:val="24"/>
                              <w:szCs w:val="24"/>
                            </w:rPr>
                            <m:t>V</m:t>
                          </m:r>
                        </m:e>
                        <m:sub>
                          <m:r>
                            <w:rPr>
                              <w:rFonts w:ascii="Cambria Math" w:hAnsi="Cambria Math" w:cs="B Nazanin"/>
                              <w:sz w:val="24"/>
                              <w:szCs w:val="24"/>
                            </w:rPr>
                            <m:t>3</m:t>
                          </m:r>
                        </m:sub>
                      </m:sSub>
                    </m:num>
                    <m:den>
                      <m:sSub>
                        <m:sSubPr>
                          <m:ctrlPr>
                            <w:rPr>
                              <w:rFonts w:ascii="Cambria Math" w:hAnsi="Cambria Math" w:cs="B Nazanin"/>
                              <w:i/>
                              <w:sz w:val="24"/>
                              <w:szCs w:val="24"/>
                            </w:rPr>
                          </m:ctrlPr>
                        </m:sSubPr>
                        <m:e>
                          <m:r>
                            <w:rPr>
                              <w:rFonts w:ascii="Cambria Math" w:hAnsi="Cambria Math" w:cs="B Nazanin"/>
                              <w:sz w:val="24"/>
                              <w:szCs w:val="24"/>
                            </w:rPr>
                            <m:t>V</m:t>
                          </m:r>
                        </m:e>
                        <m:sub>
                          <m:r>
                            <w:rPr>
                              <w:rFonts w:ascii="Cambria Math" w:hAnsi="Cambria Math" w:cs="B Nazanin"/>
                              <w:sz w:val="24"/>
                              <w:szCs w:val="24"/>
                            </w:rPr>
                            <m:t>4</m:t>
                          </m:r>
                        </m:sub>
                      </m:sSub>
                    </m:den>
                  </m:f>
                </m:e>
              </m:d>
            </m:e>
          </m:func>
          <m:r>
            <w:rPr>
              <w:rFonts w:ascii="Cambria Math" w:hAnsi="Cambria Math" w:cs="B Nazanin"/>
              <w:sz w:val="24"/>
              <w:szCs w:val="24"/>
            </w:rPr>
            <m:t>]</m:t>
          </m:r>
        </m:oMath>
      </m:oMathPara>
    </w:p>
    <w:p w14:paraId="70A4B7ED" w14:textId="77777777" w:rsidR="00364062" w:rsidRPr="00492701" w:rsidRDefault="000B4C8C" w:rsidP="00E07536">
      <w:pPr>
        <w:rPr>
          <w:rFonts w:cs="B Nazanin"/>
          <w:i/>
          <w:sz w:val="24"/>
          <w:szCs w:val="24"/>
          <w:rtl/>
        </w:rPr>
      </w:pPr>
      <m:oMathPara>
        <m:oMathParaPr>
          <m:jc m:val="left"/>
        </m:oMathParaPr>
        <m:oMath>
          <m:sSub>
            <m:sSubPr>
              <m:ctrlPr>
                <w:rPr>
                  <w:rFonts w:ascii="Cambria Math" w:hAnsi="Cambria Math" w:cs="B Nazanin"/>
                  <w:i/>
                  <w:sz w:val="24"/>
                  <w:szCs w:val="24"/>
                </w:rPr>
              </m:ctrlPr>
            </m:sSubPr>
            <m:e>
              <m:r>
                <w:rPr>
                  <w:rFonts w:ascii="Cambria Math" w:hAnsi="Cambria Math" w:cs="B Nazanin"/>
                  <w:sz w:val="24"/>
                  <w:szCs w:val="24"/>
                </w:rPr>
                <m:t>x</m:t>
              </m:r>
            </m:e>
            <m:sub>
              <m:r>
                <w:rPr>
                  <w:rFonts w:ascii="Cambria Math" w:hAnsi="Cambria Math" w:cs="B Nazanin"/>
                  <w:sz w:val="24"/>
                  <w:szCs w:val="24"/>
                </w:rPr>
                <m:t>2</m:t>
              </m:r>
            </m:sub>
          </m:sSub>
          <m:r>
            <w:rPr>
              <w:rFonts w:ascii="Cambria Math" w:hAnsi="Cambria Math" w:cs="B Nazanin"/>
              <w:sz w:val="24"/>
              <w:szCs w:val="24"/>
            </w:rPr>
            <m:t>=</m:t>
          </m:r>
          <m:f>
            <m:fPr>
              <m:ctrlPr>
                <w:rPr>
                  <w:rFonts w:ascii="Cambria Math" w:hAnsi="Cambria Math" w:cs="B Nazanin"/>
                  <w:i/>
                  <w:sz w:val="24"/>
                  <w:szCs w:val="24"/>
                </w:rPr>
              </m:ctrlPr>
            </m:fPr>
            <m:num>
              <m:r>
                <w:rPr>
                  <w:rFonts w:ascii="Cambria Math" w:hAnsi="Cambria Math" w:cs="B Nazanin"/>
                  <w:sz w:val="24"/>
                  <w:szCs w:val="24"/>
                </w:rPr>
                <m:t>V</m:t>
              </m:r>
            </m:num>
            <m:den>
              <m:r>
                <w:rPr>
                  <w:rFonts w:ascii="Cambria Math" w:hAnsi="Cambria Math" w:cs="B Nazanin"/>
                  <w:sz w:val="24"/>
                  <w:szCs w:val="24"/>
                </w:rPr>
                <m:t>20</m:t>
              </m:r>
            </m:den>
          </m:f>
        </m:oMath>
      </m:oMathPara>
    </w:p>
    <w:p w14:paraId="7A30F7BB" w14:textId="77777777" w:rsidR="00364062" w:rsidRPr="00C33443" w:rsidRDefault="009B0157" w:rsidP="00FC40A1">
      <w:pPr>
        <w:jc w:val="both"/>
        <w:rPr>
          <w:rFonts w:cs="B Nazanin"/>
          <w:sz w:val="28"/>
          <w:szCs w:val="28"/>
          <w:rtl/>
        </w:rPr>
      </w:pPr>
      <w:r w:rsidRPr="00C33443">
        <w:rPr>
          <w:rFonts w:cs="B Nazanin"/>
          <w:sz w:val="28"/>
          <w:szCs w:val="28"/>
          <w:rtl/>
        </w:rPr>
        <w:t>نو</w:t>
      </w:r>
      <w:r w:rsidRPr="00C33443">
        <w:rPr>
          <w:rFonts w:cs="B Nazanin" w:hint="cs"/>
          <w:sz w:val="28"/>
          <w:szCs w:val="28"/>
          <w:rtl/>
        </w:rPr>
        <w:t>ی</w:t>
      </w:r>
      <w:r w:rsidRPr="00C33443">
        <w:rPr>
          <w:rFonts w:cs="B Nazanin" w:hint="eastAsia"/>
          <w:sz w:val="28"/>
          <w:szCs w:val="28"/>
          <w:rtl/>
        </w:rPr>
        <w:t>ز</w:t>
      </w:r>
      <w:r w:rsidRPr="00C33443">
        <w:rPr>
          <w:rFonts w:cs="B Nazanin"/>
          <w:sz w:val="28"/>
          <w:szCs w:val="28"/>
          <w:rtl/>
        </w:rPr>
        <w:t xml:space="preserve"> سف</w:t>
      </w:r>
      <w:r w:rsidRPr="00C33443">
        <w:rPr>
          <w:rFonts w:cs="B Nazanin" w:hint="cs"/>
          <w:sz w:val="28"/>
          <w:szCs w:val="28"/>
          <w:rtl/>
        </w:rPr>
        <w:t>ی</w:t>
      </w:r>
      <w:r w:rsidRPr="00C33443">
        <w:rPr>
          <w:rFonts w:cs="B Nazanin" w:hint="eastAsia"/>
          <w:sz w:val="28"/>
          <w:szCs w:val="28"/>
          <w:rtl/>
        </w:rPr>
        <w:t>د</w:t>
      </w:r>
      <w:r w:rsidRPr="00C33443">
        <w:rPr>
          <w:rFonts w:cs="B Nazanin"/>
          <w:sz w:val="28"/>
          <w:szCs w:val="28"/>
          <w:rtl/>
        </w:rPr>
        <w:t xml:space="preserve"> گاوس</w:t>
      </w:r>
      <w:r w:rsidRPr="00C33443">
        <w:rPr>
          <w:rFonts w:cs="B Nazanin" w:hint="cs"/>
          <w:sz w:val="28"/>
          <w:szCs w:val="28"/>
          <w:rtl/>
        </w:rPr>
        <w:t>ی</w:t>
      </w:r>
      <w:r w:rsidRPr="00C33443">
        <w:rPr>
          <w:rFonts w:cs="B Nazanin"/>
          <w:sz w:val="28"/>
          <w:szCs w:val="28"/>
          <w:rtl/>
        </w:rPr>
        <w:t xml:space="preserve"> با مقاد</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توز</w:t>
      </w:r>
      <w:r w:rsidRPr="00C33443">
        <w:rPr>
          <w:rFonts w:cs="B Nazanin" w:hint="cs"/>
          <w:sz w:val="28"/>
          <w:szCs w:val="28"/>
          <w:rtl/>
        </w:rPr>
        <w:t>ی</w:t>
      </w:r>
      <w:r w:rsidRPr="00C33443">
        <w:rPr>
          <w:rFonts w:cs="B Nazanin" w:hint="eastAsia"/>
          <w:sz w:val="28"/>
          <w:szCs w:val="28"/>
          <w:rtl/>
        </w:rPr>
        <w:t>ع</w:t>
      </w:r>
      <w:r w:rsidRPr="00C33443">
        <w:rPr>
          <w:rFonts w:cs="B Nazanin"/>
          <w:sz w:val="28"/>
          <w:szCs w:val="28"/>
          <w:rtl/>
        </w:rPr>
        <w:t xml:space="preserve"> </w:t>
      </w:r>
      <w:r w:rsidRPr="00C33443">
        <w:rPr>
          <w:rFonts w:cs="B Nazanin" w:hint="cs"/>
          <w:sz w:val="28"/>
          <w:szCs w:val="28"/>
          <w:rtl/>
        </w:rPr>
        <w:t>ی</w:t>
      </w:r>
      <w:r w:rsidRPr="00C33443">
        <w:rPr>
          <w:rFonts w:cs="B Nazanin" w:hint="eastAsia"/>
          <w:sz w:val="28"/>
          <w:szCs w:val="28"/>
          <w:rtl/>
        </w:rPr>
        <w:t>کنواخت</w:t>
      </w:r>
      <w:r w:rsidRPr="00C33443">
        <w:rPr>
          <w:rFonts w:cs="B Nazanin"/>
          <w:sz w:val="28"/>
          <w:szCs w:val="28"/>
          <w:rtl/>
        </w:rPr>
        <w:t xml:space="preserve"> در فاصله [</w:t>
      </w:r>
      <w:r w:rsidRPr="00C33443">
        <w:rPr>
          <w:rFonts w:cs="B Nazanin"/>
          <w:sz w:val="28"/>
          <w:szCs w:val="28"/>
        </w:rPr>
        <w:t>Wmax</w:t>
      </w:r>
      <w:r w:rsidRPr="00C33443">
        <w:rPr>
          <w:rFonts w:cs="B Nazanin"/>
          <w:sz w:val="28"/>
          <w:szCs w:val="28"/>
          <w:rtl/>
        </w:rPr>
        <w:t xml:space="preserve">، </w:t>
      </w:r>
      <w:r w:rsidRPr="00C33443">
        <w:rPr>
          <w:rFonts w:cs="B Nazanin"/>
          <w:sz w:val="28"/>
          <w:szCs w:val="28"/>
        </w:rPr>
        <w:t>Wmax</w:t>
      </w:r>
      <w:r w:rsidRPr="00C33443">
        <w:rPr>
          <w:rFonts w:cs="B Nazanin" w:hint="cs"/>
          <w:sz w:val="28"/>
          <w:szCs w:val="28"/>
          <w:rtl/>
        </w:rPr>
        <w:t>-</w:t>
      </w:r>
      <w:r w:rsidRPr="00C33443">
        <w:rPr>
          <w:rFonts w:cs="B Nazanin"/>
          <w:sz w:val="28"/>
          <w:szCs w:val="28"/>
          <w:rtl/>
        </w:rPr>
        <w:t xml:space="preserve">] است که دامنه </w:t>
      </w:r>
      <w:r w:rsidRPr="00C33443">
        <w:rPr>
          <w:rFonts w:cs="B Nazanin"/>
          <w:sz w:val="28"/>
          <w:szCs w:val="28"/>
        </w:rPr>
        <w:t>Wmax</w:t>
      </w:r>
      <w:r w:rsidRPr="00C33443">
        <w:rPr>
          <w:rFonts w:cs="B Nazanin"/>
          <w:sz w:val="28"/>
          <w:szCs w:val="28"/>
          <w:rtl/>
        </w:rPr>
        <w:t xml:space="preserve"> از 2.5 تا 20 م</w:t>
      </w:r>
      <w:r w:rsidRPr="00C33443">
        <w:rPr>
          <w:rFonts w:cs="B Nazanin" w:hint="cs"/>
          <w:sz w:val="28"/>
          <w:szCs w:val="28"/>
          <w:rtl/>
        </w:rPr>
        <w:t>ی</w:t>
      </w:r>
      <w:r w:rsidRPr="00C33443">
        <w:rPr>
          <w:rFonts w:cs="B Nazanin" w:hint="eastAsia"/>
          <w:sz w:val="28"/>
          <w:szCs w:val="28"/>
          <w:rtl/>
        </w:rPr>
        <w:t>ل</w:t>
      </w:r>
      <w:r w:rsidRPr="00C33443">
        <w:rPr>
          <w:rFonts w:cs="B Nazanin" w:hint="cs"/>
          <w:sz w:val="28"/>
          <w:szCs w:val="28"/>
          <w:rtl/>
        </w:rPr>
        <w:t>ی</w:t>
      </w:r>
      <w:r w:rsidRPr="00C33443">
        <w:rPr>
          <w:rFonts w:cs="B Nazanin"/>
          <w:sz w:val="28"/>
          <w:szCs w:val="28"/>
          <w:rtl/>
        </w:rPr>
        <w:t xml:space="preserve"> ولت است ، 2.5 م</w:t>
      </w:r>
      <w:r w:rsidRPr="00C33443">
        <w:rPr>
          <w:rFonts w:cs="B Nazanin" w:hint="cs"/>
          <w:sz w:val="28"/>
          <w:szCs w:val="28"/>
          <w:rtl/>
        </w:rPr>
        <w:t>ی</w:t>
      </w:r>
      <w:r w:rsidRPr="00C33443">
        <w:rPr>
          <w:rFonts w:cs="B Nazanin" w:hint="eastAsia"/>
          <w:sz w:val="28"/>
          <w:szCs w:val="28"/>
          <w:rtl/>
        </w:rPr>
        <w:t>ل</w:t>
      </w:r>
      <w:r w:rsidRPr="00C33443">
        <w:rPr>
          <w:rFonts w:cs="B Nazanin" w:hint="cs"/>
          <w:sz w:val="28"/>
          <w:szCs w:val="28"/>
          <w:rtl/>
        </w:rPr>
        <w:t>ی</w:t>
      </w:r>
      <w:r w:rsidRPr="00C33443">
        <w:rPr>
          <w:rFonts w:cs="B Nazanin"/>
          <w:sz w:val="28"/>
          <w:szCs w:val="28"/>
          <w:rtl/>
        </w:rPr>
        <w:t xml:space="preserve"> ولت برا</w:t>
      </w:r>
      <w:r w:rsidRPr="00C33443">
        <w:rPr>
          <w:rFonts w:cs="B Nazanin" w:hint="cs"/>
          <w:sz w:val="28"/>
          <w:szCs w:val="28"/>
          <w:rtl/>
        </w:rPr>
        <w:t>ی</w:t>
      </w:r>
      <w:r w:rsidRPr="00C33443">
        <w:rPr>
          <w:rFonts w:cs="B Nazanin"/>
          <w:sz w:val="28"/>
          <w:szCs w:val="28"/>
          <w:rtl/>
        </w:rPr>
        <w:t xml:space="preserve"> شب</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ساز</w:t>
      </w:r>
      <w:r w:rsidRPr="00C33443">
        <w:rPr>
          <w:rFonts w:cs="B Nazanin" w:hint="cs"/>
          <w:sz w:val="28"/>
          <w:szCs w:val="28"/>
          <w:rtl/>
        </w:rPr>
        <w:t>ی</w:t>
      </w:r>
      <w:r w:rsidRPr="00C33443">
        <w:rPr>
          <w:rFonts w:cs="B Nazanin"/>
          <w:sz w:val="28"/>
          <w:szCs w:val="28"/>
          <w:rtl/>
        </w:rPr>
        <w:t xml:space="preserve"> کمتر</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نو</w:t>
      </w:r>
      <w:r w:rsidRPr="00C33443">
        <w:rPr>
          <w:rFonts w:cs="B Nazanin" w:hint="cs"/>
          <w:sz w:val="28"/>
          <w:szCs w:val="28"/>
          <w:rtl/>
        </w:rPr>
        <w:t>ی</w:t>
      </w:r>
      <w:r w:rsidRPr="00C33443">
        <w:rPr>
          <w:rFonts w:cs="B Nazanin" w:hint="eastAsia"/>
          <w:sz w:val="28"/>
          <w:szCs w:val="28"/>
          <w:rtl/>
        </w:rPr>
        <w:t>ز</w:t>
      </w:r>
      <w:r w:rsidRPr="00C33443">
        <w:rPr>
          <w:rFonts w:cs="B Nazanin"/>
          <w:sz w:val="28"/>
          <w:szCs w:val="28"/>
          <w:rtl/>
        </w:rPr>
        <w:t xml:space="preserve"> و 20 م</w:t>
      </w:r>
      <w:r w:rsidRPr="00C33443">
        <w:rPr>
          <w:rFonts w:cs="B Nazanin" w:hint="cs"/>
          <w:sz w:val="28"/>
          <w:szCs w:val="28"/>
          <w:rtl/>
        </w:rPr>
        <w:t>ی</w:t>
      </w:r>
      <w:r w:rsidRPr="00C33443">
        <w:rPr>
          <w:rFonts w:cs="B Nazanin" w:hint="eastAsia"/>
          <w:sz w:val="28"/>
          <w:szCs w:val="28"/>
          <w:rtl/>
        </w:rPr>
        <w:t>ل</w:t>
      </w:r>
      <w:r w:rsidRPr="00C33443">
        <w:rPr>
          <w:rFonts w:cs="B Nazanin" w:hint="cs"/>
          <w:sz w:val="28"/>
          <w:szCs w:val="28"/>
          <w:rtl/>
        </w:rPr>
        <w:t>ی</w:t>
      </w:r>
      <w:r w:rsidRPr="00C33443">
        <w:rPr>
          <w:rFonts w:cs="B Nazanin"/>
          <w:sz w:val="28"/>
          <w:szCs w:val="28"/>
          <w:rtl/>
        </w:rPr>
        <w:t xml:space="preserve"> ولت برا</w:t>
      </w:r>
      <w:r w:rsidRPr="00C33443">
        <w:rPr>
          <w:rFonts w:cs="B Nazanin" w:hint="cs"/>
          <w:sz w:val="28"/>
          <w:szCs w:val="28"/>
          <w:rtl/>
        </w:rPr>
        <w:t>ی</w:t>
      </w:r>
      <w:r w:rsidRPr="00C33443">
        <w:rPr>
          <w:rFonts w:cs="B Nazanin"/>
          <w:sz w:val="28"/>
          <w:szCs w:val="28"/>
          <w:rtl/>
        </w:rPr>
        <w:t xml:space="preserve"> بالاتر</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م</w:t>
      </w:r>
      <w:r w:rsidRPr="00C33443">
        <w:rPr>
          <w:rFonts w:cs="B Nazanin" w:hint="cs"/>
          <w:sz w:val="28"/>
          <w:szCs w:val="28"/>
          <w:rtl/>
        </w:rPr>
        <w:t>ی</w:t>
      </w:r>
      <w:r w:rsidRPr="00C33443">
        <w:rPr>
          <w:rFonts w:cs="B Nazanin" w:hint="eastAsia"/>
          <w:sz w:val="28"/>
          <w:szCs w:val="28"/>
          <w:rtl/>
        </w:rPr>
        <w:t>زان</w:t>
      </w:r>
      <w:r w:rsidRPr="00C33443">
        <w:rPr>
          <w:rFonts w:cs="B Nazanin"/>
          <w:sz w:val="28"/>
          <w:szCs w:val="28"/>
          <w:rtl/>
        </w:rPr>
        <w:t xml:space="preserve"> شب</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ساز</w:t>
      </w:r>
      <w:r w:rsidRPr="00C33443">
        <w:rPr>
          <w:rFonts w:cs="B Nazanin" w:hint="cs"/>
          <w:sz w:val="28"/>
          <w:szCs w:val="28"/>
          <w:rtl/>
        </w:rPr>
        <w:t>ی</w:t>
      </w:r>
      <w:r w:rsidRPr="00C33443">
        <w:rPr>
          <w:rFonts w:cs="B Nazanin"/>
          <w:sz w:val="28"/>
          <w:szCs w:val="28"/>
          <w:rtl/>
        </w:rPr>
        <w:t xml:space="preserve"> نو</w:t>
      </w:r>
      <w:r w:rsidRPr="00C33443">
        <w:rPr>
          <w:rFonts w:cs="B Nazanin" w:hint="cs"/>
          <w:sz w:val="28"/>
          <w:szCs w:val="28"/>
          <w:rtl/>
        </w:rPr>
        <w:t>ی</w:t>
      </w:r>
      <w:r w:rsidRPr="00C33443">
        <w:rPr>
          <w:rFonts w:cs="B Nazanin" w:hint="eastAsia"/>
          <w:sz w:val="28"/>
          <w:szCs w:val="28"/>
          <w:rtl/>
        </w:rPr>
        <w:t>ز</w:t>
      </w:r>
      <w:r w:rsidRPr="00C33443">
        <w:rPr>
          <w:rFonts w:cs="B Nazanin"/>
          <w:sz w:val="28"/>
          <w:szCs w:val="28"/>
          <w:rtl/>
        </w:rPr>
        <w:t xml:space="preserve"> استفاده م</w:t>
      </w:r>
      <w:r w:rsidRPr="00C33443">
        <w:rPr>
          <w:rFonts w:cs="B Nazanin" w:hint="cs"/>
          <w:sz w:val="28"/>
          <w:szCs w:val="28"/>
          <w:rtl/>
        </w:rPr>
        <w:t>ی</w:t>
      </w:r>
      <w:r w:rsidRPr="00C33443">
        <w:rPr>
          <w:rFonts w:cs="B Nazanin"/>
          <w:sz w:val="28"/>
          <w:szCs w:val="28"/>
          <w:rtl/>
        </w:rPr>
        <w:t xml:space="preserve"> شود .</w:t>
      </w:r>
      <m:oMath>
        <m:r>
          <w:rPr>
            <w:rFonts w:ascii="Cambria Math" w:hAnsi="Cambria Math" w:cs="B Nazanin"/>
            <w:sz w:val="28"/>
            <w:szCs w:val="28"/>
          </w:rPr>
          <m:t xml:space="preserve"> </m:t>
        </m:r>
        <m:sSub>
          <m:sSubPr>
            <m:ctrlPr>
              <w:rPr>
                <w:rFonts w:ascii="Cambria Math" w:hAnsi="Cambria Math" w:cs="B Nazanin"/>
                <w:i/>
                <w:sz w:val="28"/>
                <w:szCs w:val="28"/>
              </w:rPr>
            </m:ctrlPr>
          </m:sSubPr>
          <m:e>
            <m:r>
              <w:rPr>
                <w:rFonts w:ascii="Cambria Math" w:hAnsi="Cambria Math" w:cs="B Nazanin"/>
                <w:sz w:val="28"/>
                <w:szCs w:val="28"/>
              </w:rPr>
              <m:t>I</m:t>
            </m:r>
          </m:e>
          <m:sub>
            <m:r>
              <w:rPr>
                <w:rFonts w:ascii="Cambria Math" w:hAnsi="Cambria Math" w:cs="B Nazanin"/>
                <w:sz w:val="28"/>
                <w:szCs w:val="28"/>
              </w:rPr>
              <m:t>1</m:t>
            </m:r>
          </m:sub>
        </m:sSub>
      </m:oMath>
      <w:r w:rsidRPr="00C33443">
        <w:rPr>
          <w:rFonts w:cs="B Nazanin"/>
          <w:sz w:val="28"/>
          <w:szCs w:val="28"/>
        </w:rPr>
        <w:t xml:space="preserve"> </w:t>
      </w:r>
      <w:r w:rsidRPr="00C33443">
        <w:rPr>
          <w:rFonts w:cs="B Nazanin"/>
          <w:sz w:val="28"/>
          <w:szCs w:val="28"/>
          <w:rtl/>
        </w:rPr>
        <w:t xml:space="preserve">، </w:t>
      </w:r>
      <m:oMath>
        <m:sSub>
          <m:sSubPr>
            <m:ctrlPr>
              <w:rPr>
                <w:rFonts w:ascii="Cambria Math" w:hAnsi="Cambria Math" w:cs="B Nazanin"/>
                <w:i/>
                <w:sz w:val="28"/>
                <w:szCs w:val="28"/>
              </w:rPr>
            </m:ctrlPr>
          </m:sSubPr>
          <m:e>
            <m:r>
              <w:rPr>
                <w:rFonts w:ascii="Cambria Math" w:hAnsi="Cambria Math" w:cs="B Nazanin"/>
                <w:sz w:val="28"/>
                <w:szCs w:val="28"/>
              </w:rPr>
              <m:t>I</m:t>
            </m:r>
          </m:e>
          <m:sub>
            <m:r>
              <w:rPr>
                <w:rFonts w:ascii="Cambria Math" w:hAnsi="Cambria Math" w:cs="B Nazanin"/>
                <w:sz w:val="28"/>
                <w:szCs w:val="28"/>
              </w:rPr>
              <m:t>2</m:t>
            </m:r>
          </m:sub>
        </m:sSub>
      </m:oMath>
      <w:r w:rsidRPr="00C33443">
        <w:rPr>
          <w:rFonts w:cs="B Nazanin"/>
          <w:sz w:val="28"/>
          <w:szCs w:val="28"/>
          <w:rtl/>
        </w:rPr>
        <w:t xml:space="preserve"> به ترت</w:t>
      </w:r>
      <w:r w:rsidRPr="00C33443">
        <w:rPr>
          <w:rFonts w:cs="B Nazanin" w:hint="cs"/>
          <w:sz w:val="28"/>
          <w:szCs w:val="28"/>
          <w:rtl/>
        </w:rPr>
        <w:t>ی</w:t>
      </w:r>
      <w:r w:rsidRPr="00C33443">
        <w:rPr>
          <w:rFonts w:cs="B Nazanin" w:hint="eastAsia"/>
          <w:sz w:val="28"/>
          <w:szCs w:val="28"/>
          <w:rtl/>
        </w:rPr>
        <w:t>ب</w:t>
      </w:r>
      <w:r w:rsidRPr="00C33443">
        <w:rPr>
          <w:rFonts w:cs="B Nazanin"/>
          <w:sz w:val="28"/>
          <w:szCs w:val="28"/>
          <w:rtl/>
        </w:rPr>
        <w:t xml:space="preserve"> جر</w:t>
      </w:r>
      <w:r w:rsidRPr="00C33443">
        <w:rPr>
          <w:rFonts w:cs="B Nazanin" w:hint="cs"/>
          <w:sz w:val="28"/>
          <w:szCs w:val="28"/>
          <w:rtl/>
        </w:rPr>
        <w:t>ی</w:t>
      </w:r>
      <w:r w:rsidRPr="00C33443">
        <w:rPr>
          <w:rFonts w:cs="B Nazanin" w:hint="eastAsia"/>
          <w:sz w:val="28"/>
          <w:szCs w:val="28"/>
          <w:rtl/>
        </w:rPr>
        <w:t>انها</w:t>
      </w:r>
      <w:r w:rsidRPr="00C33443">
        <w:rPr>
          <w:rFonts w:cs="B Nazanin" w:hint="cs"/>
          <w:sz w:val="28"/>
          <w:szCs w:val="28"/>
          <w:rtl/>
        </w:rPr>
        <w:t>ی</w:t>
      </w:r>
      <w:r w:rsidRPr="00C33443">
        <w:rPr>
          <w:rFonts w:cs="B Nazanin"/>
          <w:sz w:val="28"/>
          <w:szCs w:val="28"/>
          <w:rtl/>
        </w:rPr>
        <w:t xml:space="preserve"> ورود</w:t>
      </w:r>
      <w:r w:rsidRPr="00C33443">
        <w:rPr>
          <w:rFonts w:cs="B Nazanin" w:hint="cs"/>
          <w:sz w:val="28"/>
          <w:szCs w:val="28"/>
          <w:rtl/>
        </w:rPr>
        <w:t>ی</w:t>
      </w:r>
      <w:r w:rsidRPr="00C33443">
        <w:rPr>
          <w:rFonts w:cs="B Nazanin"/>
          <w:sz w:val="28"/>
          <w:szCs w:val="28"/>
          <w:rtl/>
        </w:rPr>
        <w:t xml:space="preserve"> پا</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نورونها برا</w:t>
      </w:r>
      <w:r w:rsidRPr="00C33443">
        <w:rPr>
          <w:rFonts w:cs="B Nazanin" w:hint="cs"/>
          <w:sz w:val="28"/>
          <w:szCs w:val="28"/>
          <w:rtl/>
        </w:rPr>
        <w:t>ی</w:t>
      </w:r>
      <w:r w:rsidRPr="00C33443">
        <w:rPr>
          <w:rFonts w:cs="B Nazanin"/>
          <w:sz w:val="28"/>
          <w:szCs w:val="28"/>
          <w:rtl/>
        </w:rPr>
        <w:t xml:space="preserve"> جمع</w:t>
      </w:r>
      <w:r w:rsidRPr="00C33443">
        <w:rPr>
          <w:rFonts w:cs="B Nazanin" w:hint="cs"/>
          <w:sz w:val="28"/>
          <w:szCs w:val="28"/>
          <w:rtl/>
        </w:rPr>
        <w:t>ی</w:t>
      </w:r>
      <w:r w:rsidRPr="00C33443">
        <w:rPr>
          <w:rFonts w:cs="B Nazanin" w:hint="eastAsia"/>
          <w:sz w:val="28"/>
          <w:szCs w:val="28"/>
          <w:rtl/>
        </w:rPr>
        <w:t>تها</w:t>
      </w:r>
      <w:r w:rsidRPr="00C33443">
        <w:rPr>
          <w:rFonts w:cs="B Nazanin" w:hint="cs"/>
          <w:sz w:val="28"/>
          <w:szCs w:val="28"/>
          <w:rtl/>
        </w:rPr>
        <w:t>ی</w:t>
      </w:r>
      <w:r w:rsidRPr="00C33443">
        <w:rPr>
          <w:rFonts w:cs="B Nazanin"/>
          <w:sz w:val="28"/>
          <w:szCs w:val="28"/>
          <w:rtl/>
        </w:rPr>
        <w:t xml:space="preserve"> 1 و 2 هستند. که</w:t>
      </w:r>
      <w:r w:rsidRPr="00C33443">
        <w:rPr>
          <w:rFonts w:cs="B Nazanin" w:hint="cs"/>
          <w:sz w:val="28"/>
          <w:szCs w:val="28"/>
          <w:rtl/>
        </w:rPr>
        <w:t xml:space="preserve"> </w:t>
      </w:r>
      <m:oMath>
        <m:sSub>
          <m:sSubPr>
            <m:ctrlPr>
              <w:rPr>
                <w:rFonts w:ascii="Cambria Math" w:hAnsi="Cambria Math" w:cs="B Nazanin"/>
                <w:sz w:val="28"/>
                <w:szCs w:val="28"/>
              </w:rPr>
            </m:ctrlPr>
          </m:sSubPr>
          <m:e>
            <m:r>
              <w:rPr>
                <w:rFonts w:ascii="Cambria Math" w:hAnsi="Cambria Math" w:cs="B Nazanin"/>
                <w:sz w:val="28"/>
                <w:szCs w:val="28"/>
              </w:rPr>
              <m:t>x</m:t>
            </m:r>
          </m:e>
          <m:sub>
            <m:r>
              <w:rPr>
                <w:rFonts w:ascii="Cambria Math" w:hAnsi="Cambria Math" w:cs="B Nazanin"/>
                <w:sz w:val="28"/>
                <w:szCs w:val="28"/>
              </w:rPr>
              <m:t>i</m:t>
            </m:r>
          </m:sub>
        </m:sSub>
      </m:oMath>
      <w:r w:rsidRPr="00C33443">
        <w:rPr>
          <w:rFonts w:cs="B Nazanin" w:hint="cs"/>
          <w:sz w:val="28"/>
          <w:szCs w:val="28"/>
          <w:rtl/>
        </w:rPr>
        <w:t xml:space="preserve"> </w:t>
      </w:r>
      <w:r w:rsidRPr="00C33443">
        <w:rPr>
          <w:rFonts w:cs="B Nazanin"/>
          <w:sz w:val="28"/>
          <w:szCs w:val="28"/>
          <w:rtl/>
        </w:rPr>
        <w:t>به فعال</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متوسط جمع</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عصب</w:t>
      </w:r>
      <w:r w:rsidRPr="00C33443">
        <w:rPr>
          <w:rFonts w:cs="B Nazanin" w:hint="cs"/>
          <w:sz w:val="28"/>
          <w:szCs w:val="28"/>
          <w:rtl/>
        </w:rPr>
        <w:t>ی</w:t>
      </w:r>
      <w:r w:rsidRPr="00C33443">
        <w:rPr>
          <w:rFonts w:cs="B Nazanin"/>
          <w:sz w:val="28"/>
          <w:szCs w:val="28"/>
          <w:rtl/>
        </w:rPr>
        <w:t xml:space="preserve"> </w:t>
      </w:r>
      <w:r w:rsidRPr="00C33443">
        <w:rPr>
          <w:rFonts w:cs="B Nazanin"/>
          <w:sz w:val="28"/>
          <w:szCs w:val="28"/>
        </w:rPr>
        <w:t>i</w:t>
      </w:r>
      <w:r w:rsidRPr="00C33443">
        <w:rPr>
          <w:rFonts w:cs="B Nazanin"/>
          <w:sz w:val="28"/>
          <w:szCs w:val="28"/>
          <w:rtl/>
        </w:rPr>
        <w:t xml:space="preserve"> و </w:t>
      </w:r>
      <w:r w:rsidRPr="00C33443">
        <w:rPr>
          <w:rFonts w:cs="B Nazanin" w:hint="cs"/>
          <w:sz w:val="28"/>
          <w:szCs w:val="28"/>
          <w:rtl/>
        </w:rPr>
        <w:t xml:space="preserve"> </w:t>
      </w:r>
      <m:oMath>
        <m:sSub>
          <m:sSubPr>
            <m:ctrlPr>
              <w:rPr>
                <w:rFonts w:ascii="Cambria Math" w:hAnsi="Cambria Math" w:cs="B Nazanin"/>
                <w:i/>
                <w:sz w:val="28"/>
                <w:szCs w:val="28"/>
              </w:rPr>
            </m:ctrlPr>
          </m:sSubPr>
          <m:e>
            <m:r>
              <w:rPr>
                <w:rFonts w:ascii="Cambria Math" w:hAnsi="Cambria Math" w:cs="B Nazanin"/>
                <w:sz w:val="28"/>
                <w:szCs w:val="28"/>
              </w:rPr>
              <m:t>C</m:t>
            </m:r>
          </m:e>
          <m:sub>
            <m:r>
              <w:rPr>
                <w:rFonts w:ascii="Cambria Math" w:hAnsi="Cambria Math" w:cs="B Nazanin"/>
                <w:sz w:val="28"/>
                <w:szCs w:val="28"/>
              </w:rPr>
              <m:t>E</m:t>
            </m:r>
          </m:sub>
        </m:sSub>
      </m:oMath>
      <w:r w:rsidRPr="00C33443">
        <w:rPr>
          <w:rFonts w:cs="B Nazanin" w:hint="cs"/>
          <w:sz w:val="28"/>
          <w:szCs w:val="28"/>
          <w:rtl/>
        </w:rPr>
        <w:t xml:space="preserve"> </w:t>
      </w:r>
      <w:r w:rsidRPr="00C33443">
        <w:rPr>
          <w:rFonts w:cs="B Nazanin"/>
          <w:sz w:val="28"/>
          <w:szCs w:val="28"/>
          <w:rtl/>
        </w:rPr>
        <w:t xml:space="preserve"> به </w:t>
      </w:r>
      <w:r w:rsidRPr="00C33443">
        <w:rPr>
          <w:rFonts w:cs="B Nazanin"/>
          <w:sz w:val="28"/>
          <w:szCs w:val="28"/>
        </w:rPr>
        <w:t>coupling strength</w:t>
      </w:r>
      <w:r w:rsidRPr="00C33443">
        <w:rPr>
          <w:rFonts w:cs="B Nazanin"/>
          <w:sz w:val="28"/>
          <w:szCs w:val="28"/>
          <w:rtl/>
        </w:rPr>
        <w:t xml:space="preserve"> اشاره دارد.</w:t>
      </w:r>
    </w:p>
    <w:p w14:paraId="439CABDB" w14:textId="77777777" w:rsidR="00364062" w:rsidRPr="00492701" w:rsidRDefault="000B4C8C" w:rsidP="009B0157">
      <w:pPr>
        <w:rPr>
          <w:rFonts w:cs="B Nazanin"/>
          <w:sz w:val="24"/>
          <w:szCs w:val="24"/>
          <w:rtl/>
        </w:rPr>
      </w:pPr>
      <m:oMathPara>
        <m:oMathParaPr>
          <m:jc m:val="left"/>
        </m:oMathParaPr>
        <m:oMath>
          <m:sSub>
            <m:sSubPr>
              <m:ctrlPr>
                <w:rPr>
                  <w:rFonts w:ascii="Cambria Math" w:hAnsi="Cambria Math" w:cs="B Nazanin"/>
                  <w:i/>
                  <w:sz w:val="24"/>
                  <w:szCs w:val="24"/>
                </w:rPr>
              </m:ctrlPr>
            </m:sSubPr>
            <m:e>
              <m:r>
                <w:rPr>
                  <w:rFonts w:ascii="Cambria Math" w:hAnsi="Cambria Math" w:cs="B Nazanin"/>
                  <w:sz w:val="24"/>
                  <w:szCs w:val="24"/>
                </w:rPr>
                <m:t>I</m:t>
              </m:r>
            </m:e>
            <m:sub>
              <m:r>
                <w:rPr>
                  <w:rFonts w:ascii="Cambria Math" w:hAnsi="Cambria Math" w:cs="B Nazanin"/>
                  <w:sz w:val="24"/>
                  <w:szCs w:val="24"/>
                </w:rPr>
                <m:t>syn</m:t>
              </m:r>
            </m:sub>
          </m:sSub>
          <m:d>
            <m:dPr>
              <m:ctrlPr>
                <w:rPr>
                  <w:rFonts w:ascii="Cambria Math" w:hAnsi="Cambria Math" w:cs="B Nazanin"/>
                  <w:i/>
                  <w:sz w:val="24"/>
                  <w:szCs w:val="24"/>
                </w:rPr>
              </m:ctrlPr>
            </m:dPr>
            <m:e>
              <m:sSub>
                <m:sSubPr>
                  <m:ctrlPr>
                    <w:rPr>
                      <w:rFonts w:ascii="Cambria Math" w:hAnsi="Cambria Math" w:cs="B Nazanin"/>
                      <w:i/>
                      <w:sz w:val="24"/>
                      <w:szCs w:val="24"/>
                    </w:rPr>
                  </m:ctrlPr>
                </m:sSubPr>
                <m:e>
                  <m:r>
                    <w:rPr>
                      <w:rFonts w:ascii="Cambria Math" w:hAnsi="Cambria Math" w:cs="B Nazanin"/>
                      <w:sz w:val="24"/>
                      <w:szCs w:val="24"/>
                    </w:rPr>
                    <m:t>x</m:t>
                  </m:r>
                </m:e>
                <m:sub>
                  <m:r>
                    <w:rPr>
                      <w:rFonts w:ascii="Cambria Math" w:hAnsi="Cambria Math" w:cs="B Nazanin"/>
                      <w:sz w:val="24"/>
                      <w:szCs w:val="24"/>
                    </w:rPr>
                    <m:t>i</m:t>
                  </m:r>
                </m:sub>
              </m:sSub>
              <m:r>
                <w:rPr>
                  <w:rFonts w:ascii="Cambria Math" w:hAnsi="Cambria Math" w:cs="B Nazanin"/>
                  <w:sz w:val="24"/>
                  <w:szCs w:val="24"/>
                </w:rPr>
                <m:t>,</m:t>
              </m:r>
              <m:sSub>
                <m:sSubPr>
                  <m:ctrlPr>
                    <w:rPr>
                      <w:rFonts w:ascii="Cambria Math" w:hAnsi="Cambria Math" w:cs="B Nazanin"/>
                      <w:i/>
                      <w:sz w:val="24"/>
                      <w:szCs w:val="24"/>
                    </w:rPr>
                  </m:ctrlPr>
                </m:sSubPr>
                <m:e>
                  <m:r>
                    <w:rPr>
                      <w:rFonts w:ascii="Cambria Math" w:hAnsi="Cambria Math" w:cs="B Nazanin"/>
                      <w:sz w:val="24"/>
                      <w:szCs w:val="24"/>
                    </w:rPr>
                    <m:t>x</m:t>
                  </m:r>
                </m:e>
                <m:sub>
                  <m:r>
                    <w:rPr>
                      <w:rFonts w:ascii="Cambria Math" w:hAnsi="Cambria Math" w:cs="B Nazanin"/>
                      <w:sz w:val="24"/>
                      <w:szCs w:val="24"/>
                    </w:rPr>
                    <m:t>j</m:t>
                  </m:r>
                </m:sub>
              </m:sSub>
            </m:e>
          </m:d>
          <m:r>
            <w:rPr>
              <w:rFonts w:ascii="Cambria Math" w:hAnsi="Cambria Math" w:cs="B Nazanin"/>
              <w:sz w:val="24"/>
              <w:szCs w:val="24"/>
            </w:rPr>
            <m:t>=-</m:t>
          </m:r>
          <m:sSubSup>
            <m:sSubSupPr>
              <m:ctrlPr>
                <w:rPr>
                  <w:rFonts w:ascii="Cambria Math" w:hAnsi="Cambria Math" w:cs="B Nazanin"/>
                  <w:i/>
                  <w:sz w:val="24"/>
                  <w:szCs w:val="24"/>
                </w:rPr>
              </m:ctrlPr>
            </m:sSubSupPr>
            <m:e>
              <m:r>
                <w:rPr>
                  <w:rFonts w:ascii="Cambria Math" w:hAnsi="Cambria Math" w:cs="B Nazanin"/>
                  <w:sz w:val="24"/>
                  <w:szCs w:val="24"/>
                </w:rPr>
                <m:t>G</m:t>
              </m:r>
            </m:e>
            <m:sub>
              <m:r>
                <w:rPr>
                  <w:rFonts w:ascii="Cambria Math" w:hAnsi="Cambria Math" w:cs="B Nazanin"/>
                  <w:sz w:val="24"/>
                  <w:szCs w:val="24"/>
                </w:rPr>
                <m:t>s</m:t>
              </m:r>
            </m:sub>
            <m:sup>
              <m:r>
                <w:rPr>
                  <w:rFonts w:ascii="Cambria Math" w:hAnsi="Cambria Math" w:cs="B Nazanin"/>
                  <w:sz w:val="24"/>
                  <w:szCs w:val="24"/>
                </w:rPr>
                <m:t>i,j</m:t>
              </m:r>
            </m:sup>
          </m:sSubSup>
          <m:r>
            <w:rPr>
              <w:rFonts w:ascii="Cambria Math" w:hAnsi="Cambria Math" w:cs="B Nazanin"/>
              <w:sz w:val="24"/>
              <w:szCs w:val="24"/>
            </w:rPr>
            <m:t>u(</m:t>
          </m:r>
          <m:sSub>
            <m:sSubPr>
              <m:ctrlPr>
                <w:rPr>
                  <w:rFonts w:ascii="Cambria Math" w:hAnsi="Cambria Math" w:cs="B Nazanin"/>
                  <w:i/>
                  <w:sz w:val="24"/>
                  <w:szCs w:val="24"/>
                </w:rPr>
              </m:ctrlPr>
            </m:sSubPr>
            <m:e>
              <m:r>
                <w:rPr>
                  <w:rFonts w:ascii="Cambria Math" w:hAnsi="Cambria Math" w:cs="B Nazanin"/>
                  <w:sz w:val="24"/>
                  <w:szCs w:val="24"/>
                </w:rPr>
                <m:t>x</m:t>
              </m:r>
            </m:e>
            <m:sub>
              <m:r>
                <w:rPr>
                  <w:rFonts w:ascii="Cambria Math" w:hAnsi="Cambria Math" w:cs="B Nazanin"/>
                  <w:sz w:val="24"/>
                  <w:szCs w:val="24"/>
                </w:rPr>
                <m:t>j</m:t>
              </m:r>
            </m:sub>
          </m:sSub>
          <m:r>
            <w:rPr>
              <w:rFonts w:ascii="Cambria Math" w:hAnsi="Cambria Math" w:cs="B Nazanin"/>
              <w:sz w:val="24"/>
              <w:szCs w:val="24"/>
            </w:rPr>
            <m:t>-E)</m:t>
          </m:r>
        </m:oMath>
      </m:oMathPara>
    </w:p>
    <w:p w14:paraId="6C79D230" w14:textId="77777777" w:rsidR="009B0157" w:rsidRPr="00492701" w:rsidRDefault="000B4C8C" w:rsidP="00E07536">
      <w:pPr>
        <w:rPr>
          <w:rFonts w:cs="B Nazanin"/>
          <w:sz w:val="24"/>
          <w:szCs w:val="24"/>
          <w:rtl/>
        </w:rPr>
      </w:pPr>
      <m:oMathPara>
        <m:oMathParaPr>
          <m:jc m:val="left"/>
        </m:oMathParaPr>
        <m:oMath>
          <m:acc>
            <m:accPr>
              <m:chr m:val="̇"/>
              <m:ctrlPr>
                <w:rPr>
                  <w:rFonts w:ascii="Cambria Math" w:hAnsi="Cambria Math" w:cs="B Nazanin"/>
                  <w:sz w:val="24"/>
                  <w:szCs w:val="24"/>
                </w:rPr>
              </m:ctrlPr>
            </m:accPr>
            <m:e>
              <m:r>
                <w:rPr>
                  <w:rFonts w:ascii="Cambria Math" w:hAnsi="Cambria Math" w:cs="B Nazanin"/>
                  <w:sz w:val="24"/>
                  <w:szCs w:val="24"/>
                </w:rPr>
                <m:t>u</m:t>
              </m:r>
            </m:e>
          </m:acc>
          <m:r>
            <w:rPr>
              <w:rFonts w:ascii="Cambria Math" w:hAnsi="Cambria Math" w:cs="B Nazanin"/>
              <w:sz w:val="24"/>
              <w:szCs w:val="24"/>
            </w:rPr>
            <m:t>=∝T</m:t>
          </m:r>
          <m:d>
            <m:dPr>
              <m:ctrlPr>
                <w:rPr>
                  <w:rFonts w:ascii="Cambria Math" w:hAnsi="Cambria Math" w:cs="B Nazanin"/>
                  <w:i/>
                  <w:sz w:val="24"/>
                  <w:szCs w:val="24"/>
                </w:rPr>
              </m:ctrlPr>
            </m:dPr>
            <m:e>
              <m:r>
                <w:rPr>
                  <w:rFonts w:ascii="Cambria Math" w:hAnsi="Cambria Math" w:cs="B Nazanin"/>
                  <w:sz w:val="24"/>
                  <w:szCs w:val="24"/>
                </w:rPr>
                <m:t>1-u</m:t>
              </m:r>
            </m:e>
          </m:d>
          <m:r>
            <w:rPr>
              <w:rFonts w:ascii="Cambria Math" w:hAnsi="Cambria Math" w:cs="B Nazanin"/>
              <w:sz w:val="24"/>
              <w:szCs w:val="24"/>
            </w:rPr>
            <m:t>-βu</m:t>
          </m:r>
        </m:oMath>
      </m:oMathPara>
    </w:p>
    <w:p w14:paraId="18816F48" w14:textId="77777777" w:rsidR="009B0157" w:rsidRPr="00492701" w:rsidRDefault="00F64D79" w:rsidP="005B53B0">
      <w:pPr>
        <w:rPr>
          <w:rFonts w:cs="B Nazanin"/>
          <w:sz w:val="24"/>
          <w:szCs w:val="24"/>
          <w:rtl/>
        </w:rPr>
      </w:pPr>
      <m:oMathPara>
        <m:oMathParaPr>
          <m:jc m:val="left"/>
        </m:oMathParaPr>
        <m:oMath>
          <m:r>
            <w:rPr>
              <w:rFonts w:ascii="Cambria Math" w:hAnsi="Cambria Math" w:cs="B Nazanin"/>
              <w:sz w:val="24"/>
              <w:szCs w:val="24"/>
            </w:rPr>
            <m:t>T=</m:t>
          </m:r>
          <m:f>
            <m:fPr>
              <m:ctrlPr>
                <w:rPr>
                  <w:rFonts w:ascii="Cambria Math" w:hAnsi="Cambria Math" w:cs="B Nazanin"/>
                  <w:i/>
                  <w:sz w:val="24"/>
                  <w:szCs w:val="24"/>
                </w:rPr>
              </m:ctrlPr>
            </m:fPr>
            <m:num>
              <m:sSub>
                <m:sSubPr>
                  <m:ctrlPr>
                    <w:rPr>
                      <w:rFonts w:ascii="Cambria Math" w:hAnsi="Cambria Math" w:cs="B Nazanin"/>
                      <w:i/>
                      <w:sz w:val="24"/>
                      <w:szCs w:val="24"/>
                    </w:rPr>
                  </m:ctrlPr>
                </m:sSubPr>
                <m:e>
                  <m:r>
                    <w:rPr>
                      <w:rFonts w:ascii="Cambria Math" w:hAnsi="Cambria Math" w:cs="B Nazanin"/>
                      <w:sz w:val="24"/>
                      <w:szCs w:val="24"/>
                    </w:rPr>
                    <m:t>T</m:t>
                  </m:r>
                </m:e>
                <m:sub>
                  <m:r>
                    <w:rPr>
                      <w:rFonts w:ascii="Cambria Math" w:hAnsi="Cambria Math" w:cs="B Nazanin"/>
                      <w:sz w:val="24"/>
                      <w:szCs w:val="24"/>
                    </w:rPr>
                    <m:t>max</m:t>
                  </m:r>
                </m:sub>
              </m:sSub>
            </m:num>
            <m:den>
              <m:r>
                <w:rPr>
                  <w:rFonts w:ascii="Cambria Math" w:hAnsi="Cambria Math" w:cs="B Nazanin"/>
                  <w:sz w:val="24"/>
                  <w:szCs w:val="24"/>
                </w:rPr>
                <m:t>1+</m:t>
              </m:r>
              <m:sSup>
                <m:sSupPr>
                  <m:ctrlPr>
                    <w:rPr>
                      <w:rFonts w:ascii="Cambria Math" w:hAnsi="Cambria Math" w:cs="B Nazanin"/>
                      <w:i/>
                      <w:sz w:val="24"/>
                      <w:szCs w:val="24"/>
                    </w:rPr>
                  </m:ctrlPr>
                </m:sSupPr>
                <m:e>
                  <m:r>
                    <w:rPr>
                      <w:rFonts w:ascii="Cambria Math" w:hAnsi="Cambria Math" w:cs="B Nazanin"/>
                      <w:sz w:val="24"/>
                      <w:szCs w:val="24"/>
                    </w:rPr>
                    <m:t>e</m:t>
                  </m:r>
                </m:e>
                <m:sup>
                  <m:r>
                    <w:rPr>
                      <w:rFonts w:ascii="Cambria Math" w:hAnsi="Cambria Math" w:cs="B Nazanin"/>
                      <w:sz w:val="24"/>
                      <w:szCs w:val="24"/>
                    </w:rPr>
                    <m:t>-(</m:t>
                  </m:r>
                  <m:sSub>
                    <m:sSubPr>
                      <m:ctrlPr>
                        <w:rPr>
                          <w:rFonts w:ascii="Cambria Math" w:hAnsi="Cambria Math" w:cs="B Nazanin"/>
                          <w:i/>
                          <w:sz w:val="24"/>
                          <w:szCs w:val="24"/>
                        </w:rPr>
                      </m:ctrlPr>
                    </m:sSubPr>
                    <m:e>
                      <m:r>
                        <w:rPr>
                          <w:rFonts w:ascii="Cambria Math" w:hAnsi="Cambria Math" w:cs="B Nazanin"/>
                          <w:sz w:val="24"/>
                          <w:szCs w:val="24"/>
                        </w:rPr>
                        <m:t>x</m:t>
                      </m:r>
                    </m:e>
                    <m:sub>
                      <m:r>
                        <w:rPr>
                          <w:rFonts w:ascii="Cambria Math" w:hAnsi="Cambria Math" w:cs="B Nazanin"/>
                          <w:sz w:val="24"/>
                          <w:szCs w:val="24"/>
                        </w:rPr>
                        <m:t>i</m:t>
                      </m:r>
                    </m:sub>
                  </m:sSub>
                  <m:r>
                    <w:rPr>
                      <w:rFonts w:ascii="Cambria Math" w:hAnsi="Cambria Math" w:cs="B Nazanin"/>
                      <w:sz w:val="24"/>
                      <w:szCs w:val="24"/>
                    </w:rPr>
                    <m:t>-</m:t>
                  </m:r>
                  <m:sSub>
                    <m:sSubPr>
                      <m:ctrlPr>
                        <w:rPr>
                          <w:rFonts w:ascii="Cambria Math" w:hAnsi="Cambria Math" w:cs="B Nazanin"/>
                          <w:i/>
                          <w:sz w:val="24"/>
                          <w:szCs w:val="24"/>
                        </w:rPr>
                      </m:ctrlPr>
                    </m:sSubPr>
                    <m:e>
                      <m:r>
                        <w:rPr>
                          <w:rFonts w:ascii="Cambria Math" w:hAnsi="Cambria Math" w:cs="B Nazanin"/>
                          <w:sz w:val="24"/>
                          <w:szCs w:val="24"/>
                        </w:rPr>
                        <m:t>V</m:t>
                      </m:r>
                    </m:e>
                    <m:sub>
                      <m:r>
                        <w:rPr>
                          <w:rFonts w:ascii="Cambria Math" w:hAnsi="Cambria Math" w:cs="B Nazanin"/>
                          <w:sz w:val="24"/>
                          <w:szCs w:val="24"/>
                        </w:rPr>
                        <m:t>t</m:t>
                      </m:r>
                    </m:sub>
                  </m:sSub>
                  <m:r>
                    <w:rPr>
                      <w:rFonts w:ascii="Cambria Math" w:hAnsi="Cambria Math" w:cs="B Nazanin"/>
                      <w:sz w:val="24"/>
                      <w:szCs w:val="24"/>
                    </w:rPr>
                    <m:t>)/</m:t>
                  </m:r>
                  <m:sSub>
                    <m:sSubPr>
                      <m:ctrlPr>
                        <w:rPr>
                          <w:rFonts w:ascii="Cambria Math" w:hAnsi="Cambria Math" w:cs="B Nazanin"/>
                          <w:i/>
                          <w:sz w:val="24"/>
                          <w:szCs w:val="24"/>
                        </w:rPr>
                      </m:ctrlPr>
                    </m:sSubPr>
                    <m:e>
                      <m:r>
                        <w:rPr>
                          <w:rFonts w:ascii="Cambria Math" w:hAnsi="Cambria Math" w:cs="B Nazanin"/>
                          <w:sz w:val="24"/>
                          <w:szCs w:val="24"/>
                        </w:rPr>
                        <m:t>K</m:t>
                      </m:r>
                    </m:e>
                    <m:sub>
                      <m:r>
                        <w:rPr>
                          <w:rFonts w:ascii="Cambria Math" w:hAnsi="Cambria Math" w:cs="B Nazanin"/>
                          <w:sz w:val="24"/>
                          <w:szCs w:val="24"/>
                        </w:rPr>
                        <m:t>p</m:t>
                      </m:r>
                    </m:sub>
                  </m:sSub>
                </m:sup>
              </m:sSup>
            </m:den>
          </m:f>
        </m:oMath>
      </m:oMathPara>
    </w:p>
    <w:p w14:paraId="3896C9BD" w14:textId="3FFD6016" w:rsidR="009B0157" w:rsidRPr="00C33443" w:rsidRDefault="000B4C8C" w:rsidP="00C33F0B">
      <w:pPr>
        <w:jc w:val="both"/>
        <w:rPr>
          <w:rFonts w:cs="B Nazanin"/>
          <w:sz w:val="28"/>
          <w:szCs w:val="28"/>
          <w:rtl/>
        </w:rPr>
      </w:pPr>
      <m:oMath>
        <m:sSub>
          <m:sSubPr>
            <m:ctrlPr>
              <w:rPr>
                <w:rFonts w:ascii="Cambria Math" w:hAnsi="Cambria Math" w:cs="B Nazanin"/>
                <w:i/>
                <w:sz w:val="28"/>
                <w:szCs w:val="28"/>
              </w:rPr>
            </m:ctrlPr>
          </m:sSubPr>
          <m:e>
            <m:r>
              <w:rPr>
                <w:rFonts w:ascii="Cambria Math" w:hAnsi="Cambria Math" w:cs="B Nazanin"/>
                <w:sz w:val="28"/>
                <w:szCs w:val="28"/>
              </w:rPr>
              <m:t>I</m:t>
            </m:r>
          </m:e>
          <m:sub>
            <m:r>
              <w:rPr>
                <w:rFonts w:ascii="Cambria Math" w:hAnsi="Cambria Math" w:cs="B Nazanin"/>
                <w:sz w:val="28"/>
                <w:szCs w:val="28"/>
              </w:rPr>
              <m:t>syn</m:t>
            </m:r>
          </m:sub>
        </m:sSub>
      </m:oMath>
      <w:r w:rsidR="004B46B0" w:rsidRPr="00C33443">
        <w:rPr>
          <w:rFonts w:cs="B Nazanin"/>
          <w:sz w:val="28"/>
          <w:szCs w:val="28"/>
          <w:rtl/>
        </w:rPr>
        <w:t xml:space="preserve"> جر</w:t>
      </w:r>
      <w:r w:rsidR="004B46B0" w:rsidRPr="00C33443">
        <w:rPr>
          <w:rFonts w:cs="B Nazanin" w:hint="cs"/>
          <w:sz w:val="28"/>
          <w:szCs w:val="28"/>
          <w:rtl/>
        </w:rPr>
        <w:t>ی</w:t>
      </w:r>
      <w:r w:rsidR="004B46B0" w:rsidRPr="00C33443">
        <w:rPr>
          <w:rFonts w:cs="B Nazanin" w:hint="eastAsia"/>
          <w:sz w:val="28"/>
          <w:szCs w:val="28"/>
          <w:rtl/>
        </w:rPr>
        <w:t>ان</w:t>
      </w:r>
      <w:r w:rsidR="004B46B0" w:rsidRPr="00C33443">
        <w:rPr>
          <w:rFonts w:cs="B Nazanin"/>
          <w:sz w:val="28"/>
          <w:szCs w:val="28"/>
          <w:rtl/>
        </w:rPr>
        <w:t xml:space="preserve"> پس س</w:t>
      </w:r>
      <w:r w:rsidR="004B46B0" w:rsidRPr="00C33443">
        <w:rPr>
          <w:rFonts w:cs="B Nazanin" w:hint="cs"/>
          <w:sz w:val="28"/>
          <w:szCs w:val="28"/>
          <w:rtl/>
        </w:rPr>
        <w:t>ی</w:t>
      </w:r>
      <w:r w:rsidR="004B46B0" w:rsidRPr="00C33443">
        <w:rPr>
          <w:rFonts w:cs="B Nazanin" w:hint="eastAsia"/>
          <w:sz w:val="28"/>
          <w:szCs w:val="28"/>
          <w:rtl/>
        </w:rPr>
        <w:t>ناپس</w:t>
      </w:r>
      <w:r w:rsidR="004B46B0" w:rsidRPr="00C33443">
        <w:rPr>
          <w:rFonts w:cs="B Nazanin" w:hint="cs"/>
          <w:sz w:val="28"/>
          <w:szCs w:val="28"/>
          <w:rtl/>
        </w:rPr>
        <w:t>ی</w:t>
      </w:r>
      <w:r w:rsidR="004B46B0" w:rsidRPr="00C33443">
        <w:rPr>
          <w:rFonts w:cs="B Nazanin"/>
          <w:sz w:val="28"/>
          <w:szCs w:val="28"/>
          <w:rtl/>
        </w:rPr>
        <w:t xml:space="preserve"> است ، </w:t>
      </w:r>
      <m:oMath>
        <m:sSub>
          <m:sSubPr>
            <m:ctrlPr>
              <w:rPr>
                <w:rFonts w:ascii="Cambria Math" w:hAnsi="Cambria Math" w:cs="B Nazanin"/>
                <w:i/>
                <w:sz w:val="28"/>
                <w:szCs w:val="28"/>
              </w:rPr>
            </m:ctrlPr>
          </m:sSubPr>
          <m:e>
            <m:r>
              <w:rPr>
                <w:rFonts w:ascii="Cambria Math" w:hAnsi="Cambria Math" w:cs="B Nazanin"/>
                <w:sz w:val="28"/>
                <w:szCs w:val="28"/>
              </w:rPr>
              <m:t>x</m:t>
            </m:r>
          </m:e>
          <m:sub>
            <m:r>
              <w:rPr>
                <w:rFonts w:ascii="Cambria Math" w:hAnsi="Cambria Math" w:cs="B Nazanin"/>
                <w:sz w:val="28"/>
                <w:szCs w:val="28"/>
              </w:rPr>
              <m:t>i</m:t>
            </m:r>
          </m:sub>
        </m:sSub>
      </m:oMath>
      <w:r w:rsidR="004B46B0" w:rsidRPr="00C33443">
        <w:rPr>
          <w:rFonts w:cs="B Nazanin"/>
          <w:sz w:val="28"/>
          <w:szCs w:val="28"/>
          <w:rtl/>
        </w:rPr>
        <w:t xml:space="preserve">و </w:t>
      </w:r>
      <m:oMath>
        <m:sSub>
          <m:sSubPr>
            <m:ctrlPr>
              <w:rPr>
                <w:rFonts w:ascii="Cambria Math" w:hAnsi="Cambria Math" w:cs="B Nazanin"/>
                <w:i/>
                <w:sz w:val="28"/>
                <w:szCs w:val="28"/>
              </w:rPr>
            </m:ctrlPr>
          </m:sSubPr>
          <m:e>
            <m:r>
              <w:rPr>
                <w:rFonts w:ascii="Cambria Math" w:hAnsi="Cambria Math" w:cs="B Nazanin"/>
                <w:sz w:val="28"/>
                <w:szCs w:val="28"/>
              </w:rPr>
              <m:t>x</m:t>
            </m:r>
          </m:e>
          <m:sub>
            <m:r>
              <w:rPr>
                <w:rFonts w:ascii="Cambria Math" w:hAnsi="Cambria Math" w:cs="B Nazanin"/>
                <w:sz w:val="28"/>
                <w:szCs w:val="28"/>
              </w:rPr>
              <m:t>j</m:t>
            </m:r>
          </m:sub>
        </m:sSub>
      </m:oMath>
      <w:r w:rsidR="004B46B0" w:rsidRPr="00C33443">
        <w:rPr>
          <w:rFonts w:cs="B Nazanin" w:hint="cs"/>
          <w:sz w:val="28"/>
          <w:szCs w:val="28"/>
          <w:rtl/>
        </w:rPr>
        <w:t xml:space="preserve"> </w:t>
      </w:r>
      <w:r w:rsidR="004B46B0" w:rsidRPr="00C33443">
        <w:rPr>
          <w:rFonts w:cs="B Nazanin"/>
          <w:sz w:val="28"/>
          <w:szCs w:val="28"/>
          <w:rtl/>
        </w:rPr>
        <w:t>به ترت</w:t>
      </w:r>
      <w:r w:rsidR="004B46B0" w:rsidRPr="00C33443">
        <w:rPr>
          <w:rFonts w:cs="B Nazanin" w:hint="cs"/>
          <w:sz w:val="28"/>
          <w:szCs w:val="28"/>
          <w:rtl/>
        </w:rPr>
        <w:t>ی</w:t>
      </w:r>
      <w:r w:rsidR="004B46B0" w:rsidRPr="00C33443">
        <w:rPr>
          <w:rFonts w:cs="B Nazanin" w:hint="eastAsia"/>
          <w:sz w:val="28"/>
          <w:szCs w:val="28"/>
          <w:rtl/>
        </w:rPr>
        <w:t>ب</w:t>
      </w:r>
      <w:r w:rsidR="004B46B0" w:rsidRPr="00C33443">
        <w:rPr>
          <w:rFonts w:cs="B Nazanin"/>
          <w:sz w:val="28"/>
          <w:szCs w:val="28"/>
          <w:rtl/>
        </w:rPr>
        <w:t xml:space="preserve"> فعال</w:t>
      </w:r>
      <w:r w:rsidR="004B46B0" w:rsidRPr="00C33443">
        <w:rPr>
          <w:rFonts w:cs="B Nazanin" w:hint="cs"/>
          <w:sz w:val="28"/>
          <w:szCs w:val="28"/>
          <w:rtl/>
        </w:rPr>
        <w:t>ی</w:t>
      </w:r>
      <w:r w:rsidR="004B46B0" w:rsidRPr="00C33443">
        <w:rPr>
          <w:rFonts w:cs="B Nazanin" w:hint="eastAsia"/>
          <w:sz w:val="28"/>
          <w:szCs w:val="28"/>
          <w:rtl/>
        </w:rPr>
        <w:t>ت</w:t>
      </w:r>
      <w:r w:rsidR="004B46B0" w:rsidRPr="00C33443">
        <w:rPr>
          <w:rFonts w:cs="B Nazanin"/>
          <w:sz w:val="28"/>
          <w:szCs w:val="28"/>
          <w:rtl/>
        </w:rPr>
        <w:t xml:space="preserve"> نورون قبل و بعد از س</w:t>
      </w:r>
      <w:r w:rsidR="004B46B0" w:rsidRPr="00C33443">
        <w:rPr>
          <w:rFonts w:cs="B Nazanin" w:hint="cs"/>
          <w:sz w:val="28"/>
          <w:szCs w:val="28"/>
          <w:rtl/>
        </w:rPr>
        <w:t>ی</w:t>
      </w:r>
      <w:r w:rsidR="004B46B0" w:rsidRPr="00C33443">
        <w:rPr>
          <w:rFonts w:cs="B Nazanin" w:hint="eastAsia"/>
          <w:sz w:val="28"/>
          <w:szCs w:val="28"/>
          <w:rtl/>
        </w:rPr>
        <w:t>ناپس</w:t>
      </w:r>
      <w:r w:rsidR="004B46B0" w:rsidRPr="00C33443">
        <w:rPr>
          <w:rFonts w:cs="B Nazanin" w:hint="cs"/>
          <w:sz w:val="28"/>
          <w:szCs w:val="28"/>
          <w:rtl/>
        </w:rPr>
        <w:t>ی</w:t>
      </w:r>
      <w:r w:rsidR="005B53B0">
        <w:rPr>
          <w:rFonts w:cs="B Nazanin"/>
          <w:sz w:val="28"/>
          <w:szCs w:val="28"/>
          <w:rtl/>
        </w:rPr>
        <w:t xml:space="preserve"> هستند.</w:t>
      </w:r>
      <w:r w:rsidR="005B53B0">
        <w:rPr>
          <w:rFonts w:cs="B Nazanin"/>
          <w:sz w:val="28"/>
          <w:szCs w:val="28"/>
        </w:rPr>
        <w:t>u</w:t>
      </w:r>
      <w:r w:rsidR="004B46B0" w:rsidRPr="00C33443">
        <w:rPr>
          <w:rFonts w:cs="B Nazanin"/>
          <w:sz w:val="28"/>
          <w:szCs w:val="28"/>
          <w:rtl/>
        </w:rPr>
        <w:t xml:space="preserve"> </w:t>
      </w:r>
      <w:r w:rsidR="004B46B0" w:rsidRPr="00C33443">
        <w:rPr>
          <w:rFonts w:cs="B Nazanin" w:hint="cs"/>
          <w:sz w:val="28"/>
          <w:szCs w:val="28"/>
          <w:rtl/>
        </w:rPr>
        <w:t>ی</w:t>
      </w:r>
      <w:r w:rsidR="004B46B0" w:rsidRPr="00C33443">
        <w:rPr>
          <w:rFonts w:cs="B Nazanin" w:hint="eastAsia"/>
          <w:sz w:val="28"/>
          <w:szCs w:val="28"/>
          <w:rtl/>
        </w:rPr>
        <w:t>ک</w:t>
      </w:r>
      <w:r w:rsidR="004B46B0" w:rsidRPr="00C33443">
        <w:rPr>
          <w:rFonts w:cs="B Nazanin"/>
          <w:sz w:val="28"/>
          <w:szCs w:val="28"/>
          <w:rtl/>
        </w:rPr>
        <w:t xml:space="preserve"> متغ</w:t>
      </w:r>
      <w:r w:rsidR="004B46B0" w:rsidRPr="00C33443">
        <w:rPr>
          <w:rFonts w:cs="B Nazanin" w:hint="cs"/>
          <w:sz w:val="28"/>
          <w:szCs w:val="28"/>
          <w:rtl/>
        </w:rPr>
        <w:t>ی</w:t>
      </w:r>
      <w:r w:rsidR="004B46B0" w:rsidRPr="00C33443">
        <w:rPr>
          <w:rFonts w:cs="B Nazanin" w:hint="eastAsia"/>
          <w:sz w:val="28"/>
          <w:szCs w:val="28"/>
          <w:rtl/>
        </w:rPr>
        <w:t>ر</w:t>
      </w:r>
      <w:r w:rsidR="004B46B0" w:rsidRPr="00C33443">
        <w:rPr>
          <w:rFonts w:cs="B Nazanin"/>
          <w:sz w:val="28"/>
          <w:szCs w:val="28"/>
          <w:rtl/>
        </w:rPr>
        <w:t xml:space="preserve"> کمک</w:t>
      </w:r>
      <w:r w:rsidR="004B46B0" w:rsidRPr="00C33443">
        <w:rPr>
          <w:rFonts w:cs="B Nazanin" w:hint="cs"/>
          <w:sz w:val="28"/>
          <w:szCs w:val="28"/>
          <w:rtl/>
        </w:rPr>
        <w:t>ی</w:t>
      </w:r>
      <w:r w:rsidR="004B46B0" w:rsidRPr="00C33443">
        <w:rPr>
          <w:rFonts w:cs="B Nazanin"/>
          <w:sz w:val="28"/>
          <w:szCs w:val="28"/>
          <w:rtl/>
        </w:rPr>
        <w:t xml:space="preserve"> برا</w:t>
      </w:r>
      <w:r w:rsidR="004B46B0" w:rsidRPr="00C33443">
        <w:rPr>
          <w:rFonts w:cs="B Nazanin" w:hint="cs"/>
          <w:sz w:val="28"/>
          <w:szCs w:val="28"/>
          <w:rtl/>
        </w:rPr>
        <w:t>ی</w:t>
      </w:r>
      <w:r w:rsidR="004B46B0" w:rsidRPr="00C33443">
        <w:rPr>
          <w:rFonts w:cs="B Nazanin"/>
          <w:sz w:val="28"/>
          <w:szCs w:val="28"/>
          <w:rtl/>
        </w:rPr>
        <w:t xml:space="preserve"> محاسبه جر</w:t>
      </w:r>
      <w:r w:rsidR="004B46B0" w:rsidRPr="00C33443">
        <w:rPr>
          <w:rFonts w:cs="B Nazanin" w:hint="cs"/>
          <w:sz w:val="28"/>
          <w:szCs w:val="28"/>
          <w:rtl/>
        </w:rPr>
        <w:t>ی</w:t>
      </w:r>
      <w:r w:rsidR="004B46B0" w:rsidRPr="00C33443">
        <w:rPr>
          <w:rFonts w:cs="B Nazanin" w:hint="eastAsia"/>
          <w:sz w:val="28"/>
          <w:szCs w:val="28"/>
          <w:rtl/>
        </w:rPr>
        <w:t>ان</w:t>
      </w:r>
      <w:r w:rsidR="004B46B0" w:rsidRPr="00C33443">
        <w:rPr>
          <w:rFonts w:cs="B Nazanin"/>
          <w:sz w:val="28"/>
          <w:szCs w:val="28"/>
          <w:rtl/>
        </w:rPr>
        <w:t xml:space="preserve"> پس س</w:t>
      </w:r>
      <w:r w:rsidR="004B46B0" w:rsidRPr="00C33443">
        <w:rPr>
          <w:rFonts w:cs="B Nazanin" w:hint="cs"/>
          <w:sz w:val="28"/>
          <w:szCs w:val="28"/>
          <w:rtl/>
        </w:rPr>
        <w:t>ی</w:t>
      </w:r>
      <w:r w:rsidR="004B46B0" w:rsidRPr="00C33443">
        <w:rPr>
          <w:rFonts w:cs="B Nazanin" w:hint="eastAsia"/>
          <w:sz w:val="28"/>
          <w:szCs w:val="28"/>
          <w:rtl/>
        </w:rPr>
        <w:t>ناپس</w:t>
      </w:r>
      <w:r w:rsidR="004B46B0" w:rsidRPr="00C33443">
        <w:rPr>
          <w:rFonts w:cs="B Nazanin" w:hint="cs"/>
          <w:sz w:val="28"/>
          <w:szCs w:val="28"/>
          <w:rtl/>
        </w:rPr>
        <w:t>ی</w:t>
      </w:r>
      <w:r w:rsidR="004B46B0" w:rsidRPr="00C33443">
        <w:rPr>
          <w:rFonts w:cs="B Nazanin"/>
          <w:sz w:val="28"/>
          <w:szCs w:val="28"/>
          <w:rtl/>
        </w:rPr>
        <w:t xml:space="preserve"> است ،</w:t>
      </w:r>
      <w:r w:rsidR="004B46B0" w:rsidRPr="00C33443">
        <w:rPr>
          <w:rFonts w:cs="B Nazanin"/>
          <w:sz w:val="28"/>
          <w:szCs w:val="28"/>
        </w:rPr>
        <w:t xml:space="preserve"> E</w:t>
      </w:r>
      <w:r w:rsidR="004B46B0" w:rsidRPr="00C33443">
        <w:rPr>
          <w:rFonts w:cs="B Nazanin"/>
          <w:sz w:val="28"/>
          <w:szCs w:val="28"/>
          <w:rtl/>
        </w:rPr>
        <w:t xml:space="preserve"> </w:t>
      </w:r>
      <w:r w:rsidR="00A3712C">
        <w:rPr>
          <w:rFonts w:cs="B Nazanin" w:hint="cs"/>
          <w:sz w:val="28"/>
          <w:szCs w:val="28"/>
          <w:rtl/>
        </w:rPr>
        <w:t>پتانسیل معکوس</w:t>
      </w:r>
      <w:r w:rsidR="004B46B0" w:rsidRPr="00C33443">
        <w:rPr>
          <w:rFonts w:cs="B Nazanin" w:hint="cs"/>
          <w:sz w:val="28"/>
          <w:szCs w:val="28"/>
          <w:rtl/>
        </w:rPr>
        <w:t xml:space="preserve"> </w:t>
      </w:r>
      <w:r w:rsidR="004B46B0" w:rsidRPr="00C33443">
        <w:rPr>
          <w:rFonts w:cs="B Nazanin"/>
          <w:sz w:val="28"/>
          <w:szCs w:val="28"/>
          <w:rtl/>
        </w:rPr>
        <w:t xml:space="preserve">است ، </w:t>
      </w:r>
      <m:oMath>
        <m:sSubSup>
          <m:sSubSupPr>
            <m:ctrlPr>
              <w:rPr>
                <w:rFonts w:ascii="Cambria Math" w:hAnsi="Cambria Math" w:cs="B Nazanin"/>
                <w:i/>
                <w:sz w:val="28"/>
                <w:szCs w:val="28"/>
              </w:rPr>
            </m:ctrlPr>
          </m:sSubSupPr>
          <m:e>
            <m:r>
              <w:rPr>
                <w:rFonts w:ascii="Cambria Math" w:hAnsi="Cambria Math" w:cs="B Nazanin"/>
                <w:sz w:val="28"/>
                <w:szCs w:val="28"/>
              </w:rPr>
              <m:t>G</m:t>
            </m:r>
          </m:e>
          <m:sub>
            <m:r>
              <w:rPr>
                <w:rFonts w:ascii="Cambria Math" w:hAnsi="Cambria Math" w:cs="B Nazanin"/>
                <w:sz w:val="28"/>
                <w:szCs w:val="28"/>
              </w:rPr>
              <m:t>s</m:t>
            </m:r>
          </m:sub>
          <m:sup>
            <m:r>
              <w:rPr>
                <w:rFonts w:ascii="Cambria Math" w:hAnsi="Cambria Math" w:cs="B Nazanin"/>
                <w:sz w:val="28"/>
                <w:szCs w:val="28"/>
              </w:rPr>
              <m:t>i,j</m:t>
            </m:r>
          </m:sup>
        </m:sSubSup>
      </m:oMath>
      <w:r w:rsidR="004B46B0" w:rsidRPr="00C33443">
        <w:rPr>
          <w:rFonts w:cs="B Nazanin"/>
          <w:sz w:val="28"/>
          <w:szCs w:val="28"/>
          <w:rtl/>
        </w:rPr>
        <w:t xml:space="preserve"> ، قدرت هدا</w:t>
      </w:r>
      <w:r w:rsidR="004B46B0" w:rsidRPr="00C33443">
        <w:rPr>
          <w:rFonts w:cs="B Nazanin" w:hint="cs"/>
          <w:sz w:val="28"/>
          <w:szCs w:val="28"/>
          <w:rtl/>
        </w:rPr>
        <w:t>ی</w:t>
      </w:r>
      <w:r w:rsidR="004B46B0" w:rsidRPr="00C33443">
        <w:rPr>
          <w:rFonts w:cs="B Nazanin" w:hint="eastAsia"/>
          <w:sz w:val="28"/>
          <w:szCs w:val="28"/>
          <w:rtl/>
        </w:rPr>
        <w:t>ت</w:t>
      </w:r>
      <w:r w:rsidR="004B46B0" w:rsidRPr="00C33443">
        <w:rPr>
          <w:rFonts w:cs="B Nazanin"/>
          <w:sz w:val="28"/>
          <w:szCs w:val="28"/>
          <w:rtl/>
        </w:rPr>
        <w:t xml:space="preserve"> س</w:t>
      </w:r>
      <w:r w:rsidR="004B46B0" w:rsidRPr="00C33443">
        <w:rPr>
          <w:rFonts w:cs="B Nazanin" w:hint="cs"/>
          <w:sz w:val="28"/>
          <w:szCs w:val="28"/>
          <w:rtl/>
        </w:rPr>
        <w:t>ی</w:t>
      </w:r>
      <w:r w:rsidR="004B46B0" w:rsidRPr="00C33443">
        <w:rPr>
          <w:rFonts w:cs="B Nazanin" w:hint="eastAsia"/>
          <w:sz w:val="28"/>
          <w:szCs w:val="28"/>
          <w:rtl/>
        </w:rPr>
        <w:t>ناپس</w:t>
      </w:r>
      <w:r w:rsidR="004B46B0" w:rsidRPr="00C33443">
        <w:rPr>
          <w:rFonts w:cs="B Nazanin"/>
          <w:sz w:val="28"/>
          <w:szCs w:val="28"/>
          <w:rtl/>
        </w:rPr>
        <w:t xml:space="preserve"> ها از نورون ها</w:t>
      </w:r>
      <w:r w:rsidR="004B46B0" w:rsidRPr="00C33443">
        <w:rPr>
          <w:rFonts w:cs="B Nazanin" w:hint="cs"/>
          <w:sz w:val="28"/>
          <w:szCs w:val="28"/>
          <w:rtl/>
        </w:rPr>
        <w:t>ی</w:t>
      </w:r>
      <w:r w:rsidR="004B46B0" w:rsidRPr="00C33443">
        <w:rPr>
          <w:rFonts w:cs="B Nazanin"/>
          <w:sz w:val="28"/>
          <w:szCs w:val="28"/>
          <w:rtl/>
        </w:rPr>
        <w:t xml:space="preserve"> جمع</w:t>
      </w:r>
      <w:r w:rsidR="004B46B0" w:rsidRPr="00C33443">
        <w:rPr>
          <w:rFonts w:cs="B Nazanin" w:hint="cs"/>
          <w:sz w:val="28"/>
          <w:szCs w:val="28"/>
          <w:rtl/>
        </w:rPr>
        <w:t>ی</w:t>
      </w:r>
      <w:r w:rsidR="004B46B0" w:rsidRPr="00C33443">
        <w:rPr>
          <w:rFonts w:cs="B Nazanin" w:hint="eastAsia"/>
          <w:sz w:val="28"/>
          <w:szCs w:val="28"/>
          <w:rtl/>
        </w:rPr>
        <w:t>ت</w:t>
      </w:r>
      <w:r w:rsidR="004B46B0" w:rsidRPr="00C33443">
        <w:rPr>
          <w:rFonts w:cs="B Nazanin"/>
          <w:sz w:val="28"/>
          <w:szCs w:val="28"/>
          <w:rtl/>
        </w:rPr>
        <w:t xml:space="preserve"> </w:t>
      </w:r>
      <w:r w:rsidR="004B46B0" w:rsidRPr="00C33443">
        <w:rPr>
          <w:rFonts w:cs="B Nazanin"/>
          <w:sz w:val="28"/>
          <w:szCs w:val="28"/>
        </w:rPr>
        <w:t>i</w:t>
      </w:r>
      <w:r w:rsidR="004B46B0" w:rsidRPr="00C33443">
        <w:rPr>
          <w:rFonts w:cs="B Nazanin"/>
          <w:sz w:val="28"/>
          <w:szCs w:val="28"/>
          <w:rtl/>
        </w:rPr>
        <w:t xml:space="preserve"> به سلول ها</w:t>
      </w:r>
      <w:r w:rsidR="004B46B0" w:rsidRPr="00C33443">
        <w:rPr>
          <w:rFonts w:cs="B Nazanin" w:hint="cs"/>
          <w:sz w:val="28"/>
          <w:szCs w:val="28"/>
          <w:rtl/>
        </w:rPr>
        <w:t>ی</w:t>
      </w:r>
      <w:r w:rsidR="004B46B0" w:rsidRPr="00C33443">
        <w:rPr>
          <w:rFonts w:cs="B Nazanin"/>
          <w:sz w:val="28"/>
          <w:szCs w:val="28"/>
          <w:rtl/>
        </w:rPr>
        <w:t xml:space="preserve"> عصب</w:t>
      </w:r>
      <w:r w:rsidR="004B46B0" w:rsidRPr="00C33443">
        <w:rPr>
          <w:rFonts w:cs="B Nazanin" w:hint="cs"/>
          <w:sz w:val="28"/>
          <w:szCs w:val="28"/>
          <w:rtl/>
        </w:rPr>
        <w:t>ی</w:t>
      </w:r>
      <w:r w:rsidR="004B46B0" w:rsidRPr="00C33443">
        <w:rPr>
          <w:rFonts w:cs="B Nazanin"/>
          <w:sz w:val="28"/>
          <w:szCs w:val="28"/>
          <w:rtl/>
        </w:rPr>
        <w:t xml:space="preserve"> از جمع</w:t>
      </w:r>
      <w:r w:rsidR="004B46B0" w:rsidRPr="00C33443">
        <w:rPr>
          <w:rFonts w:cs="B Nazanin" w:hint="cs"/>
          <w:sz w:val="28"/>
          <w:szCs w:val="28"/>
          <w:rtl/>
        </w:rPr>
        <w:t>ی</w:t>
      </w:r>
      <w:r w:rsidR="004B46B0" w:rsidRPr="00C33443">
        <w:rPr>
          <w:rFonts w:cs="B Nazanin" w:hint="eastAsia"/>
          <w:sz w:val="28"/>
          <w:szCs w:val="28"/>
          <w:rtl/>
        </w:rPr>
        <w:t>ت</w:t>
      </w:r>
      <w:r w:rsidR="004B46B0" w:rsidRPr="00C33443">
        <w:rPr>
          <w:rFonts w:cs="B Nazanin"/>
          <w:sz w:val="28"/>
          <w:szCs w:val="28"/>
          <w:rtl/>
        </w:rPr>
        <w:t xml:space="preserve"> </w:t>
      </w:r>
      <w:r w:rsidR="004B46B0" w:rsidRPr="00C33443">
        <w:rPr>
          <w:rFonts w:cs="B Nazanin"/>
          <w:sz w:val="28"/>
          <w:szCs w:val="28"/>
        </w:rPr>
        <w:t xml:space="preserve">j </w:t>
      </w:r>
      <w:r w:rsidR="004B46B0" w:rsidRPr="00C33443">
        <w:rPr>
          <w:rFonts w:cs="B Nazanin" w:hint="cs"/>
          <w:sz w:val="28"/>
          <w:szCs w:val="28"/>
          <w:rtl/>
        </w:rPr>
        <w:t xml:space="preserve"> </w:t>
      </w:r>
      <w:r w:rsidR="004B46B0" w:rsidRPr="00C33443">
        <w:rPr>
          <w:rFonts w:cs="B Nazanin"/>
          <w:sz w:val="28"/>
          <w:szCs w:val="28"/>
          <w:rtl/>
        </w:rPr>
        <w:t xml:space="preserve">، </w:t>
      </w:r>
      <w:r w:rsidR="004B46B0" w:rsidRPr="00C33443">
        <w:rPr>
          <w:rFonts w:cs="B Nazanin"/>
          <w:sz w:val="28"/>
          <w:szCs w:val="28"/>
        </w:rPr>
        <w:t xml:space="preserve"> α </w:t>
      </w:r>
      <w:r w:rsidR="004B46B0" w:rsidRPr="00C33443">
        <w:rPr>
          <w:rFonts w:cs="B Nazanin" w:hint="cs"/>
          <w:sz w:val="28"/>
          <w:szCs w:val="28"/>
          <w:rtl/>
        </w:rPr>
        <w:t xml:space="preserve">و </w:t>
      </w:r>
      <w:r w:rsidR="004B46B0" w:rsidRPr="00C33443">
        <w:rPr>
          <w:rFonts w:cs="B Nazanin"/>
          <w:sz w:val="28"/>
          <w:szCs w:val="28"/>
        </w:rPr>
        <w:t xml:space="preserve"> β</w:t>
      </w:r>
      <w:r w:rsidR="004B46B0" w:rsidRPr="00C33443">
        <w:rPr>
          <w:rFonts w:cs="B Nazanin"/>
          <w:sz w:val="28"/>
          <w:szCs w:val="28"/>
          <w:rtl/>
        </w:rPr>
        <w:t xml:space="preserve"> ثابت ها</w:t>
      </w:r>
      <w:r w:rsidR="004B46B0" w:rsidRPr="00C33443">
        <w:rPr>
          <w:rFonts w:cs="B Nazanin" w:hint="cs"/>
          <w:sz w:val="28"/>
          <w:szCs w:val="28"/>
          <w:rtl/>
        </w:rPr>
        <w:t>ی</w:t>
      </w:r>
      <w:r w:rsidR="004B46B0" w:rsidRPr="00C33443">
        <w:rPr>
          <w:rFonts w:cs="B Nazanin"/>
          <w:sz w:val="28"/>
          <w:szCs w:val="28"/>
          <w:rtl/>
        </w:rPr>
        <w:t xml:space="preserve"> اتصال </w:t>
      </w:r>
      <w:commentRangeStart w:id="226"/>
      <w:del w:id="227" w:author="Fariba" w:date="2021-02-02T18:39:00Z">
        <w:r w:rsidR="004B46B0" w:rsidRPr="00C33443" w:rsidDel="00C33F0B">
          <w:rPr>
            <w:rFonts w:cs="B Nazanin"/>
            <w:sz w:val="28"/>
            <w:szCs w:val="28"/>
            <w:rtl/>
          </w:rPr>
          <w:delText xml:space="preserve">به </w:delText>
        </w:r>
      </w:del>
      <w:r w:rsidR="004B46B0" w:rsidRPr="00C33443">
        <w:rPr>
          <w:rFonts w:cs="B Nazanin"/>
          <w:sz w:val="28"/>
          <w:szCs w:val="28"/>
        </w:rPr>
        <w:t>forward</w:t>
      </w:r>
      <w:commentRangeEnd w:id="226"/>
      <w:r w:rsidR="00C33F0B">
        <w:rPr>
          <w:rStyle w:val="CommentReference"/>
          <w:rtl/>
        </w:rPr>
        <w:commentReference w:id="226"/>
      </w:r>
      <w:r w:rsidR="004B46B0" w:rsidRPr="00C33443">
        <w:rPr>
          <w:rFonts w:cs="B Nazanin"/>
          <w:sz w:val="28"/>
          <w:szCs w:val="28"/>
          <w:rtl/>
        </w:rPr>
        <w:t xml:space="preserve"> </w:t>
      </w:r>
      <w:r w:rsidR="004B46B0" w:rsidRPr="00C33443">
        <w:rPr>
          <w:rFonts w:cs="B Nazanin"/>
          <w:sz w:val="28"/>
          <w:szCs w:val="28"/>
          <w:rtl/>
        </w:rPr>
        <w:lastRenderedPageBreak/>
        <w:t xml:space="preserve">و </w:t>
      </w:r>
      <w:commentRangeStart w:id="228"/>
      <w:r w:rsidR="004B46B0" w:rsidRPr="00C33443">
        <w:rPr>
          <w:rFonts w:cs="B Nazanin"/>
          <w:sz w:val="28"/>
          <w:szCs w:val="28"/>
        </w:rPr>
        <w:t>backward</w:t>
      </w:r>
      <w:commentRangeEnd w:id="228"/>
      <w:r w:rsidR="00C33F0B">
        <w:rPr>
          <w:rStyle w:val="CommentReference"/>
          <w:rtl/>
        </w:rPr>
        <w:commentReference w:id="228"/>
      </w:r>
      <w:r w:rsidR="004B46B0" w:rsidRPr="00C33443">
        <w:rPr>
          <w:rFonts w:cs="B Nazanin"/>
          <w:sz w:val="28"/>
          <w:szCs w:val="28"/>
          <w:rtl/>
        </w:rPr>
        <w:t xml:space="preserve"> با غلظت فرستنده </w:t>
      </w:r>
      <w:r w:rsidR="004B46B0" w:rsidRPr="00C33443">
        <w:rPr>
          <w:rFonts w:cs="B Nazanin"/>
          <w:sz w:val="28"/>
          <w:szCs w:val="28"/>
        </w:rPr>
        <w:t>T</w:t>
      </w:r>
      <w:r w:rsidR="004B46B0" w:rsidRPr="00C33443">
        <w:rPr>
          <w:rFonts w:cs="B Nazanin"/>
          <w:sz w:val="28"/>
          <w:szCs w:val="28"/>
          <w:rtl/>
        </w:rPr>
        <w:t xml:space="preserve"> در شکاف س</w:t>
      </w:r>
      <w:r w:rsidR="004B46B0" w:rsidRPr="00C33443">
        <w:rPr>
          <w:rFonts w:cs="B Nazanin" w:hint="cs"/>
          <w:sz w:val="28"/>
          <w:szCs w:val="28"/>
          <w:rtl/>
        </w:rPr>
        <w:t>ی</w:t>
      </w:r>
      <w:r w:rsidR="004B46B0" w:rsidRPr="00C33443">
        <w:rPr>
          <w:rFonts w:cs="B Nazanin" w:hint="eastAsia"/>
          <w:sz w:val="28"/>
          <w:szCs w:val="28"/>
          <w:rtl/>
        </w:rPr>
        <w:t>ناپس</w:t>
      </w:r>
      <w:r w:rsidR="004B46B0" w:rsidRPr="00C33443">
        <w:rPr>
          <w:rFonts w:cs="B Nazanin" w:hint="cs"/>
          <w:sz w:val="28"/>
          <w:szCs w:val="28"/>
          <w:rtl/>
        </w:rPr>
        <w:t>ی</w:t>
      </w:r>
      <w:r w:rsidR="004B46B0" w:rsidRPr="00C33443">
        <w:rPr>
          <w:rFonts w:cs="B Nazanin"/>
          <w:sz w:val="28"/>
          <w:szCs w:val="28"/>
          <w:rtl/>
        </w:rPr>
        <w:t xml:space="preserve"> ، که حداکثر آن با ثابت </w:t>
      </w:r>
      <w:r w:rsidR="004B46B0" w:rsidRPr="00C33443">
        <w:rPr>
          <w:rFonts w:cs="B Nazanin"/>
          <w:sz w:val="28"/>
          <w:szCs w:val="28"/>
        </w:rPr>
        <w:t>Tmax</w:t>
      </w:r>
      <w:r w:rsidR="004B46B0" w:rsidRPr="00C33443">
        <w:rPr>
          <w:rFonts w:cs="B Nazanin"/>
          <w:sz w:val="28"/>
          <w:szCs w:val="28"/>
          <w:rtl/>
        </w:rPr>
        <w:t xml:space="preserve"> تنظ</w:t>
      </w:r>
      <w:r w:rsidR="004B46B0" w:rsidRPr="00C33443">
        <w:rPr>
          <w:rFonts w:cs="B Nazanin" w:hint="cs"/>
          <w:sz w:val="28"/>
          <w:szCs w:val="28"/>
          <w:rtl/>
        </w:rPr>
        <w:t>ی</w:t>
      </w:r>
      <w:r w:rsidR="004B46B0" w:rsidRPr="00C33443">
        <w:rPr>
          <w:rFonts w:cs="B Nazanin" w:hint="eastAsia"/>
          <w:sz w:val="28"/>
          <w:szCs w:val="28"/>
          <w:rtl/>
        </w:rPr>
        <w:t>م</w:t>
      </w:r>
      <w:r w:rsidR="004B46B0" w:rsidRPr="00C33443">
        <w:rPr>
          <w:rFonts w:cs="B Nazanin"/>
          <w:sz w:val="28"/>
          <w:szCs w:val="28"/>
          <w:rtl/>
        </w:rPr>
        <w:t xml:space="preserve"> م</w:t>
      </w:r>
      <w:r w:rsidR="004B46B0" w:rsidRPr="00C33443">
        <w:rPr>
          <w:rFonts w:cs="B Nazanin" w:hint="cs"/>
          <w:sz w:val="28"/>
          <w:szCs w:val="28"/>
          <w:rtl/>
        </w:rPr>
        <w:t>ی</w:t>
      </w:r>
      <w:r w:rsidR="004B46B0" w:rsidRPr="00C33443">
        <w:rPr>
          <w:rFonts w:cs="B Nazanin"/>
          <w:sz w:val="28"/>
          <w:szCs w:val="28"/>
          <w:rtl/>
        </w:rPr>
        <w:t xml:space="preserve"> شود. </w:t>
      </w:r>
      <m:oMath>
        <m:sSub>
          <m:sSubPr>
            <m:ctrlPr>
              <w:rPr>
                <w:rFonts w:ascii="Cambria Math" w:hAnsi="Cambria Math" w:cs="B Nazanin"/>
                <w:i/>
                <w:sz w:val="28"/>
                <w:szCs w:val="28"/>
              </w:rPr>
            </m:ctrlPr>
          </m:sSubPr>
          <m:e>
            <m:r>
              <w:rPr>
                <w:rFonts w:ascii="Cambria Math" w:hAnsi="Cambria Math" w:cs="B Nazanin"/>
                <w:sz w:val="28"/>
                <w:szCs w:val="28"/>
              </w:rPr>
              <m:t>K</m:t>
            </m:r>
          </m:e>
          <m:sub>
            <m:r>
              <w:rPr>
                <w:rFonts w:ascii="Cambria Math" w:hAnsi="Cambria Math" w:cs="B Nazanin"/>
                <w:sz w:val="28"/>
                <w:szCs w:val="28"/>
              </w:rPr>
              <m:t>p</m:t>
            </m:r>
          </m:sub>
        </m:sSub>
      </m:oMath>
      <w:r w:rsidR="004B46B0" w:rsidRPr="00C33443">
        <w:rPr>
          <w:rFonts w:cs="B Nazanin"/>
          <w:sz w:val="28"/>
          <w:szCs w:val="28"/>
          <w:rtl/>
        </w:rPr>
        <w:t xml:space="preserve"> ش</w:t>
      </w:r>
      <w:r w:rsidR="004B46B0" w:rsidRPr="00C33443">
        <w:rPr>
          <w:rFonts w:cs="B Nazanin" w:hint="cs"/>
          <w:sz w:val="28"/>
          <w:szCs w:val="28"/>
          <w:rtl/>
        </w:rPr>
        <w:t>ی</w:t>
      </w:r>
      <w:r w:rsidR="004B46B0" w:rsidRPr="00C33443">
        <w:rPr>
          <w:rFonts w:cs="B Nazanin" w:hint="eastAsia"/>
          <w:sz w:val="28"/>
          <w:szCs w:val="28"/>
          <w:rtl/>
        </w:rPr>
        <w:t>ب</w:t>
      </w:r>
      <w:r w:rsidR="004B46B0" w:rsidRPr="00C33443">
        <w:rPr>
          <w:rFonts w:cs="B Nazanin"/>
          <w:sz w:val="28"/>
          <w:szCs w:val="28"/>
          <w:rtl/>
        </w:rPr>
        <w:t xml:space="preserve"> را م</w:t>
      </w:r>
      <w:r w:rsidR="004B46B0" w:rsidRPr="00C33443">
        <w:rPr>
          <w:rFonts w:cs="B Nazanin" w:hint="cs"/>
          <w:sz w:val="28"/>
          <w:szCs w:val="28"/>
          <w:rtl/>
        </w:rPr>
        <w:t>ی</w:t>
      </w:r>
      <w:r w:rsidR="004B46B0" w:rsidRPr="00C33443">
        <w:rPr>
          <w:rFonts w:cs="B Nazanin"/>
          <w:sz w:val="28"/>
          <w:szCs w:val="28"/>
          <w:rtl/>
        </w:rPr>
        <w:t xml:space="preserve"> دهد و </w:t>
      </w:r>
      <m:oMath>
        <m:sSub>
          <m:sSubPr>
            <m:ctrlPr>
              <w:rPr>
                <w:rFonts w:ascii="Cambria Math" w:hAnsi="Cambria Math" w:cs="B Nazanin"/>
                <w:i/>
                <w:sz w:val="28"/>
                <w:szCs w:val="28"/>
              </w:rPr>
            </m:ctrlPr>
          </m:sSubPr>
          <m:e>
            <m:r>
              <w:rPr>
                <w:rFonts w:ascii="Cambria Math" w:hAnsi="Cambria Math" w:cs="B Nazanin"/>
                <w:sz w:val="28"/>
                <w:szCs w:val="28"/>
              </w:rPr>
              <m:t>V</m:t>
            </m:r>
          </m:e>
          <m:sub>
            <m:r>
              <w:rPr>
                <w:rFonts w:ascii="Cambria Math" w:hAnsi="Cambria Math" w:cs="B Nazanin"/>
                <w:sz w:val="28"/>
                <w:szCs w:val="28"/>
              </w:rPr>
              <m:t>t</m:t>
            </m:r>
          </m:sub>
        </m:sSub>
      </m:oMath>
      <w:r w:rsidR="004B46B0" w:rsidRPr="00C33443">
        <w:rPr>
          <w:rFonts w:cs="B Nazanin" w:hint="cs"/>
          <w:sz w:val="28"/>
          <w:szCs w:val="28"/>
          <w:rtl/>
        </w:rPr>
        <w:t xml:space="preserve"> </w:t>
      </w:r>
      <w:r w:rsidR="004B46B0" w:rsidRPr="00C33443">
        <w:rPr>
          <w:rFonts w:cs="B Nazanin"/>
          <w:sz w:val="28"/>
          <w:szCs w:val="28"/>
          <w:rtl/>
        </w:rPr>
        <w:t>مقدار</w:t>
      </w:r>
      <w:r w:rsidR="004B46B0" w:rsidRPr="00C33443">
        <w:rPr>
          <w:rFonts w:cs="B Nazanin" w:hint="cs"/>
          <w:sz w:val="28"/>
          <w:szCs w:val="28"/>
          <w:rtl/>
        </w:rPr>
        <w:t>ی</w:t>
      </w:r>
      <w:r w:rsidR="004B46B0" w:rsidRPr="00C33443">
        <w:rPr>
          <w:rFonts w:cs="B Nazanin"/>
          <w:sz w:val="28"/>
          <w:szCs w:val="28"/>
          <w:rtl/>
        </w:rPr>
        <w:t xml:space="preserve"> را تنظ</w:t>
      </w:r>
      <w:r w:rsidR="004B46B0" w:rsidRPr="00C33443">
        <w:rPr>
          <w:rFonts w:cs="B Nazanin" w:hint="cs"/>
          <w:sz w:val="28"/>
          <w:szCs w:val="28"/>
          <w:rtl/>
        </w:rPr>
        <w:t>ی</w:t>
      </w:r>
      <w:r w:rsidR="004B46B0" w:rsidRPr="00C33443">
        <w:rPr>
          <w:rFonts w:cs="B Nazanin" w:hint="eastAsia"/>
          <w:sz w:val="28"/>
          <w:szCs w:val="28"/>
          <w:rtl/>
        </w:rPr>
        <w:t>م</w:t>
      </w:r>
      <w:r w:rsidR="004B46B0" w:rsidRPr="00C33443">
        <w:rPr>
          <w:rFonts w:cs="B Nazanin"/>
          <w:sz w:val="28"/>
          <w:szCs w:val="28"/>
          <w:rtl/>
        </w:rPr>
        <w:t xml:space="preserve"> م</w:t>
      </w:r>
      <w:r w:rsidR="004B46B0" w:rsidRPr="00C33443">
        <w:rPr>
          <w:rFonts w:cs="B Nazanin" w:hint="cs"/>
          <w:sz w:val="28"/>
          <w:szCs w:val="28"/>
          <w:rtl/>
        </w:rPr>
        <w:t>ی</w:t>
      </w:r>
      <w:r w:rsidR="004B46B0" w:rsidRPr="00C33443">
        <w:rPr>
          <w:rFonts w:cs="B Nazanin"/>
          <w:sz w:val="28"/>
          <w:szCs w:val="28"/>
          <w:rtl/>
        </w:rPr>
        <w:t xml:space="preserve"> کند که در آن عملکرد ن</w:t>
      </w:r>
      <w:r w:rsidR="004B46B0" w:rsidRPr="00C33443">
        <w:rPr>
          <w:rFonts w:cs="B Nazanin" w:hint="cs"/>
          <w:sz w:val="28"/>
          <w:szCs w:val="28"/>
          <w:rtl/>
        </w:rPr>
        <w:t>ی</w:t>
      </w:r>
      <w:r w:rsidR="004B46B0" w:rsidRPr="00C33443">
        <w:rPr>
          <w:rFonts w:cs="B Nazanin" w:hint="eastAsia"/>
          <w:sz w:val="28"/>
          <w:szCs w:val="28"/>
          <w:rtl/>
        </w:rPr>
        <w:t>مه</w:t>
      </w:r>
      <w:r w:rsidR="004B46B0" w:rsidRPr="00C33443">
        <w:rPr>
          <w:rFonts w:cs="B Nazanin"/>
          <w:sz w:val="28"/>
          <w:szCs w:val="28"/>
          <w:rtl/>
        </w:rPr>
        <w:t xml:space="preserve"> فعال شود.</w:t>
      </w:r>
    </w:p>
    <w:p w14:paraId="0BC6346D" w14:textId="77777777" w:rsidR="00112EFC" w:rsidRPr="00C33443" w:rsidRDefault="00A3712C" w:rsidP="00A3712C">
      <w:pPr>
        <w:jc w:val="both"/>
        <w:rPr>
          <w:rFonts w:cs="B Nazanin"/>
          <w:sz w:val="28"/>
          <w:szCs w:val="28"/>
          <w:rtl/>
        </w:rPr>
      </w:pPr>
      <w:r>
        <w:rPr>
          <w:rStyle w:val="FootnoteReference"/>
          <w:rFonts w:cs="B Nazanin"/>
          <w:sz w:val="28"/>
          <w:szCs w:val="28"/>
        </w:rPr>
        <w:footnoteReference w:id="21"/>
      </w:r>
      <w:r w:rsidR="00112EFC" w:rsidRPr="00C33443">
        <w:rPr>
          <w:rFonts w:cs="B Nazanin"/>
          <w:sz w:val="28"/>
          <w:szCs w:val="28"/>
        </w:rPr>
        <w:t>SE</w:t>
      </w:r>
      <w:r w:rsidR="00112EFC" w:rsidRPr="00C33443">
        <w:rPr>
          <w:rFonts w:cs="B Nazanin"/>
          <w:sz w:val="28"/>
          <w:szCs w:val="28"/>
          <w:rtl/>
        </w:rPr>
        <w:t xml:space="preserve"> ، </w:t>
      </w:r>
      <w:r w:rsidR="00112EFC" w:rsidRPr="00C33443">
        <w:rPr>
          <w:rFonts w:cs="B Nazanin" w:hint="cs"/>
          <w:sz w:val="28"/>
          <w:szCs w:val="28"/>
          <w:rtl/>
        </w:rPr>
        <w:t>ی</w:t>
      </w:r>
      <w:r w:rsidR="00112EFC" w:rsidRPr="00C33443">
        <w:rPr>
          <w:rFonts w:cs="B Nazanin" w:hint="eastAsia"/>
          <w:sz w:val="28"/>
          <w:szCs w:val="28"/>
          <w:rtl/>
        </w:rPr>
        <w:t>عن</w:t>
      </w:r>
      <w:r w:rsidR="00112EFC" w:rsidRPr="00C33443">
        <w:rPr>
          <w:rFonts w:cs="B Nazanin" w:hint="cs"/>
          <w:sz w:val="28"/>
          <w:szCs w:val="28"/>
          <w:rtl/>
        </w:rPr>
        <w:t>ی</w:t>
      </w:r>
      <w:r w:rsidR="00112EFC" w:rsidRPr="00C33443">
        <w:rPr>
          <w:rFonts w:cs="B Nazanin"/>
          <w:sz w:val="28"/>
          <w:szCs w:val="28"/>
          <w:rtl/>
        </w:rPr>
        <w:t xml:space="preserve"> تشنج بدون وقفه که حداقل 20 دق</w:t>
      </w:r>
      <w:r w:rsidR="00112EFC" w:rsidRPr="00C33443">
        <w:rPr>
          <w:rFonts w:cs="B Nazanin" w:hint="cs"/>
          <w:sz w:val="28"/>
          <w:szCs w:val="28"/>
          <w:rtl/>
        </w:rPr>
        <w:t>ی</w:t>
      </w:r>
      <w:r w:rsidR="00112EFC" w:rsidRPr="00C33443">
        <w:rPr>
          <w:rFonts w:cs="B Nazanin" w:hint="eastAsia"/>
          <w:sz w:val="28"/>
          <w:szCs w:val="28"/>
          <w:rtl/>
        </w:rPr>
        <w:t>قه</w:t>
      </w:r>
      <w:r w:rsidR="00112EFC" w:rsidRPr="00C33443">
        <w:rPr>
          <w:rFonts w:cs="B Nazanin"/>
          <w:sz w:val="28"/>
          <w:szCs w:val="28"/>
          <w:rtl/>
        </w:rPr>
        <w:t xml:space="preserve"> طول بکشد ، </w:t>
      </w:r>
      <w:r w:rsidR="00112EFC" w:rsidRPr="00C33443">
        <w:rPr>
          <w:rFonts w:cs="B Nazanin" w:hint="cs"/>
          <w:sz w:val="28"/>
          <w:szCs w:val="28"/>
          <w:rtl/>
        </w:rPr>
        <w:t>ی</w:t>
      </w:r>
      <w:r w:rsidR="00112EFC" w:rsidRPr="00C33443">
        <w:rPr>
          <w:rFonts w:cs="B Nazanin" w:hint="eastAsia"/>
          <w:sz w:val="28"/>
          <w:szCs w:val="28"/>
          <w:rtl/>
        </w:rPr>
        <w:t>ک</w:t>
      </w:r>
      <w:r w:rsidR="00112EFC" w:rsidRPr="00C33443">
        <w:rPr>
          <w:rFonts w:cs="B Nazanin"/>
          <w:sz w:val="28"/>
          <w:szCs w:val="28"/>
          <w:rtl/>
        </w:rPr>
        <w:t xml:space="preserve"> تجربه آس</w:t>
      </w:r>
      <w:r w:rsidR="00112EFC" w:rsidRPr="00C33443">
        <w:rPr>
          <w:rFonts w:cs="B Nazanin" w:hint="cs"/>
          <w:sz w:val="28"/>
          <w:szCs w:val="28"/>
          <w:rtl/>
        </w:rPr>
        <w:t>ی</w:t>
      </w:r>
      <w:r w:rsidR="00112EFC" w:rsidRPr="00C33443">
        <w:rPr>
          <w:rFonts w:cs="B Nazanin" w:hint="eastAsia"/>
          <w:sz w:val="28"/>
          <w:szCs w:val="28"/>
          <w:rtl/>
        </w:rPr>
        <w:t>ب</w:t>
      </w:r>
      <w:r w:rsidR="00112EFC" w:rsidRPr="00C33443">
        <w:rPr>
          <w:rFonts w:cs="B Nazanin"/>
          <w:sz w:val="28"/>
          <w:szCs w:val="28"/>
          <w:rtl/>
        </w:rPr>
        <w:t xml:space="preserve"> زا است که م</w:t>
      </w:r>
      <w:r w:rsidR="00112EFC" w:rsidRPr="00C33443">
        <w:rPr>
          <w:rFonts w:cs="B Nazanin" w:hint="cs"/>
          <w:sz w:val="28"/>
          <w:szCs w:val="28"/>
          <w:rtl/>
        </w:rPr>
        <w:t>ی</w:t>
      </w:r>
      <w:r w:rsidR="00112EFC" w:rsidRPr="00C33443">
        <w:rPr>
          <w:rFonts w:cs="B Nazanin"/>
          <w:sz w:val="28"/>
          <w:szCs w:val="28"/>
          <w:rtl/>
        </w:rPr>
        <w:t xml:space="preserve"> تواند </w:t>
      </w:r>
      <w:r w:rsidR="00112EFC" w:rsidRPr="00C33443">
        <w:rPr>
          <w:rFonts w:cs="B Nazanin" w:hint="cs"/>
          <w:sz w:val="28"/>
          <w:szCs w:val="28"/>
          <w:rtl/>
        </w:rPr>
        <w:t>ی</w:t>
      </w:r>
      <w:r w:rsidR="00112EFC" w:rsidRPr="00C33443">
        <w:rPr>
          <w:rFonts w:cs="B Nazanin" w:hint="eastAsia"/>
          <w:sz w:val="28"/>
          <w:szCs w:val="28"/>
          <w:rtl/>
        </w:rPr>
        <w:t>ک</w:t>
      </w:r>
      <w:r w:rsidR="00112EFC" w:rsidRPr="00C33443">
        <w:rPr>
          <w:rFonts w:cs="B Nazanin"/>
          <w:sz w:val="28"/>
          <w:szCs w:val="28"/>
          <w:rtl/>
        </w:rPr>
        <w:t xml:space="preserve"> مغز غ</w:t>
      </w:r>
      <w:r w:rsidR="00112EFC" w:rsidRPr="00C33443">
        <w:rPr>
          <w:rFonts w:cs="B Nazanin" w:hint="cs"/>
          <w:sz w:val="28"/>
          <w:szCs w:val="28"/>
          <w:rtl/>
        </w:rPr>
        <w:t>ی</w:t>
      </w:r>
      <w:r w:rsidR="00112EFC" w:rsidRPr="00C33443">
        <w:rPr>
          <w:rFonts w:cs="B Nazanin" w:hint="eastAsia"/>
          <w:sz w:val="28"/>
          <w:szCs w:val="28"/>
          <w:rtl/>
        </w:rPr>
        <w:t>ر</w:t>
      </w:r>
      <w:r w:rsidR="00112EFC" w:rsidRPr="00C33443">
        <w:rPr>
          <w:rFonts w:cs="B Nazanin"/>
          <w:sz w:val="28"/>
          <w:szCs w:val="28"/>
          <w:rtl/>
        </w:rPr>
        <w:t xml:space="preserve"> صرع</w:t>
      </w:r>
      <w:r w:rsidR="00112EFC" w:rsidRPr="00C33443">
        <w:rPr>
          <w:rFonts w:cs="B Nazanin" w:hint="cs"/>
          <w:sz w:val="28"/>
          <w:szCs w:val="28"/>
          <w:rtl/>
        </w:rPr>
        <w:t>ی</w:t>
      </w:r>
      <w:r w:rsidR="00112EFC" w:rsidRPr="00C33443">
        <w:rPr>
          <w:rFonts w:cs="B Nazanin"/>
          <w:sz w:val="28"/>
          <w:szCs w:val="28"/>
          <w:rtl/>
        </w:rPr>
        <w:t xml:space="preserve"> را به مغز</w:t>
      </w:r>
      <w:r w:rsidR="00112EFC" w:rsidRPr="00C33443">
        <w:rPr>
          <w:rFonts w:cs="B Nazanin" w:hint="cs"/>
          <w:sz w:val="28"/>
          <w:szCs w:val="28"/>
          <w:rtl/>
        </w:rPr>
        <w:t>ی</w:t>
      </w:r>
      <w:r w:rsidR="00112EFC" w:rsidRPr="00C33443">
        <w:rPr>
          <w:rFonts w:cs="B Nazanin"/>
          <w:sz w:val="28"/>
          <w:szCs w:val="28"/>
          <w:rtl/>
        </w:rPr>
        <w:t xml:space="preserve"> تبد</w:t>
      </w:r>
      <w:r w:rsidR="00112EFC" w:rsidRPr="00C33443">
        <w:rPr>
          <w:rFonts w:cs="B Nazanin" w:hint="cs"/>
          <w:sz w:val="28"/>
          <w:szCs w:val="28"/>
          <w:rtl/>
        </w:rPr>
        <w:t>ی</w:t>
      </w:r>
      <w:r w:rsidR="00112EFC" w:rsidRPr="00C33443">
        <w:rPr>
          <w:rFonts w:cs="B Nazanin" w:hint="eastAsia"/>
          <w:sz w:val="28"/>
          <w:szCs w:val="28"/>
          <w:rtl/>
        </w:rPr>
        <w:t>ل</w:t>
      </w:r>
      <w:r w:rsidR="00112EFC" w:rsidRPr="00C33443">
        <w:rPr>
          <w:rFonts w:cs="B Nazanin"/>
          <w:sz w:val="28"/>
          <w:szCs w:val="28"/>
          <w:rtl/>
        </w:rPr>
        <w:t xml:space="preserve"> کند که در آن تشنج ها</w:t>
      </w:r>
      <w:r w:rsidR="00112EFC" w:rsidRPr="00C33443">
        <w:rPr>
          <w:rFonts w:cs="B Nazanin" w:hint="cs"/>
          <w:sz w:val="28"/>
          <w:szCs w:val="28"/>
          <w:rtl/>
        </w:rPr>
        <w:t>ی</w:t>
      </w:r>
      <w:r w:rsidR="00112EFC" w:rsidRPr="00C33443">
        <w:rPr>
          <w:rFonts w:cs="B Nazanin"/>
          <w:sz w:val="28"/>
          <w:szCs w:val="28"/>
          <w:rtl/>
        </w:rPr>
        <w:t xml:space="preserve"> خود به خود نما</w:t>
      </w:r>
      <w:r w:rsidR="00112EFC" w:rsidRPr="00C33443">
        <w:rPr>
          <w:rFonts w:cs="B Nazanin" w:hint="cs"/>
          <w:sz w:val="28"/>
          <w:szCs w:val="28"/>
          <w:rtl/>
        </w:rPr>
        <w:t>ی</w:t>
      </w:r>
      <w:r w:rsidR="00112EFC" w:rsidRPr="00C33443">
        <w:rPr>
          <w:rFonts w:cs="B Nazanin" w:hint="eastAsia"/>
          <w:sz w:val="28"/>
          <w:szCs w:val="28"/>
          <w:rtl/>
        </w:rPr>
        <w:t>ش</w:t>
      </w:r>
      <w:r w:rsidR="00112EFC" w:rsidRPr="00C33443">
        <w:rPr>
          <w:rFonts w:cs="B Nazanin"/>
          <w:sz w:val="28"/>
          <w:szCs w:val="28"/>
          <w:rtl/>
        </w:rPr>
        <w:t xml:space="preserve"> داده شود </w:t>
      </w:r>
      <w:r w:rsidR="00112EFC" w:rsidRPr="00C33443">
        <w:rPr>
          <w:rFonts w:cs="B Nazanin" w:hint="cs"/>
          <w:sz w:val="28"/>
          <w:szCs w:val="28"/>
          <w:rtl/>
        </w:rPr>
        <w:t>.</w:t>
      </w:r>
      <w:r w:rsidR="00112EFC" w:rsidRPr="00C33443">
        <w:rPr>
          <w:rFonts w:cs="B Nazanin"/>
          <w:sz w:val="28"/>
          <w:szCs w:val="28"/>
          <w:rtl/>
        </w:rPr>
        <w:t xml:space="preserve"> </w:t>
      </w:r>
      <w:r w:rsidR="00112EFC" w:rsidRPr="00C33443">
        <w:rPr>
          <w:rFonts w:cs="B Nazanin"/>
          <w:sz w:val="28"/>
          <w:szCs w:val="28"/>
        </w:rPr>
        <w:t>SE</w:t>
      </w:r>
      <w:r w:rsidR="00112EFC" w:rsidRPr="00C33443">
        <w:rPr>
          <w:rFonts w:cs="B Nazanin"/>
          <w:sz w:val="28"/>
          <w:szCs w:val="28"/>
          <w:rtl/>
        </w:rPr>
        <w:t xml:space="preserve"> م</w:t>
      </w:r>
      <w:r w:rsidR="00112EFC" w:rsidRPr="00C33443">
        <w:rPr>
          <w:rFonts w:cs="B Nazanin" w:hint="cs"/>
          <w:sz w:val="28"/>
          <w:szCs w:val="28"/>
          <w:rtl/>
        </w:rPr>
        <w:t>ی</w:t>
      </w:r>
      <w:r w:rsidR="00112EFC" w:rsidRPr="00C33443">
        <w:rPr>
          <w:rFonts w:cs="B Nazanin"/>
          <w:sz w:val="28"/>
          <w:szCs w:val="28"/>
          <w:rtl/>
        </w:rPr>
        <w:t xml:space="preserve"> تواند با تزر</w:t>
      </w:r>
      <w:r w:rsidR="00112EFC" w:rsidRPr="00C33443">
        <w:rPr>
          <w:rFonts w:cs="B Nazanin" w:hint="cs"/>
          <w:sz w:val="28"/>
          <w:szCs w:val="28"/>
          <w:rtl/>
        </w:rPr>
        <w:t>ی</w:t>
      </w:r>
      <w:r w:rsidR="00112EFC" w:rsidRPr="00C33443">
        <w:rPr>
          <w:rFonts w:cs="B Nazanin" w:hint="eastAsia"/>
          <w:sz w:val="28"/>
          <w:szCs w:val="28"/>
          <w:rtl/>
        </w:rPr>
        <w:t>ق</w:t>
      </w:r>
      <w:r w:rsidR="00112EFC" w:rsidRPr="00C33443">
        <w:rPr>
          <w:rFonts w:cs="B Nazanin"/>
          <w:sz w:val="28"/>
          <w:szCs w:val="28"/>
          <w:rtl/>
        </w:rPr>
        <w:t xml:space="preserve"> عوامل تشنج</w:t>
      </w:r>
      <w:r w:rsidR="00112EFC" w:rsidRPr="00C33443">
        <w:rPr>
          <w:rFonts w:cs="B Nazanin" w:hint="cs"/>
          <w:sz w:val="28"/>
          <w:szCs w:val="28"/>
          <w:rtl/>
        </w:rPr>
        <w:t>ی</w:t>
      </w:r>
      <w:r w:rsidR="00112EFC" w:rsidRPr="00C33443">
        <w:rPr>
          <w:rFonts w:cs="B Nazanin"/>
          <w:sz w:val="28"/>
          <w:szCs w:val="28"/>
          <w:rtl/>
        </w:rPr>
        <w:t xml:space="preserve"> مانند </w:t>
      </w:r>
      <w:r>
        <w:rPr>
          <w:rFonts w:cs="B Nazanin" w:hint="cs"/>
          <w:sz w:val="28"/>
          <w:szCs w:val="28"/>
          <w:rtl/>
        </w:rPr>
        <w:t>اسید کاینیک</w:t>
      </w:r>
      <w:r>
        <w:rPr>
          <w:rStyle w:val="FootnoteReference"/>
          <w:rFonts w:cs="B Nazanin"/>
          <w:sz w:val="28"/>
          <w:szCs w:val="28"/>
          <w:rtl/>
        </w:rPr>
        <w:footnoteReference w:id="22"/>
      </w:r>
      <w:r w:rsidR="00112EFC" w:rsidRPr="00C33443">
        <w:rPr>
          <w:rFonts w:cs="B Nazanin"/>
          <w:sz w:val="28"/>
          <w:szCs w:val="28"/>
          <w:rtl/>
        </w:rPr>
        <w:t xml:space="preserve"> </w:t>
      </w:r>
      <w:r w:rsidR="00112EFC" w:rsidRPr="00C33443">
        <w:rPr>
          <w:rFonts w:cs="B Nazanin" w:hint="cs"/>
          <w:sz w:val="28"/>
          <w:szCs w:val="28"/>
          <w:rtl/>
        </w:rPr>
        <w:t>ی</w:t>
      </w:r>
      <w:r w:rsidR="00112EFC" w:rsidRPr="00C33443">
        <w:rPr>
          <w:rFonts w:cs="B Nazanin" w:hint="eastAsia"/>
          <w:sz w:val="28"/>
          <w:szCs w:val="28"/>
          <w:rtl/>
        </w:rPr>
        <w:t>ا</w:t>
      </w:r>
      <w:r w:rsidR="00112EFC" w:rsidRPr="00C33443">
        <w:rPr>
          <w:rFonts w:cs="B Nazanin"/>
          <w:sz w:val="28"/>
          <w:szCs w:val="28"/>
          <w:rtl/>
        </w:rPr>
        <w:t xml:space="preserve"> </w:t>
      </w:r>
      <w:r>
        <w:rPr>
          <w:rFonts w:cs="B Nazanin" w:hint="cs"/>
          <w:sz w:val="28"/>
          <w:szCs w:val="28"/>
          <w:rtl/>
        </w:rPr>
        <w:t>پیلوکارپین</w:t>
      </w:r>
      <w:r>
        <w:rPr>
          <w:rStyle w:val="FootnoteReference"/>
          <w:rFonts w:cs="B Nazanin"/>
          <w:sz w:val="28"/>
          <w:szCs w:val="28"/>
          <w:rtl/>
        </w:rPr>
        <w:footnoteReference w:id="23"/>
      </w:r>
      <w:r w:rsidR="00112EFC" w:rsidRPr="00C33443">
        <w:rPr>
          <w:rFonts w:cs="B Nazanin"/>
          <w:sz w:val="28"/>
          <w:szCs w:val="28"/>
          <w:rtl/>
        </w:rPr>
        <w:t xml:space="preserve"> در جوندگان ا</w:t>
      </w:r>
      <w:r w:rsidR="00112EFC" w:rsidRPr="00C33443">
        <w:rPr>
          <w:rFonts w:cs="B Nazanin" w:hint="cs"/>
          <w:sz w:val="28"/>
          <w:szCs w:val="28"/>
          <w:rtl/>
        </w:rPr>
        <w:t>ی</w:t>
      </w:r>
      <w:r w:rsidR="00112EFC" w:rsidRPr="00C33443">
        <w:rPr>
          <w:rFonts w:cs="B Nazanin" w:hint="eastAsia"/>
          <w:sz w:val="28"/>
          <w:szCs w:val="28"/>
          <w:rtl/>
        </w:rPr>
        <w:t>جاد</w:t>
      </w:r>
      <w:r w:rsidR="00112EFC" w:rsidRPr="00C33443">
        <w:rPr>
          <w:rFonts w:cs="B Nazanin"/>
          <w:sz w:val="28"/>
          <w:szCs w:val="28"/>
          <w:rtl/>
        </w:rPr>
        <w:t xml:space="preserve"> شود. ا</w:t>
      </w:r>
      <w:r w:rsidR="00112EFC" w:rsidRPr="00C33443">
        <w:rPr>
          <w:rFonts w:cs="B Nazanin" w:hint="cs"/>
          <w:sz w:val="28"/>
          <w:szCs w:val="28"/>
          <w:rtl/>
        </w:rPr>
        <w:t>ی</w:t>
      </w:r>
      <w:r w:rsidR="00112EFC" w:rsidRPr="00C33443">
        <w:rPr>
          <w:rFonts w:cs="B Nazanin" w:hint="eastAsia"/>
          <w:sz w:val="28"/>
          <w:szCs w:val="28"/>
          <w:rtl/>
        </w:rPr>
        <w:t>ن</w:t>
      </w:r>
      <w:r w:rsidR="00112EFC" w:rsidRPr="00C33443">
        <w:rPr>
          <w:rFonts w:cs="B Nazanin"/>
          <w:sz w:val="28"/>
          <w:szCs w:val="28"/>
          <w:rtl/>
        </w:rPr>
        <w:t xml:space="preserve"> ب</w:t>
      </w:r>
      <w:r w:rsidR="00112EFC" w:rsidRPr="00C33443">
        <w:rPr>
          <w:rFonts w:cs="B Nazanin" w:hint="cs"/>
          <w:sz w:val="28"/>
          <w:szCs w:val="28"/>
          <w:rtl/>
        </w:rPr>
        <w:t>ی</w:t>
      </w:r>
      <w:r w:rsidR="00112EFC" w:rsidRPr="00C33443">
        <w:rPr>
          <w:rFonts w:cs="B Nazanin" w:hint="eastAsia"/>
          <w:sz w:val="28"/>
          <w:szCs w:val="28"/>
          <w:rtl/>
        </w:rPr>
        <w:t>مار</w:t>
      </w:r>
      <w:r w:rsidR="00112EFC" w:rsidRPr="00C33443">
        <w:rPr>
          <w:rFonts w:cs="B Nazanin" w:hint="cs"/>
          <w:sz w:val="28"/>
          <w:szCs w:val="28"/>
          <w:rtl/>
        </w:rPr>
        <w:t>ی</w:t>
      </w:r>
      <w:r w:rsidR="00112EFC" w:rsidRPr="00C33443">
        <w:rPr>
          <w:rFonts w:cs="B Nazanin"/>
          <w:sz w:val="28"/>
          <w:szCs w:val="28"/>
          <w:rtl/>
        </w:rPr>
        <w:t xml:space="preserve"> از طر</w:t>
      </w:r>
      <w:r w:rsidR="00112EFC" w:rsidRPr="00C33443">
        <w:rPr>
          <w:rFonts w:cs="B Nazanin" w:hint="cs"/>
          <w:sz w:val="28"/>
          <w:szCs w:val="28"/>
          <w:rtl/>
        </w:rPr>
        <w:t>ی</w:t>
      </w:r>
      <w:r w:rsidR="00112EFC" w:rsidRPr="00C33443">
        <w:rPr>
          <w:rFonts w:cs="B Nazanin" w:hint="eastAsia"/>
          <w:sz w:val="28"/>
          <w:szCs w:val="28"/>
          <w:rtl/>
        </w:rPr>
        <w:t>ق</w:t>
      </w:r>
      <w:r w:rsidR="00112EFC" w:rsidRPr="00C33443">
        <w:rPr>
          <w:rFonts w:cs="B Nazanin"/>
          <w:sz w:val="28"/>
          <w:szCs w:val="28"/>
          <w:rtl/>
        </w:rPr>
        <w:t xml:space="preserve"> 3 </w:t>
      </w:r>
      <w:commentRangeStart w:id="229"/>
      <w:r w:rsidR="00112EFC" w:rsidRPr="00C33443">
        <w:rPr>
          <w:rFonts w:cs="B Nazanin"/>
          <w:sz w:val="28"/>
          <w:szCs w:val="28"/>
          <w:rtl/>
        </w:rPr>
        <w:t>مرحله اصل</w:t>
      </w:r>
      <w:r w:rsidR="00112EFC" w:rsidRPr="00C33443">
        <w:rPr>
          <w:rFonts w:cs="B Nazanin" w:hint="cs"/>
          <w:sz w:val="28"/>
          <w:szCs w:val="28"/>
          <w:rtl/>
        </w:rPr>
        <w:t>ی</w:t>
      </w:r>
      <w:r w:rsidR="00112EFC" w:rsidRPr="00C33443">
        <w:rPr>
          <w:rFonts w:cs="B Nazanin"/>
          <w:sz w:val="28"/>
          <w:szCs w:val="28"/>
          <w:rtl/>
        </w:rPr>
        <w:t xml:space="preserve"> به نام </w:t>
      </w:r>
      <w:r w:rsidR="00112EFC" w:rsidRPr="00C33443">
        <w:rPr>
          <w:rFonts w:cs="B Nazanin"/>
          <w:sz w:val="28"/>
          <w:szCs w:val="28"/>
        </w:rPr>
        <w:t>impending</w:t>
      </w:r>
      <w:r w:rsidR="00112EFC" w:rsidRPr="00C33443">
        <w:rPr>
          <w:rFonts w:cs="B Nazanin"/>
          <w:sz w:val="28"/>
          <w:szCs w:val="28"/>
          <w:rtl/>
        </w:rPr>
        <w:t xml:space="preserve">، </w:t>
      </w:r>
      <w:r w:rsidR="00112EFC" w:rsidRPr="00C33443">
        <w:rPr>
          <w:rFonts w:cs="B Nazanin"/>
          <w:sz w:val="28"/>
          <w:szCs w:val="28"/>
        </w:rPr>
        <w:t>established</w:t>
      </w:r>
      <w:r w:rsidR="00112EFC" w:rsidRPr="00C33443">
        <w:rPr>
          <w:rFonts w:cs="B Nazanin"/>
          <w:sz w:val="28"/>
          <w:szCs w:val="28"/>
          <w:rtl/>
        </w:rPr>
        <w:t xml:space="preserve"> و </w:t>
      </w:r>
      <w:r w:rsidR="00112EFC" w:rsidRPr="00C33443">
        <w:rPr>
          <w:rFonts w:cs="B Nazanin"/>
          <w:sz w:val="28"/>
          <w:szCs w:val="28"/>
        </w:rPr>
        <w:t>subtle</w:t>
      </w:r>
      <w:r w:rsidR="00112EFC" w:rsidRPr="00C33443">
        <w:rPr>
          <w:rFonts w:cs="B Nazanin"/>
          <w:sz w:val="28"/>
          <w:szCs w:val="28"/>
          <w:rtl/>
        </w:rPr>
        <w:t xml:space="preserve"> ا</w:t>
      </w:r>
      <w:r w:rsidR="00112EFC" w:rsidRPr="00C33443">
        <w:rPr>
          <w:rFonts w:cs="B Nazanin" w:hint="cs"/>
          <w:sz w:val="28"/>
          <w:szCs w:val="28"/>
          <w:rtl/>
        </w:rPr>
        <w:t>ی</w:t>
      </w:r>
      <w:r w:rsidR="00112EFC" w:rsidRPr="00C33443">
        <w:rPr>
          <w:rFonts w:cs="B Nazanin" w:hint="eastAsia"/>
          <w:sz w:val="28"/>
          <w:szCs w:val="28"/>
          <w:rtl/>
        </w:rPr>
        <w:t>جاد</w:t>
      </w:r>
      <w:r w:rsidR="00112EFC" w:rsidRPr="00C33443">
        <w:rPr>
          <w:rFonts w:cs="B Nazanin"/>
          <w:sz w:val="28"/>
          <w:szCs w:val="28"/>
          <w:rtl/>
        </w:rPr>
        <w:t xml:space="preserve"> م</w:t>
      </w:r>
      <w:r w:rsidR="00112EFC" w:rsidRPr="00C33443">
        <w:rPr>
          <w:rFonts w:cs="B Nazanin" w:hint="cs"/>
          <w:sz w:val="28"/>
          <w:szCs w:val="28"/>
          <w:rtl/>
        </w:rPr>
        <w:t>ی</w:t>
      </w:r>
      <w:r w:rsidR="00112EFC" w:rsidRPr="00C33443">
        <w:rPr>
          <w:rFonts w:cs="B Nazanin"/>
          <w:sz w:val="28"/>
          <w:szCs w:val="28"/>
          <w:rtl/>
        </w:rPr>
        <w:t xml:space="preserve"> شود</w:t>
      </w:r>
      <w:commentRangeEnd w:id="229"/>
      <w:r w:rsidR="00C33F0B">
        <w:rPr>
          <w:rStyle w:val="CommentReference"/>
          <w:rtl/>
        </w:rPr>
        <w:commentReference w:id="229"/>
      </w:r>
      <w:r w:rsidR="00112EFC" w:rsidRPr="00C33443">
        <w:rPr>
          <w:rFonts w:cs="B Nazanin" w:hint="cs"/>
          <w:sz w:val="28"/>
          <w:szCs w:val="28"/>
          <w:rtl/>
        </w:rPr>
        <w:t>.</w:t>
      </w:r>
    </w:p>
    <w:p w14:paraId="4DD5E821" w14:textId="77777777" w:rsidR="00112EFC" w:rsidRPr="00C33443" w:rsidRDefault="00A3712C" w:rsidP="00A3712C">
      <w:pPr>
        <w:jc w:val="both"/>
        <w:rPr>
          <w:rFonts w:cs="B Nazanin"/>
          <w:sz w:val="28"/>
          <w:szCs w:val="28"/>
          <w:rtl/>
        </w:rPr>
      </w:pPr>
      <w:r w:rsidRPr="00C33F0B">
        <w:rPr>
          <w:rFonts w:cs="B Nazanin" w:hint="cs"/>
          <w:b/>
          <w:bCs/>
          <w:sz w:val="28"/>
          <w:szCs w:val="28"/>
          <w:rtl/>
          <w:rPrChange w:id="230" w:author="Fariba" w:date="2021-02-02T18:41:00Z">
            <w:rPr>
              <w:rFonts w:cs="B Nazanin" w:hint="cs"/>
              <w:sz w:val="28"/>
              <w:szCs w:val="28"/>
              <w:rtl/>
            </w:rPr>
          </w:rPrChange>
        </w:rPr>
        <w:t xml:space="preserve">قبل از </w:t>
      </w:r>
      <w:r w:rsidRPr="00C33F0B">
        <w:rPr>
          <w:rFonts w:cs="B Nazanin"/>
          <w:b/>
          <w:bCs/>
          <w:sz w:val="28"/>
          <w:szCs w:val="28"/>
          <w:rPrChange w:id="231" w:author="Fariba" w:date="2021-02-02T18:41:00Z">
            <w:rPr>
              <w:rFonts w:cs="B Nazanin"/>
              <w:sz w:val="28"/>
              <w:szCs w:val="28"/>
            </w:rPr>
          </w:rPrChange>
        </w:rPr>
        <w:t>SE</w:t>
      </w:r>
      <w:r w:rsidR="00725223" w:rsidRPr="00C33F0B">
        <w:rPr>
          <w:rFonts w:cs="B Nazanin" w:hint="cs"/>
          <w:b/>
          <w:bCs/>
          <w:sz w:val="28"/>
          <w:szCs w:val="28"/>
          <w:rtl/>
          <w:rPrChange w:id="232" w:author="Fariba" w:date="2021-02-02T18:41:00Z">
            <w:rPr>
              <w:rFonts w:cs="B Nazanin" w:hint="cs"/>
              <w:sz w:val="28"/>
              <w:szCs w:val="28"/>
              <w:rtl/>
            </w:rPr>
          </w:rPrChange>
        </w:rPr>
        <w:t>:</w:t>
      </w:r>
      <w:r w:rsidR="00112EFC" w:rsidRPr="00C33F0B">
        <w:rPr>
          <w:rFonts w:cs="B Nazanin"/>
          <w:b/>
          <w:bCs/>
          <w:sz w:val="28"/>
          <w:szCs w:val="28"/>
          <w:rtl/>
          <w:rPrChange w:id="233" w:author="Fariba" w:date="2021-02-02T18:41:00Z">
            <w:rPr>
              <w:rFonts w:cs="B Nazanin"/>
              <w:sz w:val="28"/>
              <w:szCs w:val="28"/>
              <w:rtl/>
            </w:rPr>
          </w:rPrChange>
        </w:rPr>
        <w:t xml:space="preserve"> </w:t>
      </w:r>
      <w:r w:rsidR="00725223">
        <w:rPr>
          <w:rFonts w:cs="B Nazanin" w:hint="cs"/>
          <w:sz w:val="28"/>
          <w:szCs w:val="28"/>
          <w:rtl/>
        </w:rPr>
        <w:t xml:space="preserve"> </w:t>
      </w:r>
      <w:r w:rsidR="00112EFC" w:rsidRPr="00C33443">
        <w:rPr>
          <w:rFonts w:cs="B Nazanin"/>
          <w:sz w:val="28"/>
          <w:szCs w:val="28"/>
          <w:rtl/>
        </w:rPr>
        <w:t>به طور تجرب</w:t>
      </w:r>
      <w:r w:rsidR="00112EFC" w:rsidRPr="00C33443">
        <w:rPr>
          <w:rFonts w:cs="B Nazanin" w:hint="cs"/>
          <w:sz w:val="28"/>
          <w:szCs w:val="28"/>
          <w:rtl/>
        </w:rPr>
        <w:t>ی</w:t>
      </w:r>
      <w:r w:rsidR="00112EFC" w:rsidRPr="00C33443">
        <w:rPr>
          <w:rFonts w:cs="B Nazanin"/>
          <w:sz w:val="28"/>
          <w:szCs w:val="28"/>
          <w:rtl/>
        </w:rPr>
        <w:t xml:space="preserve"> ، قبل از وقوع </w:t>
      </w:r>
      <w:r w:rsidR="00112EFC" w:rsidRPr="00C33443">
        <w:rPr>
          <w:rFonts w:cs="B Nazanin"/>
          <w:sz w:val="28"/>
          <w:szCs w:val="28"/>
        </w:rPr>
        <w:t>SE</w:t>
      </w:r>
      <w:r w:rsidR="00112EFC" w:rsidRPr="00C33443">
        <w:rPr>
          <w:rFonts w:cs="B Nazanin"/>
          <w:sz w:val="28"/>
          <w:szCs w:val="28"/>
          <w:rtl/>
        </w:rPr>
        <w:t xml:space="preserve"> ، شبکه ها</w:t>
      </w:r>
      <w:r w:rsidR="00112EFC" w:rsidRPr="00C33443">
        <w:rPr>
          <w:rFonts w:cs="B Nazanin" w:hint="cs"/>
          <w:sz w:val="28"/>
          <w:szCs w:val="28"/>
          <w:rtl/>
        </w:rPr>
        <w:t>ی</w:t>
      </w:r>
      <w:r w:rsidR="00112EFC" w:rsidRPr="00C33443">
        <w:rPr>
          <w:rFonts w:cs="B Nazanin"/>
          <w:sz w:val="28"/>
          <w:szCs w:val="28"/>
          <w:rtl/>
        </w:rPr>
        <w:t xml:space="preserve"> عصب</w:t>
      </w:r>
      <w:r w:rsidR="00112EFC" w:rsidRPr="00C33443">
        <w:rPr>
          <w:rFonts w:cs="B Nazanin" w:hint="cs"/>
          <w:sz w:val="28"/>
          <w:szCs w:val="28"/>
          <w:rtl/>
        </w:rPr>
        <w:t>ی</w:t>
      </w:r>
      <w:r w:rsidR="00112EFC" w:rsidRPr="00C33443">
        <w:rPr>
          <w:rFonts w:cs="B Nazanin"/>
          <w:sz w:val="28"/>
          <w:szCs w:val="28"/>
          <w:rtl/>
        </w:rPr>
        <w:t xml:space="preserve"> در </w:t>
      </w:r>
      <w:r w:rsidR="00112EFC" w:rsidRPr="00C33443">
        <w:rPr>
          <w:rFonts w:cs="B Nazanin" w:hint="cs"/>
          <w:sz w:val="28"/>
          <w:szCs w:val="28"/>
          <w:rtl/>
        </w:rPr>
        <w:t>ی</w:t>
      </w:r>
      <w:r w:rsidR="00112EFC" w:rsidRPr="00C33443">
        <w:rPr>
          <w:rFonts w:cs="B Nazanin" w:hint="eastAsia"/>
          <w:sz w:val="28"/>
          <w:szCs w:val="28"/>
          <w:rtl/>
        </w:rPr>
        <w:t>ک</w:t>
      </w:r>
      <w:r w:rsidR="00112EFC" w:rsidRPr="00C33443">
        <w:rPr>
          <w:rFonts w:cs="B Nazanin"/>
          <w:sz w:val="28"/>
          <w:szCs w:val="28"/>
          <w:rtl/>
        </w:rPr>
        <w:t xml:space="preserve"> رژ</w:t>
      </w:r>
      <w:r w:rsidR="00112EFC" w:rsidRPr="00C33443">
        <w:rPr>
          <w:rFonts w:cs="B Nazanin" w:hint="cs"/>
          <w:sz w:val="28"/>
          <w:szCs w:val="28"/>
          <w:rtl/>
        </w:rPr>
        <w:t>ی</w:t>
      </w:r>
      <w:r w:rsidR="00112EFC" w:rsidRPr="00C33443">
        <w:rPr>
          <w:rFonts w:cs="B Nazanin" w:hint="eastAsia"/>
          <w:sz w:val="28"/>
          <w:szCs w:val="28"/>
          <w:rtl/>
        </w:rPr>
        <w:t>م</w:t>
      </w:r>
      <w:r w:rsidR="00112EFC" w:rsidRPr="00C33443">
        <w:rPr>
          <w:rFonts w:cs="B Nazanin"/>
          <w:sz w:val="28"/>
          <w:szCs w:val="28"/>
          <w:rtl/>
        </w:rPr>
        <w:t xml:space="preserve"> ف</w:t>
      </w:r>
      <w:r w:rsidR="00112EFC" w:rsidRPr="00C33443">
        <w:rPr>
          <w:rFonts w:cs="B Nazanin" w:hint="cs"/>
          <w:sz w:val="28"/>
          <w:szCs w:val="28"/>
          <w:rtl/>
        </w:rPr>
        <w:t>ی</w:t>
      </w:r>
      <w:r w:rsidR="00112EFC" w:rsidRPr="00C33443">
        <w:rPr>
          <w:rFonts w:cs="B Nazanin" w:hint="eastAsia"/>
          <w:sz w:val="28"/>
          <w:szCs w:val="28"/>
          <w:rtl/>
        </w:rPr>
        <w:t>ز</w:t>
      </w:r>
      <w:r w:rsidR="00112EFC" w:rsidRPr="00C33443">
        <w:rPr>
          <w:rFonts w:cs="B Nazanin" w:hint="cs"/>
          <w:sz w:val="28"/>
          <w:szCs w:val="28"/>
          <w:rtl/>
        </w:rPr>
        <w:t>ی</w:t>
      </w:r>
      <w:r w:rsidR="00112EFC" w:rsidRPr="00C33443">
        <w:rPr>
          <w:rFonts w:cs="B Nazanin" w:hint="eastAsia"/>
          <w:sz w:val="28"/>
          <w:szCs w:val="28"/>
          <w:rtl/>
        </w:rPr>
        <w:t>ولوژ</w:t>
      </w:r>
      <w:r w:rsidR="00112EFC" w:rsidRPr="00C33443">
        <w:rPr>
          <w:rFonts w:cs="B Nazanin" w:hint="cs"/>
          <w:sz w:val="28"/>
          <w:szCs w:val="28"/>
          <w:rtl/>
        </w:rPr>
        <w:t>ی</w:t>
      </w:r>
      <w:r w:rsidR="00112EFC" w:rsidRPr="00C33443">
        <w:rPr>
          <w:rFonts w:cs="B Nazanin" w:hint="eastAsia"/>
          <w:sz w:val="28"/>
          <w:szCs w:val="28"/>
          <w:rtl/>
        </w:rPr>
        <w:t>ک</w:t>
      </w:r>
      <w:r w:rsidR="00112EFC" w:rsidRPr="00C33443">
        <w:rPr>
          <w:rFonts w:cs="B Nazanin" w:hint="cs"/>
          <w:sz w:val="28"/>
          <w:szCs w:val="28"/>
          <w:rtl/>
        </w:rPr>
        <w:t>ی</w:t>
      </w:r>
      <w:r w:rsidR="00A26F21">
        <w:rPr>
          <w:rFonts w:cs="B Nazanin"/>
          <w:sz w:val="28"/>
          <w:szCs w:val="28"/>
          <w:rtl/>
        </w:rPr>
        <w:t xml:space="preserve"> </w:t>
      </w:r>
      <w:r w:rsidR="00112EFC" w:rsidRPr="00C33443">
        <w:rPr>
          <w:rFonts w:cs="B Nazanin"/>
          <w:sz w:val="28"/>
          <w:szCs w:val="28"/>
          <w:rtl/>
        </w:rPr>
        <w:t>طب</w:t>
      </w:r>
      <w:r w:rsidR="00112EFC" w:rsidRPr="00C33443">
        <w:rPr>
          <w:rFonts w:cs="B Nazanin" w:hint="cs"/>
          <w:sz w:val="28"/>
          <w:szCs w:val="28"/>
          <w:rtl/>
        </w:rPr>
        <w:t>ی</w:t>
      </w:r>
      <w:r w:rsidR="00112EFC" w:rsidRPr="00C33443">
        <w:rPr>
          <w:rFonts w:cs="B Nazanin" w:hint="eastAsia"/>
          <w:sz w:val="28"/>
          <w:szCs w:val="28"/>
          <w:rtl/>
        </w:rPr>
        <w:t>ع</w:t>
      </w:r>
      <w:r w:rsidR="00112EFC" w:rsidRPr="00C33443">
        <w:rPr>
          <w:rFonts w:cs="B Nazanin" w:hint="cs"/>
          <w:sz w:val="28"/>
          <w:szCs w:val="28"/>
          <w:rtl/>
        </w:rPr>
        <w:t>ی</w:t>
      </w:r>
      <w:r w:rsidR="00112EFC" w:rsidRPr="00C33443">
        <w:rPr>
          <w:rFonts w:cs="B Nazanin"/>
          <w:sz w:val="28"/>
          <w:szCs w:val="28"/>
          <w:rtl/>
        </w:rPr>
        <w:t xml:space="preserve"> کار م</w:t>
      </w:r>
      <w:r w:rsidR="00112EFC" w:rsidRPr="00C33443">
        <w:rPr>
          <w:rFonts w:cs="B Nazanin" w:hint="cs"/>
          <w:sz w:val="28"/>
          <w:szCs w:val="28"/>
          <w:rtl/>
        </w:rPr>
        <w:t>ی</w:t>
      </w:r>
      <w:r>
        <w:rPr>
          <w:rFonts w:cs="B Nazanin"/>
          <w:sz w:val="28"/>
          <w:szCs w:val="28"/>
          <w:rtl/>
        </w:rPr>
        <w:softHyphen/>
      </w:r>
      <w:r w:rsidR="00112EFC" w:rsidRPr="00C33443">
        <w:rPr>
          <w:rFonts w:cs="B Nazanin"/>
          <w:sz w:val="28"/>
          <w:szCs w:val="28"/>
          <w:rtl/>
        </w:rPr>
        <w:t>کنند ، ح</w:t>
      </w:r>
      <w:r w:rsidR="00112EFC" w:rsidRPr="00C33443">
        <w:rPr>
          <w:rFonts w:cs="B Nazanin" w:hint="cs"/>
          <w:sz w:val="28"/>
          <w:szCs w:val="28"/>
          <w:rtl/>
        </w:rPr>
        <w:t>ی</w:t>
      </w:r>
      <w:r w:rsidR="00112EFC" w:rsidRPr="00C33443">
        <w:rPr>
          <w:rFonts w:cs="B Nazanin" w:hint="eastAsia"/>
          <w:sz w:val="28"/>
          <w:szCs w:val="28"/>
          <w:rtl/>
        </w:rPr>
        <w:t>وان</w:t>
      </w:r>
      <w:r w:rsidR="00112EFC" w:rsidRPr="00C33443">
        <w:rPr>
          <w:rFonts w:cs="B Nazanin"/>
          <w:sz w:val="28"/>
          <w:szCs w:val="28"/>
          <w:rtl/>
        </w:rPr>
        <w:t xml:space="preserve"> درگ</w:t>
      </w:r>
      <w:r w:rsidR="00112EFC" w:rsidRPr="00C33443">
        <w:rPr>
          <w:rFonts w:cs="B Nazanin" w:hint="cs"/>
          <w:sz w:val="28"/>
          <w:szCs w:val="28"/>
          <w:rtl/>
        </w:rPr>
        <w:t>ی</w:t>
      </w:r>
      <w:r w:rsidR="00112EFC" w:rsidRPr="00C33443">
        <w:rPr>
          <w:rFonts w:cs="B Nazanin" w:hint="eastAsia"/>
          <w:sz w:val="28"/>
          <w:szCs w:val="28"/>
          <w:rtl/>
        </w:rPr>
        <w:t>ر</w:t>
      </w:r>
      <w:r w:rsidR="00112EFC" w:rsidRPr="00C33443">
        <w:rPr>
          <w:rFonts w:cs="B Nazanin"/>
          <w:sz w:val="28"/>
          <w:szCs w:val="28"/>
          <w:rtl/>
        </w:rPr>
        <w:t xml:space="preserve"> </w:t>
      </w:r>
      <w:r w:rsidR="00112EFC" w:rsidRPr="00C33443">
        <w:rPr>
          <w:rFonts w:cs="B Nazanin" w:hint="cs"/>
          <w:sz w:val="28"/>
          <w:szCs w:val="28"/>
          <w:rtl/>
        </w:rPr>
        <w:t>ی</w:t>
      </w:r>
      <w:r w:rsidR="00112EFC" w:rsidRPr="00C33443">
        <w:rPr>
          <w:rFonts w:cs="B Nazanin" w:hint="eastAsia"/>
          <w:sz w:val="28"/>
          <w:szCs w:val="28"/>
          <w:rtl/>
        </w:rPr>
        <w:t>ک</w:t>
      </w:r>
      <w:r w:rsidR="00A26F21">
        <w:rPr>
          <w:rFonts w:cs="B Nazanin"/>
          <w:sz w:val="28"/>
          <w:szCs w:val="28"/>
          <w:rtl/>
        </w:rPr>
        <w:t xml:space="preserve"> حرکت</w:t>
      </w:r>
      <w:r>
        <w:rPr>
          <w:rFonts w:cs="B Nazanin"/>
          <w:sz w:val="28"/>
          <w:szCs w:val="28"/>
          <w:rtl/>
        </w:rPr>
        <w:t xml:space="preserve"> فعا</w:t>
      </w:r>
      <w:r>
        <w:rPr>
          <w:rFonts w:cs="B Nazanin" w:hint="cs"/>
          <w:sz w:val="28"/>
          <w:szCs w:val="28"/>
          <w:rtl/>
        </w:rPr>
        <w:t>ل،</w:t>
      </w:r>
      <w:r>
        <w:rPr>
          <w:rFonts w:cs="B Nazanin"/>
          <w:sz w:val="28"/>
          <w:szCs w:val="28"/>
          <w:rtl/>
        </w:rPr>
        <w:t xml:space="preserve"> مانند راه رفتن </w:t>
      </w:r>
      <w:r w:rsidR="00112EFC" w:rsidRPr="00C33443">
        <w:rPr>
          <w:rFonts w:cs="B Nazanin"/>
          <w:sz w:val="28"/>
          <w:szCs w:val="28"/>
          <w:rtl/>
        </w:rPr>
        <w:t>اکتشاف</w:t>
      </w:r>
      <w:r w:rsidR="00112EFC" w:rsidRPr="00C33443">
        <w:rPr>
          <w:rFonts w:cs="B Nazanin" w:hint="cs"/>
          <w:sz w:val="28"/>
          <w:szCs w:val="28"/>
          <w:rtl/>
        </w:rPr>
        <w:t>ی</w:t>
      </w:r>
      <w:r w:rsidR="00112EFC" w:rsidRPr="00C33443">
        <w:rPr>
          <w:rFonts w:cs="B Nazanin"/>
          <w:sz w:val="28"/>
          <w:szCs w:val="28"/>
          <w:rtl/>
        </w:rPr>
        <w:t xml:space="preserve"> است. در مدل ، هر دو جمع</w:t>
      </w:r>
      <w:r w:rsidR="00112EFC" w:rsidRPr="00C33443">
        <w:rPr>
          <w:rFonts w:cs="B Nazanin" w:hint="cs"/>
          <w:sz w:val="28"/>
          <w:szCs w:val="28"/>
          <w:rtl/>
        </w:rPr>
        <w:t>ی</w:t>
      </w:r>
      <w:r w:rsidR="00112EFC" w:rsidRPr="00C33443">
        <w:rPr>
          <w:rFonts w:cs="B Nazanin" w:hint="eastAsia"/>
          <w:sz w:val="28"/>
          <w:szCs w:val="28"/>
          <w:rtl/>
        </w:rPr>
        <w:t>ت</w:t>
      </w:r>
      <w:r w:rsidR="00112EFC" w:rsidRPr="00C33443">
        <w:rPr>
          <w:rFonts w:cs="B Nazanin"/>
          <w:sz w:val="28"/>
          <w:szCs w:val="28"/>
          <w:rtl/>
        </w:rPr>
        <w:t xml:space="preserve"> تحر</w:t>
      </w:r>
      <w:r w:rsidR="00112EFC" w:rsidRPr="00C33443">
        <w:rPr>
          <w:rFonts w:cs="B Nazanin" w:hint="cs"/>
          <w:sz w:val="28"/>
          <w:szCs w:val="28"/>
          <w:rtl/>
        </w:rPr>
        <w:t>ی</w:t>
      </w:r>
      <w:r w:rsidR="00112EFC" w:rsidRPr="00C33443">
        <w:rPr>
          <w:rFonts w:cs="B Nazanin" w:hint="eastAsia"/>
          <w:sz w:val="28"/>
          <w:szCs w:val="28"/>
          <w:rtl/>
        </w:rPr>
        <w:t>ک</w:t>
      </w:r>
      <w:r w:rsidR="00112EFC" w:rsidRPr="00C33443">
        <w:rPr>
          <w:rFonts w:cs="B Nazanin" w:hint="cs"/>
          <w:sz w:val="28"/>
          <w:szCs w:val="28"/>
          <w:rtl/>
        </w:rPr>
        <w:t>ی</w:t>
      </w:r>
      <w:r w:rsidR="00112EFC" w:rsidRPr="00C33443">
        <w:rPr>
          <w:rFonts w:cs="B Nazanin"/>
          <w:sz w:val="28"/>
          <w:szCs w:val="28"/>
          <w:rtl/>
        </w:rPr>
        <w:t xml:space="preserve"> و مهار</w:t>
      </w:r>
      <w:r w:rsidR="00112EFC" w:rsidRPr="00C33443">
        <w:rPr>
          <w:rFonts w:cs="B Nazanin" w:hint="cs"/>
          <w:sz w:val="28"/>
          <w:szCs w:val="28"/>
          <w:rtl/>
        </w:rPr>
        <w:t>ی</w:t>
      </w:r>
      <w:r w:rsidR="00112EFC" w:rsidRPr="00C33443">
        <w:rPr>
          <w:rFonts w:cs="B Nazanin"/>
          <w:sz w:val="28"/>
          <w:szCs w:val="28"/>
          <w:rtl/>
        </w:rPr>
        <w:t xml:space="preserve"> فعال</w:t>
      </w:r>
      <w:r w:rsidR="00112EFC" w:rsidRPr="00C33443">
        <w:rPr>
          <w:rFonts w:cs="B Nazanin" w:hint="cs"/>
          <w:sz w:val="28"/>
          <w:szCs w:val="28"/>
          <w:rtl/>
        </w:rPr>
        <w:t>ی</w:t>
      </w:r>
      <w:r w:rsidR="00112EFC" w:rsidRPr="00C33443">
        <w:rPr>
          <w:rFonts w:cs="B Nazanin" w:hint="eastAsia"/>
          <w:sz w:val="28"/>
          <w:szCs w:val="28"/>
          <w:rtl/>
        </w:rPr>
        <w:t>ت</w:t>
      </w:r>
      <w:r w:rsidR="00112EFC" w:rsidRPr="00C33443">
        <w:rPr>
          <w:rFonts w:cs="B Nazanin"/>
          <w:sz w:val="28"/>
          <w:szCs w:val="28"/>
          <w:rtl/>
        </w:rPr>
        <w:t xml:space="preserve"> عصب</w:t>
      </w:r>
      <w:r w:rsidR="00112EFC" w:rsidRPr="00C33443">
        <w:rPr>
          <w:rFonts w:cs="B Nazanin" w:hint="cs"/>
          <w:sz w:val="28"/>
          <w:szCs w:val="28"/>
          <w:rtl/>
        </w:rPr>
        <w:t>ی</w:t>
      </w:r>
      <w:r w:rsidR="00112EFC" w:rsidRPr="00C33443">
        <w:rPr>
          <w:rFonts w:cs="B Nazanin"/>
          <w:sz w:val="28"/>
          <w:szCs w:val="28"/>
          <w:rtl/>
        </w:rPr>
        <w:t xml:space="preserve"> غ</w:t>
      </w:r>
      <w:r w:rsidR="00112EFC" w:rsidRPr="00C33443">
        <w:rPr>
          <w:rFonts w:cs="B Nazanin" w:hint="cs"/>
          <w:sz w:val="28"/>
          <w:szCs w:val="28"/>
          <w:rtl/>
        </w:rPr>
        <w:t>ی</w:t>
      </w:r>
      <w:r w:rsidR="00112EFC" w:rsidRPr="00C33443">
        <w:rPr>
          <w:rFonts w:cs="B Nazanin" w:hint="eastAsia"/>
          <w:sz w:val="28"/>
          <w:szCs w:val="28"/>
          <w:rtl/>
        </w:rPr>
        <w:t>ر</w:t>
      </w:r>
      <w:r w:rsidR="00A26F21">
        <w:rPr>
          <w:rFonts w:cs="B Nazanin"/>
          <w:sz w:val="28"/>
          <w:szCs w:val="28"/>
          <w:rtl/>
        </w:rPr>
        <w:t xml:space="preserve"> همزمان </w:t>
      </w:r>
      <w:r w:rsidR="00112EFC" w:rsidRPr="00C33443">
        <w:rPr>
          <w:rFonts w:cs="B Nazanin"/>
          <w:sz w:val="28"/>
          <w:szCs w:val="28"/>
          <w:rtl/>
        </w:rPr>
        <w:t>خود به خود</w:t>
      </w:r>
      <w:r w:rsidR="00112EFC" w:rsidRPr="00C33443">
        <w:rPr>
          <w:rFonts w:cs="B Nazanin" w:hint="cs"/>
          <w:sz w:val="28"/>
          <w:szCs w:val="28"/>
          <w:rtl/>
        </w:rPr>
        <w:t>ی</w:t>
      </w:r>
      <w:r w:rsidR="00A26F21">
        <w:rPr>
          <w:rFonts w:cs="B Nazanin"/>
          <w:sz w:val="28"/>
          <w:szCs w:val="28"/>
          <w:rtl/>
        </w:rPr>
        <w:t xml:space="preserve"> را</w:t>
      </w:r>
      <w:r w:rsidR="00112EFC" w:rsidRPr="00C33443">
        <w:rPr>
          <w:rFonts w:cs="B Nazanin"/>
          <w:sz w:val="28"/>
          <w:szCs w:val="28"/>
          <w:rtl/>
        </w:rPr>
        <w:t xml:space="preserve"> نشان م</w:t>
      </w:r>
      <w:r w:rsidR="00112EFC" w:rsidRPr="00C33443">
        <w:rPr>
          <w:rFonts w:cs="B Nazanin" w:hint="cs"/>
          <w:sz w:val="28"/>
          <w:szCs w:val="28"/>
          <w:rtl/>
        </w:rPr>
        <w:t>ی</w:t>
      </w:r>
      <w:r w:rsidR="00112EFC" w:rsidRPr="00C33443">
        <w:rPr>
          <w:rFonts w:cs="B Nazanin"/>
          <w:sz w:val="28"/>
          <w:szCs w:val="28"/>
          <w:rtl/>
        </w:rPr>
        <w:t xml:space="preserve"> دهند </w:t>
      </w:r>
      <w:r w:rsidR="00112EFC" w:rsidRPr="00C33443">
        <w:rPr>
          <w:rFonts w:cs="B Nazanin" w:hint="cs"/>
          <w:sz w:val="28"/>
          <w:szCs w:val="28"/>
          <w:rtl/>
        </w:rPr>
        <w:t>.</w:t>
      </w:r>
      <w:r w:rsidR="00112EFC" w:rsidRPr="00C33443">
        <w:rPr>
          <w:rFonts w:cs="B Nazanin"/>
          <w:sz w:val="28"/>
          <w:szCs w:val="28"/>
          <w:rtl/>
        </w:rPr>
        <w:t xml:space="preserve"> به طور خاص ، م</w:t>
      </w:r>
      <w:r w:rsidR="00112EFC" w:rsidRPr="00C33443">
        <w:rPr>
          <w:rFonts w:cs="B Nazanin" w:hint="cs"/>
          <w:sz w:val="28"/>
          <w:szCs w:val="28"/>
          <w:rtl/>
        </w:rPr>
        <w:t>ی</w:t>
      </w:r>
      <w:r w:rsidR="00112EFC" w:rsidRPr="00C33443">
        <w:rPr>
          <w:rFonts w:cs="B Nazanin" w:hint="eastAsia"/>
          <w:sz w:val="28"/>
          <w:szCs w:val="28"/>
          <w:rtl/>
        </w:rPr>
        <w:t>زان</w:t>
      </w:r>
      <w:r w:rsidR="00112EFC" w:rsidRPr="00C33443">
        <w:rPr>
          <w:rFonts w:cs="B Nazanin"/>
          <w:sz w:val="28"/>
          <w:szCs w:val="28"/>
          <w:rtl/>
        </w:rPr>
        <w:t xml:space="preserve"> شل</w:t>
      </w:r>
      <w:r w:rsidR="00112EFC" w:rsidRPr="00C33443">
        <w:rPr>
          <w:rFonts w:cs="B Nazanin" w:hint="cs"/>
          <w:sz w:val="28"/>
          <w:szCs w:val="28"/>
          <w:rtl/>
        </w:rPr>
        <w:t>ی</w:t>
      </w:r>
      <w:r w:rsidR="00112EFC" w:rsidRPr="00C33443">
        <w:rPr>
          <w:rFonts w:cs="B Nazanin" w:hint="eastAsia"/>
          <w:sz w:val="28"/>
          <w:szCs w:val="28"/>
          <w:rtl/>
        </w:rPr>
        <w:t>ک</w:t>
      </w:r>
      <w:r w:rsidR="00112EFC" w:rsidRPr="00C33443">
        <w:rPr>
          <w:rFonts w:cs="B Nazanin"/>
          <w:sz w:val="28"/>
          <w:szCs w:val="28"/>
          <w:rtl/>
        </w:rPr>
        <w:t xml:space="preserve"> سلول ها</w:t>
      </w:r>
      <w:r w:rsidR="00112EFC" w:rsidRPr="00C33443">
        <w:rPr>
          <w:rFonts w:cs="B Nazanin" w:hint="cs"/>
          <w:sz w:val="28"/>
          <w:szCs w:val="28"/>
          <w:rtl/>
        </w:rPr>
        <w:t>ی</w:t>
      </w:r>
      <w:r w:rsidR="00112EFC" w:rsidRPr="00C33443">
        <w:rPr>
          <w:rFonts w:cs="B Nazanin"/>
          <w:sz w:val="28"/>
          <w:szCs w:val="28"/>
          <w:rtl/>
        </w:rPr>
        <w:t xml:space="preserve"> عصب</w:t>
      </w:r>
      <w:r w:rsidR="00112EFC" w:rsidRPr="00C33443">
        <w:rPr>
          <w:rFonts w:cs="B Nazanin" w:hint="cs"/>
          <w:sz w:val="28"/>
          <w:szCs w:val="28"/>
          <w:rtl/>
        </w:rPr>
        <w:t>ی</w:t>
      </w:r>
      <w:r w:rsidR="00112EFC" w:rsidRPr="00C33443">
        <w:rPr>
          <w:rFonts w:cs="B Nazanin"/>
          <w:sz w:val="28"/>
          <w:szCs w:val="28"/>
          <w:rtl/>
        </w:rPr>
        <w:t xml:space="preserve"> مهار</w:t>
      </w:r>
      <w:r w:rsidR="00112EFC" w:rsidRPr="00C33443">
        <w:rPr>
          <w:rFonts w:cs="B Nazanin" w:hint="cs"/>
          <w:sz w:val="28"/>
          <w:szCs w:val="28"/>
          <w:rtl/>
        </w:rPr>
        <w:t>ی</w:t>
      </w:r>
      <w:r w:rsidR="00112EFC" w:rsidRPr="00C33443">
        <w:rPr>
          <w:rFonts w:cs="B Nazanin"/>
          <w:sz w:val="28"/>
          <w:szCs w:val="28"/>
          <w:rtl/>
        </w:rPr>
        <w:t xml:space="preserve"> ب</w:t>
      </w:r>
      <w:r w:rsidR="00112EFC" w:rsidRPr="00C33443">
        <w:rPr>
          <w:rFonts w:cs="B Nazanin" w:hint="cs"/>
          <w:sz w:val="28"/>
          <w:szCs w:val="28"/>
          <w:rtl/>
        </w:rPr>
        <w:t>ی</w:t>
      </w:r>
      <w:r w:rsidR="00112EFC" w:rsidRPr="00C33443">
        <w:rPr>
          <w:rFonts w:cs="B Nazanin" w:hint="eastAsia"/>
          <w:sz w:val="28"/>
          <w:szCs w:val="28"/>
          <w:rtl/>
        </w:rPr>
        <w:t>شتر</w:t>
      </w:r>
      <w:r w:rsidR="00112EFC" w:rsidRPr="00C33443">
        <w:rPr>
          <w:rFonts w:cs="B Nazanin"/>
          <w:sz w:val="28"/>
          <w:szCs w:val="28"/>
          <w:rtl/>
        </w:rPr>
        <w:t xml:space="preserve"> از نورون ها</w:t>
      </w:r>
      <w:r w:rsidR="00112EFC" w:rsidRPr="00C33443">
        <w:rPr>
          <w:rFonts w:cs="B Nazanin" w:hint="cs"/>
          <w:sz w:val="28"/>
          <w:szCs w:val="28"/>
          <w:rtl/>
        </w:rPr>
        <w:t>ی</w:t>
      </w:r>
      <w:r w:rsidR="00112EFC" w:rsidRPr="00C33443">
        <w:rPr>
          <w:rFonts w:cs="B Nazanin"/>
          <w:sz w:val="28"/>
          <w:szCs w:val="28"/>
          <w:rtl/>
        </w:rPr>
        <w:t xml:space="preserve"> تحر</w:t>
      </w:r>
      <w:r w:rsidR="00112EFC" w:rsidRPr="00C33443">
        <w:rPr>
          <w:rFonts w:cs="B Nazanin" w:hint="cs"/>
          <w:sz w:val="28"/>
          <w:szCs w:val="28"/>
          <w:rtl/>
        </w:rPr>
        <w:t>ی</w:t>
      </w:r>
      <w:r w:rsidR="00112EFC" w:rsidRPr="00C33443">
        <w:rPr>
          <w:rFonts w:cs="B Nazanin" w:hint="eastAsia"/>
          <w:sz w:val="28"/>
          <w:szCs w:val="28"/>
          <w:rtl/>
        </w:rPr>
        <w:t>ک</w:t>
      </w:r>
      <w:r w:rsidR="00112EFC" w:rsidRPr="00C33443">
        <w:rPr>
          <w:rFonts w:cs="B Nazanin" w:hint="cs"/>
          <w:sz w:val="28"/>
          <w:szCs w:val="28"/>
          <w:rtl/>
        </w:rPr>
        <w:t>ی</w:t>
      </w:r>
      <w:r w:rsidR="00A26F21">
        <w:rPr>
          <w:rFonts w:cs="B Nazanin"/>
          <w:sz w:val="28"/>
          <w:szCs w:val="28"/>
          <w:rtl/>
        </w:rPr>
        <w:t xml:space="preserve"> است</w:t>
      </w:r>
      <w:r w:rsidR="00A26F21">
        <w:rPr>
          <w:rFonts w:cs="B Nazanin" w:hint="cs"/>
          <w:sz w:val="28"/>
          <w:szCs w:val="28"/>
          <w:rtl/>
        </w:rPr>
        <w:t xml:space="preserve"> .و</w:t>
      </w:r>
      <w:r w:rsidR="00112EFC" w:rsidRPr="00C33443">
        <w:rPr>
          <w:rFonts w:cs="B Nazanin"/>
          <w:sz w:val="28"/>
          <w:szCs w:val="28"/>
          <w:rtl/>
        </w:rPr>
        <w:t xml:space="preserve"> نورون ها</w:t>
      </w:r>
      <w:r w:rsidR="00112EFC" w:rsidRPr="00C33443">
        <w:rPr>
          <w:rFonts w:cs="B Nazanin" w:hint="cs"/>
          <w:sz w:val="28"/>
          <w:szCs w:val="28"/>
          <w:rtl/>
        </w:rPr>
        <w:t>ی</w:t>
      </w:r>
      <w:r w:rsidR="00112EFC" w:rsidRPr="00C33443">
        <w:rPr>
          <w:rFonts w:cs="B Nazanin"/>
          <w:sz w:val="28"/>
          <w:szCs w:val="28"/>
          <w:rtl/>
        </w:rPr>
        <w:t xml:space="preserve"> تحر</w:t>
      </w:r>
      <w:r w:rsidR="00112EFC" w:rsidRPr="00C33443">
        <w:rPr>
          <w:rFonts w:cs="B Nazanin" w:hint="cs"/>
          <w:sz w:val="28"/>
          <w:szCs w:val="28"/>
          <w:rtl/>
        </w:rPr>
        <w:t>ی</w:t>
      </w:r>
      <w:r w:rsidR="00112EFC" w:rsidRPr="00C33443">
        <w:rPr>
          <w:rFonts w:cs="B Nazanin" w:hint="eastAsia"/>
          <w:sz w:val="28"/>
          <w:szCs w:val="28"/>
          <w:rtl/>
        </w:rPr>
        <w:t>ک</w:t>
      </w:r>
      <w:r w:rsidR="00112EFC" w:rsidRPr="00C33443">
        <w:rPr>
          <w:rFonts w:cs="B Nazanin" w:hint="cs"/>
          <w:sz w:val="28"/>
          <w:szCs w:val="28"/>
          <w:rtl/>
        </w:rPr>
        <w:t>ی</w:t>
      </w:r>
      <w:r w:rsidR="00112EFC" w:rsidRPr="00C33443">
        <w:rPr>
          <w:rFonts w:cs="B Nazanin"/>
          <w:sz w:val="28"/>
          <w:szCs w:val="28"/>
          <w:rtl/>
        </w:rPr>
        <w:t xml:space="preserve"> (از جمع</w:t>
      </w:r>
      <w:r w:rsidR="00112EFC" w:rsidRPr="00C33443">
        <w:rPr>
          <w:rFonts w:cs="B Nazanin" w:hint="cs"/>
          <w:sz w:val="28"/>
          <w:szCs w:val="28"/>
          <w:rtl/>
        </w:rPr>
        <w:t>ی</w:t>
      </w:r>
      <w:r w:rsidR="00112EFC" w:rsidRPr="00C33443">
        <w:rPr>
          <w:rFonts w:cs="B Nazanin" w:hint="eastAsia"/>
          <w:sz w:val="28"/>
          <w:szCs w:val="28"/>
          <w:rtl/>
        </w:rPr>
        <w:t>ت</w:t>
      </w:r>
      <w:r w:rsidR="00112EFC" w:rsidRPr="00C33443">
        <w:rPr>
          <w:rFonts w:cs="B Nazanin"/>
          <w:sz w:val="28"/>
          <w:szCs w:val="28"/>
          <w:rtl/>
        </w:rPr>
        <w:t xml:space="preserve"> 1) تقر</w:t>
      </w:r>
      <w:r w:rsidR="00112EFC" w:rsidRPr="00C33443">
        <w:rPr>
          <w:rFonts w:cs="B Nazanin" w:hint="cs"/>
          <w:sz w:val="28"/>
          <w:szCs w:val="28"/>
          <w:rtl/>
        </w:rPr>
        <w:t>ی</w:t>
      </w:r>
      <w:r w:rsidR="00112EFC" w:rsidRPr="00C33443">
        <w:rPr>
          <w:rFonts w:cs="B Nazanin" w:hint="eastAsia"/>
          <w:sz w:val="28"/>
          <w:szCs w:val="28"/>
          <w:rtl/>
        </w:rPr>
        <w:t>باً</w:t>
      </w:r>
      <w:r w:rsidR="00112EFC" w:rsidRPr="00C33443">
        <w:rPr>
          <w:rFonts w:cs="B Nazanin"/>
          <w:sz w:val="28"/>
          <w:szCs w:val="28"/>
          <w:rtl/>
        </w:rPr>
        <w:t xml:space="preserve"> ساکت هستند.</w:t>
      </w:r>
    </w:p>
    <w:p w14:paraId="22370C1D" w14:textId="77777777" w:rsidR="00112EFC" w:rsidRPr="00C33443" w:rsidRDefault="00112EFC" w:rsidP="00A3712C">
      <w:pPr>
        <w:jc w:val="both"/>
        <w:rPr>
          <w:rFonts w:cs="B Nazanin"/>
          <w:sz w:val="28"/>
          <w:szCs w:val="28"/>
          <w:rtl/>
        </w:rPr>
      </w:pPr>
      <w:r w:rsidRPr="00C33F0B">
        <w:rPr>
          <w:rFonts w:cs="B Nazanin"/>
          <w:b/>
          <w:bCs/>
          <w:sz w:val="28"/>
          <w:szCs w:val="28"/>
          <w:rPrChange w:id="234" w:author="Fariba" w:date="2021-02-02T18:41:00Z">
            <w:rPr>
              <w:rFonts w:cs="B Nazanin"/>
              <w:sz w:val="28"/>
              <w:szCs w:val="28"/>
            </w:rPr>
          </w:rPrChange>
        </w:rPr>
        <w:t>Impending</w:t>
      </w:r>
      <w:r w:rsidR="00A3712C" w:rsidRPr="00C33F0B">
        <w:rPr>
          <w:rFonts w:cs="B Nazanin"/>
          <w:b/>
          <w:bCs/>
          <w:sz w:val="28"/>
          <w:szCs w:val="28"/>
          <w:rPrChange w:id="235" w:author="Fariba" w:date="2021-02-02T18:41:00Z">
            <w:rPr>
              <w:rFonts w:cs="B Nazanin"/>
              <w:sz w:val="28"/>
              <w:szCs w:val="28"/>
            </w:rPr>
          </w:rPrChange>
        </w:rPr>
        <w:t xml:space="preserve"> SE</w:t>
      </w:r>
      <w:r w:rsidR="00A26F21" w:rsidRPr="00C33F0B">
        <w:rPr>
          <w:rFonts w:cs="B Nazanin" w:hint="cs"/>
          <w:b/>
          <w:bCs/>
          <w:sz w:val="28"/>
          <w:szCs w:val="28"/>
          <w:rtl/>
          <w:rPrChange w:id="236" w:author="Fariba" w:date="2021-02-02T18:41:00Z">
            <w:rPr>
              <w:rFonts w:cs="B Nazanin" w:hint="cs"/>
              <w:sz w:val="28"/>
              <w:szCs w:val="28"/>
              <w:rtl/>
            </w:rPr>
          </w:rPrChange>
        </w:rPr>
        <w:t>:</w:t>
      </w:r>
      <w:r w:rsidRPr="00C33F0B">
        <w:rPr>
          <w:rFonts w:cs="B Nazanin"/>
          <w:b/>
          <w:bCs/>
          <w:sz w:val="28"/>
          <w:szCs w:val="28"/>
          <w:rtl/>
          <w:rPrChange w:id="237" w:author="Fariba" w:date="2021-02-02T18:41:00Z">
            <w:rPr>
              <w:rFonts w:cs="B Nazanin"/>
              <w:sz w:val="28"/>
              <w:szCs w:val="28"/>
              <w:rtl/>
            </w:rPr>
          </w:rPrChange>
        </w:rPr>
        <w:t xml:space="preserve">  </w:t>
      </w:r>
      <w:r w:rsidRPr="00C33443">
        <w:rPr>
          <w:rFonts w:cs="B Nazanin"/>
          <w:sz w:val="28"/>
          <w:szCs w:val="28"/>
          <w:rtl/>
        </w:rPr>
        <w:t>حدود ن</w:t>
      </w:r>
      <w:r w:rsidRPr="00C33443">
        <w:rPr>
          <w:rFonts w:cs="B Nazanin" w:hint="cs"/>
          <w:sz w:val="28"/>
          <w:szCs w:val="28"/>
          <w:rtl/>
        </w:rPr>
        <w:t>ی</w:t>
      </w:r>
      <w:r w:rsidRPr="00C33443">
        <w:rPr>
          <w:rFonts w:cs="B Nazanin" w:hint="eastAsia"/>
          <w:sz w:val="28"/>
          <w:szCs w:val="28"/>
          <w:rtl/>
        </w:rPr>
        <w:t>م</w:t>
      </w:r>
      <w:r w:rsidRPr="00C33443">
        <w:rPr>
          <w:rFonts w:cs="B Nazanin"/>
          <w:sz w:val="28"/>
          <w:szCs w:val="28"/>
          <w:rtl/>
        </w:rPr>
        <w:t xml:space="preserve"> ساعت پس از تزر</w:t>
      </w:r>
      <w:r w:rsidRPr="00C33443">
        <w:rPr>
          <w:rFonts w:cs="B Nazanin" w:hint="cs"/>
          <w:sz w:val="28"/>
          <w:szCs w:val="28"/>
          <w:rtl/>
        </w:rPr>
        <w:t>ی</w:t>
      </w:r>
      <w:r w:rsidRPr="00C33443">
        <w:rPr>
          <w:rFonts w:cs="B Nazanin" w:hint="eastAsia"/>
          <w:sz w:val="28"/>
          <w:szCs w:val="28"/>
          <w:rtl/>
        </w:rPr>
        <w:t>ق</w:t>
      </w:r>
      <w:r w:rsidRPr="00C33443">
        <w:rPr>
          <w:rFonts w:cs="B Nazanin"/>
          <w:sz w:val="28"/>
          <w:szCs w:val="28"/>
          <w:rtl/>
        </w:rPr>
        <w:t xml:space="preserve"> </w:t>
      </w:r>
      <w:r w:rsidR="00A3712C">
        <w:rPr>
          <w:rFonts w:cs="B Nazanin" w:hint="cs"/>
          <w:sz w:val="28"/>
          <w:szCs w:val="28"/>
          <w:rtl/>
        </w:rPr>
        <w:t>اسید کاینیک</w:t>
      </w:r>
      <w:r w:rsidRPr="00C33443">
        <w:rPr>
          <w:rFonts w:cs="B Nazanin"/>
          <w:sz w:val="28"/>
          <w:szCs w:val="28"/>
          <w:rtl/>
        </w:rPr>
        <w:t xml:space="preserve"> شروع م</w:t>
      </w:r>
      <w:r w:rsidRPr="00C33443">
        <w:rPr>
          <w:rFonts w:cs="B Nazanin" w:hint="cs"/>
          <w:sz w:val="28"/>
          <w:szCs w:val="28"/>
          <w:rtl/>
        </w:rPr>
        <w:t>ی</w:t>
      </w:r>
      <w:r w:rsidRPr="00C33443">
        <w:rPr>
          <w:rFonts w:cs="B Nazanin"/>
          <w:sz w:val="28"/>
          <w:szCs w:val="28"/>
          <w:rtl/>
        </w:rPr>
        <w:t xml:space="preserve"> شود</w:t>
      </w:r>
      <w:r w:rsidRPr="00C33443">
        <w:rPr>
          <w:rFonts w:cs="B Nazanin" w:hint="cs"/>
          <w:sz w:val="28"/>
          <w:szCs w:val="28"/>
          <w:rtl/>
        </w:rPr>
        <w:t xml:space="preserve"> </w:t>
      </w:r>
      <w:r w:rsidRPr="00C33443">
        <w:rPr>
          <w:rFonts w:cs="B Nazanin"/>
          <w:sz w:val="28"/>
          <w:szCs w:val="28"/>
          <w:rtl/>
        </w:rPr>
        <w:t>و</w:t>
      </w:r>
      <w:r w:rsidR="00DB6FA2" w:rsidRPr="00C33443">
        <w:rPr>
          <w:rFonts w:cs="B Nazanin" w:hint="cs"/>
          <w:sz w:val="28"/>
          <w:szCs w:val="28"/>
          <w:rtl/>
        </w:rPr>
        <w:t xml:space="preserve"> افزایش دامنه </w:t>
      </w:r>
      <w:r w:rsidR="00DB6FA2" w:rsidRPr="00C33443">
        <w:rPr>
          <w:rFonts w:cs="B Nazanin"/>
          <w:sz w:val="28"/>
          <w:szCs w:val="28"/>
        </w:rPr>
        <w:t>z</w:t>
      </w:r>
      <w:r w:rsidRPr="00C33443">
        <w:rPr>
          <w:rFonts w:cs="B Nazanin"/>
          <w:sz w:val="28"/>
          <w:szCs w:val="28"/>
          <w:rtl/>
        </w:rPr>
        <w:t xml:space="preserve"> باعث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پذ</w:t>
      </w:r>
      <w:r w:rsidRPr="00C33443">
        <w:rPr>
          <w:rFonts w:cs="B Nazanin" w:hint="cs"/>
          <w:sz w:val="28"/>
          <w:szCs w:val="28"/>
          <w:rtl/>
        </w:rPr>
        <w:t>ی</w:t>
      </w:r>
      <w:r w:rsidRPr="00C33443">
        <w:rPr>
          <w:rFonts w:cs="B Nazanin" w:hint="eastAsia"/>
          <w:sz w:val="28"/>
          <w:szCs w:val="28"/>
          <w:rtl/>
        </w:rPr>
        <w:t>ر</w:t>
      </w:r>
      <w:r w:rsidRPr="00C33443">
        <w:rPr>
          <w:rFonts w:cs="B Nazanin" w:hint="cs"/>
          <w:sz w:val="28"/>
          <w:szCs w:val="28"/>
          <w:rtl/>
        </w:rPr>
        <w:t>ی</w:t>
      </w:r>
      <w:r w:rsidRPr="00C33443">
        <w:rPr>
          <w:rFonts w:cs="B Nazanin"/>
          <w:sz w:val="28"/>
          <w:szCs w:val="28"/>
          <w:rtl/>
        </w:rPr>
        <w:t xml:space="preserve"> در هر دو جمع</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عصب</w:t>
      </w:r>
      <w:r w:rsidRPr="00C33443">
        <w:rPr>
          <w:rFonts w:cs="B Nazanin" w:hint="cs"/>
          <w:sz w:val="28"/>
          <w:szCs w:val="28"/>
          <w:rtl/>
        </w:rPr>
        <w:t>ی</w:t>
      </w:r>
      <w:r w:rsidRPr="00C33443">
        <w:rPr>
          <w:rFonts w:cs="B Nazanin"/>
          <w:sz w:val="28"/>
          <w:szCs w:val="28"/>
          <w:rtl/>
        </w:rPr>
        <w:t xml:space="preserve"> تحر</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sz w:val="28"/>
          <w:szCs w:val="28"/>
          <w:rtl/>
        </w:rPr>
        <w:t xml:space="preserve"> و مهار</w:t>
      </w:r>
      <w:r w:rsidRPr="00C33443">
        <w:rPr>
          <w:rFonts w:cs="B Nazanin" w:hint="cs"/>
          <w:sz w:val="28"/>
          <w:szCs w:val="28"/>
          <w:rtl/>
        </w:rPr>
        <w:t>ی</w:t>
      </w:r>
      <w:r w:rsidRPr="00C33443">
        <w:rPr>
          <w:rFonts w:cs="B Nazanin"/>
          <w:sz w:val="28"/>
          <w:szCs w:val="28"/>
          <w:rtl/>
        </w:rPr>
        <w:t xml:space="preserve"> م</w:t>
      </w:r>
      <w:r w:rsidRPr="00C33443">
        <w:rPr>
          <w:rFonts w:cs="B Nazanin" w:hint="cs"/>
          <w:sz w:val="28"/>
          <w:szCs w:val="28"/>
          <w:rtl/>
        </w:rPr>
        <w:t>ی</w:t>
      </w:r>
      <w:r w:rsidRPr="00C33443">
        <w:rPr>
          <w:rFonts w:cs="B Nazanin"/>
          <w:sz w:val="28"/>
          <w:szCs w:val="28"/>
          <w:rtl/>
        </w:rPr>
        <w:t xml:space="preserve"> </w:t>
      </w:r>
      <w:r w:rsidRPr="00C33443">
        <w:rPr>
          <w:rFonts w:cs="B Nazanin" w:hint="eastAsia"/>
          <w:sz w:val="28"/>
          <w:szCs w:val="28"/>
          <w:rtl/>
        </w:rPr>
        <w:t>شود</w:t>
      </w:r>
      <w:r w:rsidRPr="00C33443">
        <w:rPr>
          <w:rFonts w:cs="B Nazanin" w:hint="cs"/>
          <w:sz w:val="28"/>
          <w:szCs w:val="28"/>
          <w:rtl/>
        </w:rPr>
        <w:t>.</w:t>
      </w:r>
      <w:r w:rsidR="00690CB8" w:rsidRPr="00C33443">
        <w:rPr>
          <w:rFonts w:cs="B Nazanin" w:hint="cs"/>
          <w:sz w:val="28"/>
          <w:szCs w:val="28"/>
          <w:rtl/>
        </w:rPr>
        <w:t xml:space="preserve"> </w:t>
      </w:r>
      <w:r w:rsidR="00690CB8" w:rsidRPr="00C33443">
        <w:rPr>
          <w:rFonts w:cs="B Nazanin"/>
          <w:sz w:val="28"/>
          <w:szCs w:val="28"/>
          <w:rtl/>
        </w:rPr>
        <w:t>سلولها</w:t>
      </w:r>
      <w:r w:rsidR="00690CB8" w:rsidRPr="00C33443">
        <w:rPr>
          <w:rFonts w:cs="B Nazanin" w:hint="cs"/>
          <w:sz w:val="28"/>
          <w:szCs w:val="28"/>
          <w:rtl/>
        </w:rPr>
        <w:t>ی</w:t>
      </w:r>
      <w:r w:rsidR="00690CB8" w:rsidRPr="00C33443">
        <w:rPr>
          <w:rFonts w:cs="B Nazanin"/>
          <w:sz w:val="28"/>
          <w:szCs w:val="28"/>
          <w:rtl/>
        </w:rPr>
        <w:t xml:space="preserve"> عصب</w:t>
      </w:r>
      <w:r w:rsidR="00690CB8" w:rsidRPr="00C33443">
        <w:rPr>
          <w:rFonts w:cs="B Nazanin" w:hint="cs"/>
          <w:sz w:val="28"/>
          <w:szCs w:val="28"/>
          <w:rtl/>
        </w:rPr>
        <w:t>ی</w:t>
      </w:r>
      <w:r w:rsidR="00690CB8" w:rsidRPr="00C33443">
        <w:rPr>
          <w:rFonts w:cs="B Nazanin"/>
          <w:sz w:val="28"/>
          <w:szCs w:val="28"/>
          <w:rtl/>
        </w:rPr>
        <w:t xml:space="preserve"> از هر دو جمع</w:t>
      </w:r>
      <w:r w:rsidR="00690CB8" w:rsidRPr="00C33443">
        <w:rPr>
          <w:rFonts w:cs="B Nazanin" w:hint="cs"/>
          <w:sz w:val="28"/>
          <w:szCs w:val="28"/>
          <w:rtl/>
        </w:rPr>
        <w:t>ی</w:t>
      </w:r>
      <w:r w:rsidR="00690CB8" w:rsidRPr="00C33443">
        <w:rPr>
          <w:rFonts w:cs="B Nazanin" w:hint="eastAsia"/>
          <w:sz w:val="28"/>
          <w:szCs w:val="28"/>
          <w:rtl/>
        </w:rPr>
        <w:t>ت</w:t>
      </w:r>
      <w:r w:rsidR="00690CB8" w:rsidRPr="00C33443">
        <w:rPr>
          <w:rFonts w:cs="B Nazanin"/>
          <w:sz w:val="28"/>
          <w:szCs w:val="28"/>
          <w:rtl/>
        </w:rPr>
        <w:t xml:space="preserve"> هنوز بصورت غ</w:t>
      </w:r>
      <w:r w:rsidR="00690CB8" w:rsidRPr="00C33443">
        <w:rPr>
          <w:rFonts w:cs="B Nazanin" w:hint="cs"/>
          <w:sz w:val="28"/>
          <w:szCs w:val="28"/>
          <w:rtl/>
        </w:rPr>
        <w:t>ی</w:t>
      </w:r>
      <w:r w:rsidR="00690CB8" w:rsidRPr="00C33443">
        <w:rPr>
          <w:rFonts w:cs="B Nazanin" w:hint="eastAsia"/>
          <w:sz w:val="28"/>
          <w:szCs w:val="28"/>
          <w:rtl/>
        </w:rPr>
        <w:t>رهمزمان</w:t>
      </w:r>
      <w:r w:rsidR="00690CB8" w:rsidRPr="00C33443">
        <w:rPr>
          <w:rFonts w:cs="B Nazanin"/>
          <w:sz w:val="28"/>
          <w:szCs w:val="28"/>
          <w:rtl/>
        </w:rPr>
        <w:t xml:space="preserve"> عمل م</w:t>
      </w:r>
      <w:r w:rsidR="00690CB8" w:rsidRPr="00C33443">
        <w:rPr>
          <w:rFonts w:cs="B Nazanin" w:hint="cs"/>
          <w:sz w:val="28"/>
          <w:szCs w:val="28"/>
          <w:rtl/>
        </w:rPr>
        <w:t>ی</w:t>
      </w:r>
      <w:r w:rsidR="00690CB8" w:rsidRPr="00C33443">
        <w:rPr>
          <w:rFonts w:cs="B Nazanin"/>
          <w:sz w:val="28"/>
          <w:szCs w:val="28"/>
          <w:rtl/>
        </w:rPr>
        <w:t xml:space="preserve"> کنند اما م</w:t>
      </w:r>
      <w:r w:rsidR="00690CB8" w:rsidRPr="00C33443">
        <w:rPr>
          <w:rFonts w:cs="B Nazanin" w:hint="cs"/>
          <w:sz w:val="28"/>
          <w:szCs w:val="28"/>
          <w:rtl/>
        </w:rPr>
        <w:t>ی</w:t>
      </w:r>
      <w:r w:rsidR="00690CB8" w:rsidRPr="00C33443">
        <w:rPr>
          <w:rFonts w:cs="B Nazanin" w:hint="eastAsia"/>
          <w:sz w:val="28"/>
          <w:szCs w:val="28"/>
          <w:rtl/>
        </w:rPr>
        <w:t>زان</w:t>
      </w:r>
      <w:r w:rsidR="00690CB8" w:rsidRPr="00C33443">
        <w:rPr>
          <w:rFonts w:cs="B Nazanin"/>
          <w:sz w:val="28"/>
          <w:szCs w:val="28"/>
          <w:rtl/>
        </w:rPr>
        <w:t xml:space="preserve"> شل</w:t>
      </w:r>
      <w:r w:rsidR="00690CB8" w:rsidRPr="00C33443">
        <w:rPr>
          <w:rFonts w:cs="B Nazanin" w:hint="cs"/>
          <w:sz w:val="28"/>
          <w:szCs w:val="28"/>
          <w:rtl/>
        </w:rPr>
        <w:t>ی</w:t>
      </w:r>
      <w:r w:rsidR="00690CB8" w:rsidRPr="00C33443">
        <w:rPr>
          <w:rFonts w:cs="B Nazanin" w:hint="eastAsia"/>
          <w:sz w:val="28"/>
          <w:szCs w:val="28"/>
          <w:rtl/>
        </w:rPr>
        <w:t>ک</w:t>
      </w:r>
      <w:r w:rsidR="00690CB8" w:rsidRPr="00C33443">
        <w:rPr>
          <w:rFonts w:cs="B Nazanin"/>
          <w:sz w:val="28"/>
          <w:szCs w:val="28"/>
          <w:rtl/>
        </w:rPr>
        <w:t xml:space="preserve"> افزا</w:t>
      </w:r>
      <w:r w:rsidR="00690CB8" w:rsidRPr="00C33443">
        <w:rPr>
          <w:rFonts w:cs="B Nazanin" w:hint="cs"/>
          <w:sz w:val="28"/>
          <w:szCs w:val="28"/>
          <w:rtl/>
        </w:rPr>
        <w:t>ی</w:t>
      </w:r>
      <w:r w:rsidR="00690CB8" w:rsidRPr="00C33443">
        <w:rPr>
          <w:rFonts w:cs="B Nazanin" w:hint="eastAsia"/>
          <w:sz w:val="28"/>
          <w:szCs w:val="28"/>
          <w:rtl/>
        </w:rPr>
        <w:t>ش</w:t>
      </w:r>
      <w:r w:rsidR="00690CB8" w:rsidRPr="00C33443">
        <w:rPr>
          <w:rFonts w:cs="B Nazanin"/>
          <w:sz w:val="28"/>
          <w:szCs w:val="28"/>
          <w:rtl/>
        </w:rPr>
        <w:t xml:space="preserve"> </w:t>
      </w:r>
      <w:r w:rsidR="00690CB8" w:rsidRPr="00C33443">
        <w:rPr>
          <w:rFonts w:cs="B Nazanin" w:hint="cs"/>
          <w:sz w:val="28"/>
          <w:szCs w:val="28"/>
          <w:rtl/>
        </w:rPr>
        <w:t>ی</w:t>
      </w:r>
      <w:r w:rsidR="00690CB8" w:rsidRPr="00C33443">
        <w:rPr>
          <w:rFonts w:cs="B Nazanin" w:hint="eastAsia"/>
          <w:sz w:val="28"/>
          <w:szCs w:val="28"/>
          <w:rtl/>
        </w:rPr>
        <w:t>افته</w:t>
      </w:r>
      <w:r w:rsidR="00690CB8" w:rsidRPr="00C33443">
        <w:rPr>
          <w:rFonts w:cs="B Nazanin"/>
          <w:sz w:val="28"/>
          <w:szCs w:val="28"/>
          <w:rtl/>
        </w:rPr>
        <w:t xml:space="preserve"> و نقش م</w:t>
      </w:r>
      <w:r w:rsidR="00690CB8" w:rsidRPr="00C33443">
        <w:rPr>
          <w:rFonts w:cs="B Nazanin" w:hint="cs"/>
          <w:sz w:val="28"/>
          <w:szCs w:val="28"/>
          <w:rtl/>
        </w:rPr>
        <w:t>ی</w:t>
      </w:r>
      <w:r w:rsidR="00690CB8" w:rsidRPr="00C33443">
        <w:rPr>
          <w:rFonts w:cs="B Nazanin" w:hint="eastAsia"/>
          <w:sz w:val="28"/>
          <w:szCs w:val="28"/>
          <w:rtl/>
        </w:rPr>
        <w:t>را</w:t>
      </w:r>
      <w:r w:rsidR="00690CB8" w:rsidRPr="00C33443">
        <w:rPr>
          <w:rFonts w:cs="B Nazanin" w:hint="cs"/>
          <w:sz w:val="28"/>
          <w:szCs w:val="28"/>
          <w:rtl/>
        </w:rPr>
        <w:t>یی</w:t>
      </w:r>
      <w:r w:rsidR="00A26F21">
        <w:rPr>
          <w:rFonts w:cs="B Nazanin"/>
          <w:sz w:val="28"/>
          <w:szCs w:val="28"/>
          <w:rtl/>
        </w:rPr>
        <w:t xml:space="preserve"> </w:t>
      </w:r>
      <w:r w:rsidR="00690CB8" w:rsidRPr="00C33443">
        <w:rPr>
          <w:rFonts w:cs="B Nazanin"/>
          <w:sz w:val="28"/>
          <w:szCs w:val="28"/>
          <w:rtl/>
        </w:rPr>
        <w:t>نورون</w:t>
      </w:r>
      <w:r w:rsidR="00A26F21">
        <w:rPr>
          <w:rFonts w:cs="B Nazanin" w:hint="cs"/>
          <w:sz w:val="28"/>
          <w:szCs w:val="28"/>
          <w:rtl/>
        </w:rPr>
        <w:t xml:space="preserve"> </w:t>
      </w:r>
      <w:r w:rsidR="00690CB8" w:rsidRPr="00C33443">
        <w:rPr>
          <w:rFonts w:cs="B Nazanin"/>
          <w:sz w:val="28"/>
          <w:szCs w:val="28"/>
          <w:rtl/>
        </w:rPr>
        <w:t>ها کاهش م</w:t>
      </w:r>
      <w:r w:rsidR="00690CB8" w:rsidRPr="00C33443">
        <w:rPr>
          <w:rFonts w:cs="B Nazanin" w:hint="cs"/>
          <w:sz w:val="28"/>
          <w:szCs w:val="28"/>
          <w:rtl/>
        </w:rPr>
        <w:t>ی</w:t>
      </w:r>
      <w:r w:rsidR="00690CB8" w:rsidRPr="00C33443">
        <w:rPr>
          <w:rFonts w:cs="B Nazanin"/>
          <w:sz w:val="28"/>
          <w:szCs w:val="28"/>
          <w:rtl/>
        </w:rPr>
        <w:t xml:space="preserve"> </w:t>
      </w:r>
      <w:r w:rsidR="00690CB8" w:rsidRPr="00C33443">
        <w:rPr>
          <w:rFonts w:cs="B Nazanin" w:hint="cs"/>
          <w:sz w:val="28"/>
          <w:szCs w:val="28"/>
          <w:rtl/>
        </w:rPr>
        <w:t>ی</w:t>
      </w:r>
      <w:r w:rsidR="00690CB8" w:rsidRPr="00C33443">
        <w:rPr>
          <w:rFonts w:cs="B Nazanin" w:hint="eastAsia"/>
          <w:sz w:val="28"/>
          <w:szCs w:val="28"/>
          <w:rtl/>
        </w:rPr>
        <w:t>ابد</w:t>
      </w:r>
      <w:r w:rsidR="00690CB8" w:rsidRPr="00C33443">
        <w:rPr>
          <w:rFonts w:cs="B Nazanin"/>
          <w:sz w:val="28"/>
          <w:szCs w:val="28"/>
          <w:rtl/>
        </w:rPr>
        <w:t>.</w:t>
      </w:r>
    </w:p>
    <w:p w14:paraId="34D86B02" w14:textId="77777777" w:rsidR="00112EFC" w:rsidRPr="00C33443" w:rsidRDefault="00A26F21" w:rsidP="005117B4">
      <w:pPr>
        <w:jc w:val="both"/>
        <w:rPr>
          <w:rFonts w:cs="B Nazanin"/>
          <w:sz w:val="28"/>
          <w:szCs w:val="28"/>
          <w:rtl/>
        </w:rPr>
      </w:pPr>
      <w:r w:rsidRPr="002E7100">
        <w:rPr>
          <w:rFonts w:cs="B Nazanin"/>
          <w:b/>
          <w:bCs/>
          <w:sz w:val="28"/>
          <w:szCs w:val="28"/>
          <w:rPrChange w:id="238" w:author="Fariba" w:date="2021-02-02T18:41:00Z">
            <w:rPr>
              <w:rFonts w:cs="B Nazanin"/>
              <w:sz w:val="28"/>
              <w:szCs w:val="28"/>
            </w:rPr>
          </w:rPrChange>
        </w:rPr>
        <w:t xml:space="preserve"> : </w:t>
      </w:r>
      <w:r w:rsidR="00690CB8" w:rsidRPr="002E7100">
        <w:rPr>
          <w:rFonts w:cs="B Nazanin"/>
          <w:b/>
          <w:bCs/>
          <w:sz w:val="28"/>
          <w:szCs w:val="28"/>
          <w:rPrChange w:id="239" w:author="Fariba" w:date="2021-02-02T18:41:00Z">
            <w:rPr>
              <w:rFonts w:cs="B Nazanin"/>
              <w:sz w:val="28"/>
              <w:szCs w:val="28"/>
            </w:rPr>
          </w:rPrChange>
        </w:rPr>
        <w:t xml:space="preserve">Established </w:t>
      </w:r>
      <w:r w:rsidR="00A3712C" w:rsidRPr="002E7100">
        <w:rPr>
          <w:rFonts w:cs="B Nazanin"/>
          <w:b/>
          <w:bCs/>
          <w:sz w:val="28"/>
          <w:szCs w:val="28"/>
          <w:rPrChange w:id="240" w:author="Fariba" w:date="2021-02-02T18:41:00Z">
            <w:rPr>
              <w:rFonts w:cs="B Nazanin"/>
              <w:sz w:val="28"/>
              <w:szCs w:val="28"/>
            </w:rPr>
          </w:rPrChange>
        </w:rPr>
        <w:t>SE</w:t>
      </w:r>
      <w:r w:rsidR="00690CB8" w:rsidRPr="00C33443">
        <w:rPr>
          <w:rFonts w:cs="B Nazanin"/>
          <w:sz w:val="28"/>
          <w:szCs w:val="28"/>
          <w:rtl/>
        </w:rPr>
        <w:t>شب</w:t>
      </w:r>
      <w:r w:rsidR="00690CB8" w:rsidRPr="00C33443">
        <w:rPr>
          <w:rFonts w:cs="B Nazanin" w:hint="cs"/>
          <w:sz w:val="28"/>
          <w:szCs w:val="28"/>
          <w:rtl/>
        </w:rPr>
        <w:t>ی</w:t>
      </w:r>
      <w:r w:rsidR="00690CB8" w:rsidRPr="00C33443">
        <w:rPr>
          <w:rFonts w:cs="B Nazanin" w:hint="eastAsia"/>
          <w:sz w:val="28"/>
          <w:szCs w:val="28"/>
          <w:rtl/>
        </w:rPr>
        <w:t>ه</w:t>
      </w:r>
      <w:r w:rsidR="00690CB8" w:rsidRPr="00C33443">
        <w:rPr>
          <w:rFonts w:cs="B Nazanin"/>
          <w:sz w:val="28"/>
          <w:szCs w:val="28"/>
          <w:rtl/>
        </w:rPr>
        <w:t xml:space="preserve"> ساز</w:t>
      </w:r>
      <w:r w:rsidR="00690CB8" w:rsidRPr="00C33443">
        <w:rPr>
          <w:rFonts w:cs="B Nazanin" w:hint="cs"/>
          <w:sz w:val="28"/>
          <w:szCs w:val="28"/>
          <w:rtl/>
        </w:rPr>
        <w:t>ی</w:t>
      </w:r>
      <w:r w:rsidR="00690CB8" w:rsidRPr="00C33443">
        <w:rPr>
          <w:rFonts w:cs="B Nazanin"/>
          <w:sz w:val="28"/>
          <w:szCs w:val="28"/>
          <w:rtl/>
        </w:rPr>
        <w:t xml:space="preserve"> ها نشان </w:t>
      </w:r>
      <w:r w:rsidR="00690CB8" w:rsidRPr="00C33443">
        <w:rPr>
          <w:rFonts w:cs="B Nazanin" w:hint="cs"/>
          <w:sz w:val="28"/>
          <w:szCs w:val="28"/>
          <w:rtl/>
        </w:rPr>
        <w:t>داد</w:t>
      </w:r>
      <w:r w:rsidR="00690CB8" w:rsidRPr="00C33443">
        <w:rPr>
          <w:rFonts w:cs="B Nazanin"/>
          <w:sz w:val="28"/>
          <w:szCs w:val="28"/>
          <w:rtl/>
        </w:rPr>
        <w:t xml:space="preserve"> که ا</w:t>
      </w:r>
      <w:r w:rsidR="00690CB8" w:rsidRPr="00C33443">
        <w:rPr>
          <w:rFonts w:cs="B Nazanin" w:hint="cs"/>
          <w:sz w:val="28"/>
          <w:szCs w:val="28"/>
          <w:rtl/>
        </w:rPr>
        <w:t>ی</w:t>
      </w:r>
      <w:r w:rsidR="00690CB8" w:rsidRPr="00C33443">
        <w:rPr>
          <w:rFonts w:cs="B Nazanin" w:hint="eastAsia"/>
          <w:sz w:val="28"/>
          <w:szCs w:val="28"/>
          <w:rtl/>
        </w:rPr>
        <w:t>ن</w:t>
      </w:r>
      <w:r w:rsidR="00690CB8" w:rsidRPr="00C33443">
        <w:rPr>
          <w:rFonts w:cs="B Nazanin"/>
          <w:sz w:val="28"/>
          <w:szCs w:val="28"/>
          <w:rtl/>
        </w:rPr>
        <w:t xml:space="preserve"> دوره مربو</w:t>
      </w:r>
      <w:r w:rsidR="00690CB8" w:rsidRPr="00C33443">
        <w:rPr>
          <w:rFonts w:cs="B Nazanin" w:hint="eastAsia"/>
          <w:sz w:val="28"/>
          <w:szCs w:val="28"/>
          <w:rtl/>
        </w:rPr>
        <w:t>ط</w:t>
      </w:r>
      <w:r w:rsidR="00690CB8" w:rsidRPr="00C33443">
        <w:rPr>
          <w:rFonts w:cs="B Nazanin"/>
          <w:sz w:val="28"/>
          <w:szCs w:val="28"/>
          <w:rtl/>
        </w:rPr>
        <w:t xml:space="preserve"> به </w:t>
      </w:r>
      <w:r w:rsidR="00A3712C">
        <w:rPr>
          <w:rFonts w:cs="B Nazanin"/>
          <w:sz w:val="28"/>
          <w:szCs w:val="28"/>
        </w:rPr>
        <w:t>spiking</w:t>
      </w:r>
      <w:r w:rsidR="00A3712C">
        <w:rPr>
          <w:rFonts w:cs="B Nazanin" w:hint="cs"/>
          <w:sz w:val="28"/>
          <w:szCs w:val="28"/>
          <w:rtl/>
        </w:rPr>
        <w:t xml:space="preserve"> همزمان </w:t>
      </w:r>
      <w:r w:rsidR="005117B4">
        <w:rPr>
          <w:rFonts w:cs="B Nazanin" w:hint="cs"/>
          <w:sz w:val="28"/>
          <w:szCs w:val="28"/>
          <w:rtl/>
        </w:rPr>
        <w:t>و منظ</w:t>
      </w:r>
      <w:r w:rsidR="00A3712C">
        <w:rPr>
          <w:rFonts w:cs="B Nazanin" w:hint="cs"/>
          <w:sz w:val="28"/>
          <w:szCs w:val="28"/>
          <w:rtl/>
        </w:rPr>
        <w:t xml:space="preserve">م </w:t>
      </w:r>
      <w:r w:rsidR="00690CB8" w:rsidRPr="00C33443">
        <w:rPr>
          <w:rFonts w:cs="B Nazanin"/>
          <w:sz w:val="28"/>
          <w:szCs w:val="28"/>
          <w:rtl/>
        </w:rPr>
        <w:t>نورون ها</w:t>
      </w:r>
      <w:r w:rsidR="00690CB8" w:rsidRPr="00C33443">
        <w:rPr>
          <w:rFonts w:cs="B Nazanin" w:hint="cs"/>
          <w:sz w:val="28"/>
          <w:szCs w:val="28"/>
          <w:rtl/>
        </w:rPr>
        <w:t>ی</w:t>
      </w:r>
      <w:r w:rsidR="00690CB8" w:rsidRPr="00C33443">
        <w:rPr>
          <w:rFonts w:cs="B Nazanin"/>
          <w:sz w:val="28"/>
          <w:szCs w:val="28"/>
          <w:rtl/>
        </w:rPr>
        <w:t xml:space="preserve"> مهار</w:t>
      </w:r>
      <w:r w:rsidR="00690CB8" w:rsidRPr="00C33443">
        <w:rPr>
          <w:rFonts w:cs="B Nazanin" w:hint="cs"/>
          <w:sz w:val="28"/>
          <w:szCs w:val="28"/>
          <w:rtl/>
        </w:rPr>
        <w:t>ی</w:t>
      </w:r>
      <w:r w:rsidR="00690CB8" w:rsidRPr="00C33443">
        <w:rPr>
          <w:rFonts w:cs="B Nazanin"/>
          <w:sz w:val="28"/>
          <w:szCs w:val="28"/>
          <w:rtl/>
        </w:rPr>
        <w:t xml:space="preserve"> است ، در حال</w:t>
      </w:r>
      <w:r w:rsidR="00690CB8" w:rsidRPr="00C33443">
        <w:rPr>
          <w:rFonts w:cs="B Nazanin" w:hint="cs"/>
          <w:sz w:val="28"/>
          <w:szCs w:val="28"/>
          <w:rtl/>
        </w:rPr>
        <w:t>ی</w:t>
      </w:r>
      <w:r w:rsidR="00690CB8" w:rsidRPr="00C33443">
        <w:rPr>
          <w:rFonts w:cs="B Nazanin"/>
          <w:sz w:val="28"/>
          <w:szCs w:val="28"/>
          <w:rtl/>
        </w:rPr>
        <w:t xml:space="preserve"> که نورون ها</w:t>
      </w:r>
      <w:r w:rsidR="00690CB8" w:rsidRPr="00C33443">
        <w:rPr>
          <w:rFonts w:cs="B Nazanin" w:hint="cs"/>
          <w:sz w:val="28"/>
          <w:szCs w:val="28"/>
          <w:rtl/>
        </w:rPr>
        <w:t>ی</w:t>
      </w:r>
      <w:r w:rsidR="00690CB8" w:rsidRPr="00C33443">
        <w:rPr>
          <w:rFonts w:cs="B Nazanin"/>
          <w:sz w:val="28"/>
          <w:szCs w:val="28"/>
          <w:rtl/>
        </w:rPr>
        <w:t xml:space="preserve"> تحر</w:t>
      </w:r>
      <w:r w:rsidR="00690CB8" w:rsidRPr="00C33443">
        <w:rPr>
          <w:rFonts w:cs="B Nazanin" w:hint="cs"/>
          <w:sz w:val="28"/>
          <w:szCs w:val="28"/>
          <w:rtl/>
        </w:rPr>
        <w:t>ی</w:t>
      </w:r>
      <w:r w:rsidR="00690CB8" w:rsidRPr="00C33443">
        <w:rPr>
          <w:rFonts w:cs="B Nazanin" w:hint="eastAsia"/>
          <w:sz w:val="28"/>
          <w:szCs w:val="28"/>
          <w:rtl/>
        </w:rPr>
        <w:t>ک</w:t>
      </w:r>
      <w:r w:rsidR="00690CB8" w:rsidRPr="00C33443">
        <w:rPr>
          <w:rFonts w:cs="B Nazanin" w:hint="cs"/>
          <w:sz w:val="28"/>
          <w:szCs w:val="28"/>
          <w:rtl/>
        </w:rPr>
        <w:t>ی</w:t>
      </w:r>
      <w:r w:rsidR="00690CB8" w:rsidRPr="00C33443">
        <w:rPr>
          <w:rFonts w:cs="B Nazanin"/>
          <w:sz w:val="28"/>
          <w:szCs w:val="28"/>
          <w:rtl/>
        </w:rPr>
        <w:t xml:space="preserve"> فعال</w:t>
      </w:r>
      <w:r w:rsidR="00690CB8" w:rsidRPr="00C33443">
        <w:rPr>
          <w:rFonts w:cs="B Nazanin" w:hint="cs"/>
          <w:sz w:val="28"/>
          <w:szCs w:val="28"/>
          <w:rtl/>
        </w:rPr>
        <w:t>ی</w:t>
      </w:r>
      <w:r w:rsidR="00690CB8" w:rsidRPr="00C33443">
        <w:rPr>
          <w:rFonts w:cs="B Nazanin" w:hint="eastAsia"/>
          <w:sz w:val="28"/>
          <w:szCs w:val="28"/>
          <w:rtl/>
        </w:rPr>
        <w:t>ت</w:t>
      </w:r>
      <w:r w:rsidR="005117B4">
        <w:rPr>
          <w:rFonts w:cs="B Nazanin" w:hint="cs"/>
          <w:sz w:val="28"/>
          <w:szCs w:val="28"/>
          <w:rtl/>
        </w:rPr>
        <w:t>ی</w:t>
      </w:r>
      <w:r w:rsidR="00690CB8" w:rsidRPr="00C33443">
        <w:rPr>
          <w:rFonts w:cs="B Nazanin"/>
          <w:sz w:val="28"/>
          <w:szCs w:val="28"/>
          <w:rtl/>
        </w:rPr>
        <w:t xml:space="preserve"> را در فرکانس ها</w:t>
      </w:r>
      <w:r w:rsidR="00690CB8" w:rsidRPr="00C33443">
        <w:rPr>
          <w:rFonts w:cs="B Nazanin" w:hint="cs"/>
          <w:sz w:val="28"/>
          <w:szCs w:val="28"/>
          <w:rtl/>
        </w:rPr>
        <w:t>ی</w:t>
      </w:r>
      <w:r w:rsidR="00690CB8" w:rsidRPr="00C33443">
        <w:rPr>
          <w:rFonts w:cs="B Nazanin"/>
          <w:sz w:val="28"/>
          <w:szCs w:val="28"/>
          <w:rtl/>
        </w:rPr>
        <w:t xml:space="preserve"> بالاتر نشان م</w:t>
      </w:r>
      <w:r w:rsidR="00690CB8" w:rsidRPr="00C33443">
        <w:rPr>
          <w:rFonts w:cs="B Nazanin" w:hint="cs"/>
          <w:sz w:val="28"/>
          <w:szCs w:val="28"/>
          <w:rtl/>
        </w:rPr>
        <w:t>ی</w:t>
      </w:r>
      <w:r w:rsidR="00690CB8" w:rsidRPr="00C33443">
        <w:rPr>
          <w:rFonts w:cs="B Nazanin"/>
          <w:sz w:val="28"/>
          <w:szCs w:val="28"/>
          <w:rtl/>
        </w:rPr>
        <w:t xml:space="preserve"> دهند و همزمان ساز</w:t>
      </w:r>
      <w:r w:rsidR="00690CB8" w:rsidRPr="00C33443">
        <w:rPr>
          <w:rFonts w:cs="B Nazanin" w:hint="cs"/>
          <w:sz w:val="28"/>
          <w:szCs w:val="28"/>
          <w:rtl/>
        </w:rPr>
        <w:t>ی</w:t>
      </w:r>
      <w:r w:rsidR="00690CB8" w:rsidRPr="00C33443">
        <w:rPr>
          <w:rFonts w:cs="B Nazanin"/>
          <w:sz w:val="28"/>
          <w:szCs w:val="28"/>
          <w:rtl/>
        </w:rPr>
        <w:t xml:space="preserve"> را به م</w:t>
      </w:r>
      <w:r w:rsidR="00690CB8" w:rsidRPr="00C33443">
        <w:rPr>
          <w:rFonts w:cs="B Nazanin" w:hint="cs"/>
          <w:sz w:val="28"/>
          <w:szCs w:val="28"/>
          <w:rtl/>
        </w:rPr>
        <w:t>ی</w:t>
      </w:r>
      <w:r w:rsidR="00690CB8" w:rsidRPr="00C33443">
        <w:rPr>
          <w:rFonts w:cs="B Nazanin" w:hint="eastAsia"/>
          <w:sz w:val="28"/>
          <w:szCs w:val="28"/>
          <w:rtl/>
        </w:rPr>
        <w:t>زان</w:t>
      </w:r>
      <w:r w:rsidR="00690CB8" w:rsidRPr="00C33443">
        <w:rPr>
          <w:rFonts w:cs="B Nazanin"/>
          <w:sz w:val="28"/>
          <w:szCs w:val="28"/>
          <w:rtl/>
        </w:rPr>
        <w:t xml:space="preserve"> کمتر</w:t>
      </w:r>
      <w:r w:rsidR="00690CB8" w:rsidRPr="00C33443">
        <w:rPr>
          <w:rFonts w:cs="B Nazanin" w:hint="cs"/>
          <w:sz w:val="28"/>
          <w:szCs w:val="28"/>
          <w:rtl/>
        </w:rPr>
        <w:t>ی</w:t>
      </w:r>
      <w:r w:rsidR="00690CB8" w:rsidRPr="00C33443">
        <w:rPr>
          <w:rFonts w:cs="B Nazanin"/>
          <w:sz w:val="28"/>
          <w:szCs w:val="28"/>
          <w:rtl/>
        </w:rPr>
        <w:t xml:space="preserve"> از همتا</w:t>
      </w:r>
      <w:r w:rsidR="00690CB8" w:rsidRPr="00C33443">
        <w:rPr>
          <w:rFonts w:cs="B Nazanin" w:hint="cs"/>
          <w:sz w:val="28"/>
          <w:szCs w:val="28"/>
          <w:rtl/>
        </w:rPr>
        <w:t>ی</w:t>
      </w:r>
      <w:r w:rsidR="00690CB8" w:rsidRPr="00C33443">
        <w:rPr>
          <w:rFonts w:cs="B Nazanin" w:hint="eastAsia"/>
          <w:sz w:val="28"/>
          <w:szCs w:val="28"/>
          <w:rtl/>
        </w:rPr>
        <w:t>ان</w:t>
      </w:r>
      <w:r w:rsidR="00690CB8" w:rsidRPr="00C33443">
        <w:rPr>
          <w:rFonts w:cs="B Nazanin"/>
          <w:sz w:val="28"/>
          <w:szCs w:val="28"/>
          <w:rtl/>
        </w:rPr>
        <w:t xml:space="preserve"> </w:t>
      </w:r>
      <w:r w:rsidR="005117B4">
        <w:rPr>
          <w:rFonts w:cs="B Nazanin" w:hint="cs"/>
          <w:sz w:val="28"/>
          <w:szCs w:val="28"/>
          <w:rtl/>
        </w:rPr>
        <w:t>مهاری</w:t>
      </w:r>
      <w:r w:rsidR="00690CB8" w:rsidRPr="00C33443">
        <w:rPr>
          <w:rFonts w:cs="B Nazanin"/>
          <w:sz w:val="28"/>
          <w:szCs w:val="28"/>
          <w:rtl/>
        </w:rPr>
        <w:t xml:space="preserve"> آنها افزا</w:t>
      </w:r>
      <w:r w:rsidR="00690CB8" w:rsidRPr="00C33443">
        <w:rPr>
          <w:rFonts w:cs="B Nazanin" w:hint="cs"/>
          <w:sz w:val="28"/>
          <w:szCs w:val="28"/>
          <w:rtl/>
        </w:rPr>
        <w:t>ی</w:t>
      </w:r>
      <w:r w:rsidR="00690CB8" w:rsidRPr="00C33443">
        <w:rPr>
          <w:rFonts w:cs="B Nazanin" w:hint="eastAsia"/>
          <w:sz w:val="28"/>
          <w:szCs w:val="28"/>
          <w:rtl/>
        </w:rPr>
        <w:t>ش</w:t>
      </w:r>
      <w:r w:rsidR="00690CB8" w:rsidRPr="00C33443">
        <w:rPr>
          <w:rFonts w:cs="B Nazanin"/>
          <w:sz w:val="28"/>
          <w:szCs w:val="28"/>
          <w:rtl/>
        </w:rPr>
        <w:t xml:space="preserve"> م</w:t>
      </w:r>
      <w:r w:rsidR="00690CB8" w:rsidRPr="00C33443">
        <w:rPr>
          <w:rFonts w:cs="B Nazanin" w:hint="cs"/>
          <w:sz w:val="28"/>
          <w:szCs w:val="28"/>
          <w:rtl/>
        </w:rPr>
        <w:t>ی</w:t>
      </w:r>
      <w:r w:rsidR="00690CB8" w:rsidRPr="00C33443">
        <w:rPr>
          <w:rFonts w:cs="B Nazanin"/>
          <w:sz w:val="28"/>
          <w:szCs w:val="28"/>
          <w:rtl/>
        </w:rPr>
        <w:t xml:space="preserve"> </w:t>
      </w:r>
      <w:proofErr w:type="gramStart"/>
      <w:r w:rsidR="00690CB8" w:rsidRPr="00C33443">
        <w:rPr>
          <w:rFonts w:cs="B Nazanin"/>
          <w:sz w:val="28"/>
          <w:szCs w:val="28"/>
          <w:rtl/>
        </w:rPr>
        <w:t xml:space="preserve">دهند </w:t>
      </w:r>
      <w:r w:rsidR="00690CB8" w:rsidRPr="00C33443">
        <w:rPr>
          <w:rFonts w:cs="B Nazanin" w:hint="cs"/>
          <w:sz w:val="28"/>
          <w:szCs w:val="28"/>
          <w:rtl/>
        </w:rPr>
        <w:t>.</w:t>
      </w:r>
      <w:proofErr w:type="gramEnd"/>
    </w:p>
    <w:p w14:paraId="6D8E0796" w14:textId="77777777" w:rsidR="00112EFC" w:rsidRDefault="00DB6FA2" w:rsidP="005117B4">
      <w:pPr>
        <w:jc w:val="both"/>
        <w:rPr>
          <w:rFonts w:cs="B Nazanin"/>
          <w:sz w:val="28"/>
          <w:szCs w:val="28"/>
          <w:rtl/>
        </w:rPr>
      </w:pPr>
      <w:r w:rsidRPr="002E7100">
        <w:rPr>
          <w:rFonts w:cs="B Nazanin"/>
          <w:b/>
          <w:bCs/>
          <w:sz w:val="28"/>
          <w:szCs w:val="28"/>
          <w:rPrChange w:id="241" w:author="Fariba" w:date="2021-02-02T18:41:00Z">
            <w:rPr>
              <w:rFonts w:cs="B Nazanin"/>
              <w:sz w:val="28"/>
              <w:szCs w:val="28"/>
            </w:rPr>
          </w:rPrChange>
        </w:rPr>
        <w:t xml:space="preserve">Subtle </w:t>
      </w:r>
      <w:r w:rsidR="005117B4" w:rsidRPr="002E7100">
        <w:rPr>
          <w:rFonts w:cs="B Nazanin"/>
          <w:b/>
          <w:bCs/>
          <w:sz w:val="28"/>
          <w:szCs w:val="28"/>
          <w:rPrChange w:id="242" w:author="Fariba" w:date="2021-02-02T18:41:00Z">
            <w:rPr>
              <w:rFonts w:cs="B Nazanin"/>
              <w:sz w:val="28"/>
              <w:szCs w:val="28"/>
            </w:rPr>
          </w:rPrChange>
        </w:rPr>
        <w:t>SE</w:t>
      </w:r>
      <w:r w:rsidR="00A26F21" w:rsidRPr="002E7100">
        <w:rPr>
          <w:rFonts w:cs="B Nazanin" w:hint="cs"/>
          <w:b/>
          <w:bCs/>
          <w:sz w:val="28"/>
          <w:szCs w:val="28"/>
          <w:rtl/>
          <w:rPrChange w:id="243" w:author="Fariba" w:date="2021-02-02T18:41:00Z">
            <w:rPr>
              <w:rFonts w:cs="B Nazanin" w:hint="cs"/>
              <w:sz w:val="28"/>
              <w:szCs w:val="28"/>
              <w:rtl/>
            </w:rPr>
          </w:rPrChange>
        </w:rPr>
        <w:t>:</w:t>
      </w:r>
      <w:r w:rsidRPr="002E7100">
        <w:rPr>
          <w:rFonts w:cs="B Nazanin"/>
          <w:b/>
          <w:bCs/>
          <w:sz w:val="28"/>
          <w:szCs w:val="28"/>
          <w:rtl/>
          <w:rPrChange w:id="244" w:author="Fariba" w:date="2021-02-02T18:41:00Z">
            <w:rPr>
              <w:rFonts w:cs="B Nazanin"/>
              <w:sz w:val="28"/>
              <w:szCs w:val="28"/>
              <w:rtl/>
            </w:rPr>
          </w:rPrChange>
        </w:rPr>
        <w:t xml:space="preserve"> </w:t>
      </w:r>
      <w:r w:rsidRPr="00C33443">
        <w:rPr>
          <w:rFonts w:cs="B Nazanin"/>
          <w:sz w:val="28"/>
          <w:szCs w:val="28"/>
          <w:rtl/>
        </w:rPr>
        <w:t>آخر</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مرحله </w:t>
      </w:r>
      <w:r w:rsidRPr="00C33443">
        <w:rPr>
          <w:rFonts w:cs="B Nazanin"/>
          <w:sz w:val="28"/>
          <w:szCs w:val="28"/>
        </w:rPr>
        <w:t>SE</w:t>
      </w:r>
      <w:r w:rsidRPr="00C33443">
        <w:rPr>
          <w:rFonts w:cs="B Nazanin"/>
          <w:sz w:val="28"/>
          <w:szCs w:val="28"/>
          <w:rtl/>
        </w:rPr>
        <w:t xml:space="preserve"> است.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مرحله معمولاً 10 تا 20 ساعت پس از شروع </w:t>
      </w:r>
      <w:r w:rsidRPr="00C33443">
        <w:rPr>
          <w:rFonts w:cs="B Nazanin"/>
          <w:sz w:val="28"/>
          <w:szCs w:val="28"/>
        </w:rPr>
        <w:t>SE</w:t>
      </w:r>
      <w:r w:rsidRPr="00C33443">
        <w:rPr>
          <w:rFonts w:cs="B Nazanin"/>
          <w:sz w:val="28"/>
          <w:szCs w:val="28"/>
          <w:rtl/>
        </w:rPr>
        <w:t xml:space="preserve"> ظاهر م</w:t>
      </w:r>
      <w:r w:rsidRPr="00C33443">
        <w:rPr>
          <w:rFonts w:cs="B Nazanin" w:hint="cs"/>
          <w:sz w:val="28"/>
          <w:szCs w:val="28"/>
          <w:rtl/>
        </w:rPr>
        <w:t>ی</w:t>
      </w:r>
      <w:r w:rsidRPr="00C33443">
        <w:rPr>
          <w:rFonts w:cs="B Nazanin"/>
          <w:sz w:val="28"/>
          <w:szCs w:val="28"/>
          <w:rtl/>
        </w:rPr>
        <w:t xml:space="preserve"> شود. از نظر رفتار</w:t>
      </w:r>
      <w:r w:rsidRPr="00C33443">
        <w:rPr>
          <w:rFonts w:cs="B Nazanin" w:hint="cs"/>
          <w:sz w:val="28"/>
          <w:szCs w:val="28"/>
          <w:rtl/>
        </w:rPr>
        <w:t>ی</w:t>
      </w:r>
      <w:r w:rsidRPr="00C33443">
        <w:rPr>
          <w:rFonts w:cs="B Nazanin"/>
          <w:sz w:val="28"/>
          <w:szCs w:val="28"/>
          <w:rtl/>
        </w:rPr>
        <w:t xml:space="preserve"> ، ح</w:t>
      </w:r>
      <w:r w:rsidRPr="00C33443">
        <w:rPr>
          <w:rFonts w:cs="B Nazanin" w:hint="cs"/>
          <w:sz w:val="28"/>
          <w:szCs w:val="28"/>
          <w:rtl/>
        </w:rPr>
        <w:t>ی</w:t>
      </w:r>
      <w:r w:rsidRPr="00C33443">
        <w:rPr>
          <w:rFonts w:cs="B Nazanin" w:hint="eastAsia"/>
          <w:sz w:val="28"/>
          <w:szCs w:val="28"/>
          <w:rtl/>
        </w:rPr>
        <w:t>وانات</w:t>
      </w:r>
      <w:r w:rsidRPr="00C33443">
        <w:rPr>
          <w:rFonts w:cs="B Nazanin"/>
          <w:sz w:val="28"/>
          <w:szCs w:val="28"/>
          <w:rtl/>
        </w:rPr>
        <w:t xml:space="preserve"> د</w:t>
      </w:r>
      <w:r w:rsidRPr="00C33443">
        <w:rPr>
          <w:rFonts w:cs="B Nazanin" w:hint="cs"/>
          <w:sz w:val="28"/>
          <w:szCs w:val="28"/>
          <w:rtl/>
        </w:rPr>
        <w:t>ی</w:t>
      </w:r>
      <w:r w:rsidRPr="00C33443">
        <w:rPr>
          <w:rFonts w:cs="B Nazanin" w:hint="eastAsia"/>
          <w:sz w:val="28"/>
          <w:szCs w:val="28"/>
          <w:rtl/>
        </w:rPr>
        <w:t>گر</w:t>
      </w:r>
      <w:r w:rsidRPr="00C33443">
        <w:rPr>
          <w:rFonts w:cs="B Nazanin"/>
          <w:sz w:val="28"/>
          <w:szCs w:val="28"/>
          <w:rtl/>
        </w:rPr>
        <w:t xml:space="preserve"> تشنج ندارند و عملکردها</w:t>
      </w:r>
      <w:r w:rsidRPr="00C33443">
        <w:rPr>
          <w:rFonts w:cs="B Nazanin" w:hint="cs"/>
          <w:sz w:val="28"/>
          <w:szCs w:val="28"/>
          <w:rtl/>
        </w:rPr>
        <w:t>ی</w:t>
      </w:r>
      <w:r w:rsidRPr="00C33443">
        <w:rPr>
          <w:rFonts w:cs="B Nazanin"/>
          <w:sz w:val="28"/>
          <w:szCs w:val="28"/>
          <w:rtl/>
        </w:rPr>
        <w:t xml:space="preserve"> طب</w:t>
      </w:r>
      <w:r w:rsidRPr="00C33443">
        <w:rPr>
          <w:rFonts w:cs="B Nazanin" w:hint="cs"/>
          <w:sz w:val="28"/>
          <w:szCs w:val="28"/>
          <w:rtl/>
        </w:rPr>
        <w:t>ی</w:t>
      </w:r>
      <w:r w:rsidRPr="00C33443">
        <w:rPr>
          <w:rFonts w:cs="B Nazanin" w:hint="eastAsia"/>
          <w:sz w:val="28"/>
          <w:szCs w:val="28"/>
          <w:rtl/>
        </w:rPr>
        <w:t>ع</w:t>
      </w:r>
      <w:r w:rsidRPr="00C33443">
        <w:rPr>
          <w:rFonts w:cs="B Nazanin" w:hint="cs"/>
          <w:sz w:val="28"/>
          <w:szCs w:val="28"/>
          <w:rtl/>
        </w:rPr>
        <w:t>ی</w:t>
      </w:r>
      <w:r w:rsidRPr="00C33443">
        <w:rPr>
          <w:rFonts w:cs="B Nazanin"/>
          <w:sz w:val="28"/>
          <w:szCs w:val="28"/>
          <w:rtl/>
        </w:rPr>
        <w:t xml:space="preserve"> را باز</w:t>
      </w:r>
      <w:r w:rsidRPr="00C33443">
        <w:rPr>
          <w:rFonts w:cs="B Nazanin" w:hint="cs"/>
          <w:sz w:val="28"/>
          <w:szCs w:val="28"/>
          <w:rtl/>
        </w:rPr>
        <w:t>ی</w:t>
      </w:r>
      <w:r w:rsidRPr="00C33443">
        <w:rPr>
          <w:rFonts w:cs="B Nazanin" w:hint="eastAsia"/>
          <w:sz w:val="28"/>
          <w:szCs w:val="28"/>
          <w:rtl/>
        </w:rPr>
        <w:t>اب</w:t>
      </w:r>
      <w:r w:rsidRPr="00C33443">
        <w:rPr>
          <w:rFonts w:cs="B Nazanin" w:hint="cs"/>
          <w:sz w:val="28"/>
          <w:szCs w:val="28"/>
          <w:rtl/>
        </w:rPr>
        <w:t>ی</w:t>
      </w:r>
      <w:r w:rsidRPr="00C33443">
        <w:rPr>
          <w:rFonts w:cs="B Nazanin"/>
          <w:sz w:val="28"/>
          <w:szCs w:val="28"/>
          <w:rtl/>
        </w:rPr>
        <w:t xml:space="preserve"> م</w:t>
      </w:r>
      <w:r w:rsidRPr="00C33443">
        <w:rPr>
          <w:rFonts w:cs="B Nazanin" w:hint="cs"/>
          <w:sz w:val="28"/>
          <w:szCs w:val="28"/>
          <w:rtl/>
        </w:rPr>
        <w:t>ی</w:t>
      </w:r>
      <w:r w:rsidRPr="00C33443">
        <w:rPr>
          <w:rFonts w:cs="B Nazanin"/>
          <w:sz w:val="28"/>
          <w:szCs w:val="28"/>
          <w:rtl/>
        </w:rPr>
        <w:t xml:space="preserve"> کنند (اکتشاف ، تغذ</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w:t>
      </w:r>
    </w:p>
    <w:p w14:paraId="7CC5F9DA" w14:textId="51F0B471" w:rsidR="005117B4" w:rsidRDefault="005117B4" w:rsidP="005117B4">
      <w:pPr>
        <w:jc w:val="both"/>
        <w:rPr>
          <w:ins w:id="245" w:author="Fariba" w:date="2021-02-02T18:42:00Z"/>
          <w:rFonts w:cs="B Nazanin"/>
          <w:sz w:val="28"/>
          <w:szCs w:val="28"/>
          <w:rtl/>
        </w:rPr>
      </w:pPr>
      <w:r w:rsidRPr="00C33443">
        <w:rPr>
          <w:rFonts w:cs="B Nazanin" w:hint="cs"/>
          <w:sz w:val="28"/>
          <w:szCs w:val="28"/>
          <w:rtl/>
        </w:rPr>
        <w:t xml:space="preserve">در این مدل </w:t>
      </w:r>
      <w:r w:rsidRPr="00C33443">
        <w:rPr>
          <w:rFonts w:cs="B Nazanin"/>
          <w:sz w:val="28"/>
          <w:szCs w:val="28"/>
          <w:rtl/>
        </w:rPr>
        <w:t>چند</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فاکتور داخل </w:t>
      </w:r>
      <w:r w:rsidRPr="00C33443">
        <w:rPr>
          <w:rFonts w:cs="B Nazanin" w:hint="cs"/>
          <w:sz w:val="28"/>
          <w:szCs w:val="28"/>
          <w:rtl/>
        </w:rPr>
        <w:t>و</w:t>
      </w:r>
      <w:r w:rsidRPr="00C33443">
        <w:rPr>
          <w:rFonts w:cs="B Nazanin"/>
          <w:sz w:val="28"/>
          <w:szCs w:val="28"/>
          <w:rtl/>
        </w:rPr>
        <w:t xml:space="preserve"> خارج سلول</w:t>
      </w:r>
      <w:r w:rsidRPr="00C33443">
        <w:rPr>
          <w:rFonts w:cs="B Nazanin" w:hint="cs"/>
          <w:sz w:val="28"/>
          <w:szCs w:val="28"/>
          <w:rtl/>
        </w:rPr>
        <w:t>ی</w:t>
      </w:r>
      <w:r w:rsidRPr="00C33443">
        <w:rPr>
          <w:rFonts w:cs="B Nazanin"/>
          <w:sz w:val="28"/>
          <w:szCs w:val="28"/>
          <w:rtl/>
        </w:rPr>
        <w:t xml:space="preserve"> که بر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پذ</w:t>
      </w:r>
      <w:r w:rsidRPr="00C33443">
        <w:rPr>
          <w:rFonts w:cs="B Nazanin" w:hint="cs"/>
          <w:sz w:val="28"/>
          <w:szCs w:val="28"/>
          <w:rtl/>
        </w:rPr>
        <w:t>ی</w:t>
      </w:r>
      <w:r w:rsidRPr="00C33443">
        <w:rPr>
          <w:rFonts w:cs="B Nazanin" w:hint="eastAsia"/>
          <w:sz w:val="28"/>
          <w:szCs w:val="28"/>
          <w:rtl/>
        </w:rPr>
        <w:t>ر</w:t>
      </w:r>
      <w:r w:rsidRPr="00C33443">
        <w:rPr>
          <w:rFonts w:cs="B Nazanin" w:hint="cs"/>
          <w:sz w:val="28"/>
          <w:szCs w:val="28"/>
          <w:rtl/>
        </w:rPr>
        <w:t>ی</w:t>
      </w:r>
      <w:r w:rsidRPr="00C33443">
        <w:rPr>
          <w:rFonts w:cs="B Nazanin"/>
          <w:sz w:val="28"/>
          <w:szCs w:val="28"/>
          <w:rtl/>
        </w:rPr>
        <w:t xml:space="preserve"> عصب</w:t>
      </w:r>
      <w:r w:rsidRPr="00C33443">
        <w:rPr>
          <w:rFonts w:cs="B Nazanin" w:hint="cs"/>
          <w:sz w:val="28"/>
          <w:szCs w:val="28"/>
          <w:rtl/>
        </w:rPr>
        <w:t>ی</w:t>
      </w:r>
      <w:r w:rsidRPr="00C33443">
        <w:rPr>
          <w:rFonts w:cs="B Nazanin"/>
          <w:sz w:val="28"/>
          <w:szCs w:val="28"/>
          <w:rtl/>
        </w:rPr>
        <w:t xml:space="preserve"> جمع</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در مق</w:t>
      </w:r>
      <w:r w:rsidRPr="00C33443">
        <w:rPr>
          <w:rFonts w:cs="B Nazanin" w:hint="cs"/>
          <w:sz w:val="28"/>
          <w:szCs w:val="28"/>
          <w:rtl/>
        </w:rPr>
        <w:t>ی</w:t>
      </w:r>
      <w:r w:rsidRPr="00C33443">
        <w:rPr>
          <w:rFonts w:cs="B Nazanin" w:hint="eastAsia"/>
          <w:sz w:val="28"/>
          <w:szCs w:val="28"/>
          <w:rtl/>
        </w:rPr>
        <w:t>اس</w:t>
      </w:r>
      <w:r w:rsidRPr="00C33443">
        <w:rPr>
          <w:rFonts w:cs="B Nazanin"/>
          <w:sz w:val="28"/>
          <w:szCs w:val="28"/>
          <w:rtl/>
        </w:rPr>
        <w:t xml:space="preserve"> زمان</w:t>
      </w:r>
      <w:r w:rsidRPr="00C33443">
        <w:rPr>
          <w:rFonts w:cs="B Nazanin" w:hint="cs"/>
          <w:sz w:val="28"/>
          <w:szCs w:val="28"/>
          <w:rtl/>
        </w:rPr>
        <w:t>ی</w:t>
      </w:r>
      <w:r w:rsidRPr="00C33443">
        <w:rPr>
          <w:rFonts w:cs="B Nazanin"/>
          <w:sz w:val="28"/>
          <w:szCs w:val="28"/>
          <w:rtl/>
        </w:rPr>
        <w:t xml:space="preserve"> چند ثان</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تأث</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م</w:t>
      </w:r>
      <w:r w:rsidRPr="00C33443">
        <w:rPr>
          <w:rFonts w:cs="B Nazanin" w:hint="cs"/>
          <w:sz w:val="28"/>
          <w:szCs w:val="28"/>
          <w:rtl/>
        </w:rPr>
        <w:t>ی</w:t>
      </w:r>
      <w:r w:rsidRPr="00C33443">
        <w:rPr>
          <w:rFonts w:cs="B Nazanin"/>
          <w:sz w:val="28"/>
          <w:szCs w:val="28"/>
          <w:rtl/>
        </w:rPr>
        <w:t xml:space="preserve"> گذارد ، </w:t>
      </w:r>
      <w:r w:rsidRPr="00C33443">
        <w:rPr>
          <w:rFonts w:cs="B Nazanin" w:hint="cs"/>
          <w:sz w:val="28"/>
          <w:szCs w:val="28"/>
          <w:rtl/>
        </w:rPr>
        <w:t>در نظر گرفته شدند</w:t>
      </w:r>
      <w:r w:rsidRPr="00C33443">
        <w:rPr>
          <w:rFonts w:cs="B Nazanin"/>
          <w:sz w:val="28"/>
          <w:szCs w:val="28"/>
          <w:rtl/>
        </w:rPr>
        <w:t xml:space="preserve"> از جمله </w:t>
      </w:r>
      <w:r w:rsidRPr="00C33443">
        <w:rPr>
          <w:rFonts w:cs="B Nazanin"/>
          <w:sz w:val="28"/>
          <w:szCs w:val="28"/>
        </w:rPr>
        <w:t>[</w:t>
      </w:r>
      <m:oMath>
        <m:sSubSup>
          <m:sSubSupPr>
            <m:ctrlPr>
              <w:rPr>
                <w:rFonts w:ascii="Cambria Math" w:hAnsi="Cambria Math" w:cs="B Nazanin"/>
                <w:i/>
                <w:sz w:val="28"/>
                <w:szCs w:val="28"/>
              </w:rPr>
            </m:ctrlPr>
          </m:sSubSupPr>
          <m:e>
            <m:r>
              <w:rPr>
                <w:rFonts w:ascii="Cambria Math" w:hAnsi="Cambria Math" w:cs="B Nazanin"/>
                <w:sz w:val="28"/>
                <w:szCs w:val="28"/>
              </w:rPr>
              <m:t xml:space="preserve">K </m:t>
            </m:r>
          </m:e>
          <m:sub>
            <m:r>
              <w:rPr>
                <w:rFonts w:ascii="Cambria Math" w:hAnsi="Cambria Math" w:cs="B Nazanin"/>
                <w:sz w:val="28"/>
                <w:szCs w:val="28"/>
              </w:rPr>
              <m:t>o</m:t>
            </m:r>
          </m:sub>
          <m:sup>
            <m:r>
              <w:rPr>
                <w:rFonts w:ascii="Cambria Math" w:hAnsi="Cambria Math" w:cs="B Nazanin"/>
                <w:sz w:val="28"/>
                <w:szCs w:val="28"/>
              </w:rPr>
              <m:t>+</m:t>
            </m:r>
          </m:sup>
        </m:sSubSup>
      </m:oMath>
      <w:r w:rsidRPr="00C33443">
        <w:rPr>
          <w:rFonts w:cs="B Nazanin"/>
          <w:sz w:val="28"/>
          <w:szCs w:val="28"/>
        </w:rPr>
        <w:t xml:space="preserve">] </w:t>
      </w:r>
      <w:r w:rsidRPr="00C33443">
        <w:rPr>
          <w:rFonts w:cs="B Nazanin" w:hint="cs"/>
          <w:sz w:val="28"/>
          <w:szCs w:val="28"/>
          <w:rtl/>
        </w:rPr>
        <w:t xml:space="preserve"> ،</w:t>
      </w:r>
      <w:r w:rsidRPr="00C33443">
        <w:rPr>
          <w:rFonts w:cs="B Nazanin"/>
          <w:sz w:val="28"/>
          <w:szCs w:val="28"/>
          <w:rtl/>
        </w:rPr>
        <w:t xml:space="preserve"> </w:t>
      </w:r>
      <w:r w:rsidRPr="00C33443">
        <w:rPr>
          <w:rFonts w:cs="B Nazanin"/>
          <w:sz w:val="28"/>
          <w:szCs w:val="28"/>
        </w:rPr>
        <w:t>pH</w:t>
      </w:r>
      <w:r w:rsidRPr="00C33443">
        <w:rPr>
          <w:rFonts w:cs="B Nazanin"/>
          <w:sz w:val="28"/>
          <w:szCs w:val="28"/>
          <w:rtl/>
        </w:rPr>
        <w:t xml:space="preserve">  ، غلظت کلس</w:t>
      </w:r>
      <w:r w:rsidRPr="00C33443">
        <w:rPr>
          <w:rFonts w:cs="B Nazanin" w:hint="cs"/>
          <w:sz w:val="28"/>
          <w:szCs w:val="28"/>
          <w:rtl/>
        </w:rPr>
        <w:t>ی</w:t>
      </w:r>
      <w:r w:rsidRPr="00C33443">
        <w:rPr>
          <w:rFonts w:cs="B Nazanin" w:hint="eastAsia"/>
          <w:sz w:val="28"/>
          <w:szCs w:val="28"/>
          <w:rtl/>
        </w:rPr>
        <w:t>م</w:t>
      </w:r>
      <w:r w:rsidRPr="00C33443">
        <w:rPr>
          <w:rFonts w:cs="B Nazanin"/>
          <w:sz w:val="28"/>
          <w:szCs w:val="28"/>
          <w:rtl/>
        </w:rPr>
        <w:t xml:space="preserve"> ، منابع </w:t>
      </w:r>
      <w:r w:rsidRPr="00C33443">
        <w:rPr>
          <w:rFonts w:cs="B Nazanin"/>
          <w:sz w:val="28"/>
          <w:szCs w:val="28"/>
        </w:rPr>
        <w:t>ATP</w:t>
      </w:r>
      <w:r w:rsidRPr="00C33443">
        <w:rPr>
          <w:rFonts w:cs="B Nazanin"/>
          <w:sz w:val="28"/>
          <w:szCs w:val="28"/>
          <w:rtl/>
        </w:rPr>
        <w:t xml:space="preserve"> ، وضع</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عروق خون</w:t>
      </w:r>
      <w:r w:rsidRPr="00C33443">
        <w:rPr>
          <w:rFonts w:cs="B Nazanin" w:hint="cs"/>
          <w:sz w:val="28"/>
          <w:szCs w:val="28"/>
          <w:rtl/>
        </w:rPr>
        <w:t xml:space="preserve">ی </w:t>
      </w:r>
      <w:r w:rsidRPr="00C33443">
        <w:rPr>
          <w:rFonts w:cs="B Nazanin"/>
          <w:sz w:val="28"/>
          <w:szCs w:val="28"/>
          <w:rtl/>
        </w:rPr>
        <w:t>و م</w:t>
      </w:r>
      <w:r w:rsidRPr="00C33443">
        <w:rPr>
          <w:rFonts w:cs="B Nazanin" w:hint="cs"/>
          <w:sz w:val="28"/>
          <w:szCs w:val="28"/>
          <w:rtl/>
        </w:rPr>
        <w:t>ی</w:t>
      </w:r>
      <w:r w:rsidRPr="00C33443">
        <w:rPr>
          <w:rFonts w:cs="B Nazanin" w:hint="eastAsia"/>
          <w:sz w:val="28"/>
          <w:szCs w:val="28"/>
          <w:rtl/>
        </w:rPr>
        <w:t>زان</w:t>
      </w:r>
      <w:r w:rsidRPr="00C33443">
        <w:rPr>
          <w:rFonts w:cs="B Nazanin"/>
          <w:sz w:val="28"/>
          <w:szCs w:val="28"/>
          <w:rtl/>
        </w:rPr>
        <w:t xml:space="preserve"> اکس</w:t>
      </w:r>
      <w:r w:rsidRPr="00C33443">
        <w:rPr>
          <w:rFonts w:cs="B Nazanin" w:hint="cs"/>
          <w:sz w:val="28"/>
          <w:szCs w:val="28"/>
          <w:rtl/>
        </w:rPr>
        <w:t>ی</w:t>
      </w:r>
      <w:r w:rsidRPr="00C33443">
        <w:rPr>
          <w:rFonts w:cs="B Nazanin" w:hint="eastAsia"/>
          <w:sz w:val="28"/>
          <w:szCs w:val="28"/>
          <w:rtl/>
        </w:rPr>
        <w:t>ژن</w:t>
      </w:r>
      <w:r w:rsidRPr="00C33443">
        <w:rPr>
          <w:rFonts w:cs="B Nazanin"/>
          <w:sz w:val="28"/>
          <w:szCs w:val="28"/>
          <w:rtl/>
        </w:rPr>
        <w:t xml:space="preserve"> موجود</w:t>
      </w:r>
      <w:r w:rsidRPr="00C33443">
        <w:rPr>
          <w:rFonts w:cs="B Nazanin" w:hint="cs"/>
          <w:sz w:val="28"/>
          <w:szCs w:val="28"/>
          <w:rtl/>
        </w:rPr>
        <w:t>.</w:t>
      </w:r>
    </w:p>
    <w:p w14:paraId="1A47233A" w14:textId="2A0D02FF" w:rsidR="002E7100" w:rsidRDefault="002E7100" w:rsidP="005117B4">
      <w:pPr>
        <w:jc w:val="both"/>
        <w:rPr>
          <w:ins w:id="246" w:author="Fariba" w:date="2021-02-02T18:42:00Z"/>
          <w:rFonts w:cs="B Nazanin"/>
          <w:sz w:val="28"/>
          <w:szCs w:val="28"/>
          <w:rtl/>
        </w:rPr>
      </w:pPr>
      <w:commentRangeStart w:id="247"/>
    </w:p>
    <w:commentRangeEnd w:id="247"/>
    <w:p w14:paraId="5038C7DA" w14:textId="77777777" w:rsidR="002E7100" w:rsidRDefault="002E7100" w:rsidP="005117B4">
      <w:pPr>
        <w:jc w:val="both"/>
        <w:rPr>
          <w:rFonts w:cs="B Nazanin"/>
          <w:sz w:val="28"/>
          <w:szCs w:val="28"/>
          <w:rtl/>
        </w:rPr>
      </w:pPr>
      <w:ins w:id="248" w:author="Fariba" w:date="2021-02-02T18:42:00Z">
        <w:r>
          <w:rPr>
            <w:rStyle w:val="CommentReference"/>
            <w:rtl/>
          </w:rPr>
          <w:commentReference w:id="247"/>
        </w:r>
      </w:ins>
    </w:p>
    <w:p w14:paraId="520F23D8" w14:textId="77777777" w:rsidR="003B7263" w:rsidRPr="00C33443" w:rsidRDefault="00E50083" w:rsidP="003B7263">
      <w:pPr>
        <w:jc w:val="center"/>
        <w:rPr>
          <w:rFonts w:cs="B Nazanin"/>
          <w:sz w:val="28"/>
          <w:szCs w:val="28"/>
          <w:rtl/>
        </w:rPr>
      </w:pPr>
      <w:r>
        <w:rPr>
          <w:rFonts w:cs="B Nazanin"/>
          <w:sz w:val="28"/>
          <w:szCs w:val="28"/>
        </w:rPr>
        <w:lastRenderedPageBreak/>
        <w:pict w14:anchorId="51C716F5">
          <v:shape id="_x0000_i1027" type="#_x0000_t75" style="width:342.6pt;height:126.6pt">
            <v:imagedata r:id="rId15" o:title="11"/>
          </v:shape>
        </w:pict>
      </w:r>
    </w:p>
    <w:p w14:paraId="29DEF4DB" w14:textId="77777777" w:rsidR="003B7263" w:rsidRDefault="003B7263" w:rsidP="00E400A1">
      <w:pPr>
        <w:jc w:val="center"/>
        <w:rPr>
          <w:rFonts w:cs="B Nazanin"/>
          <w:sz w:val="28"/>
          <w:szCs w:val="28"/>
          <w:rtl/>
        </w:rPr>
      </w:pPr>
      <w:commentRangeStart w:id="249"/>
      <w:r w:rsidRPr="000A34A8">
        <w:rPr>
          <w:rFonts w:cs="B Nazanin" w:hint="cs"/>
          <w:rtl/>
        </w:rPr>
        <w:t xml:space="preserve">شکل </w:t>
      </w:r>
      <w:r w:rsidR="00544C3B">
        <w:rPr>
          <w:rFonts w:cs="B Nazanin" w:hint="cs"/>
          <w:rtl/>
        </w:rPr>
        <w:t>3</w:t>
      </w:r>
      <w:r w:rsidR="005117B4">
        <w:rPr>
          <w:rFonts w:cs="B Nazanin" w:hint="cs"/>
          <w:rtl/>
        </w:rPr>
        <w:t>-2 .</w:t>
      </w:r>
      <w:r w:rsidRPr="000A34A8">
        <w:rPr>
          <w:sz w:val="18"/>
          <w:szCs w:val="18"/>
          <w:rtl/>
        </w:rPr>
        <w:t xml:space="preserve"> </w:t>
      </w:r>
      <w:commentRangeEnd w:id="249"/>
      <w:r w:rsidR="002E7100">
        <w:rPr>
          <w:rStyle w:val="CommentReference"/>
          <w:rtl/>
        </w:rPr>
        <w:commentReference w:id="249"/>
      </w:r>
      <w:r w:rsidRPr="000A34A8">
        <w:rPr>
          <w:rFonts w:cs="B Nazanin"/>
          <w:rtl/>
        </w:rPr>
        <w:t xml:space="preserve">مراحل مختلف </w:t>
      </w:r>
      <w:r w:rsidRPr="000A34A8">
        <w:rPr>
          <w:rFonts w:cs="B Nazanin"/>
        </w:rPr>
        <w:t>SE</w:t>
      </w:r>
      <w:r w:rsidRPr="000A34A8">
        <w:rPr>
          <w:rFonts w:cs="B Nazanin"/>
          <w:rtl/>
        </w:rPr>
        <w:t xml:space="preserve"> ، آزما</w:t>
      </w:r>
      <w:r w:rsidRPr="000A34A8">
        <w:rPr>
          <w:rFonts w:cs="B Nazanin" w:hint="cs"/>
          <w:rtl/>
        </w:rPr>
        <w:t>ی</w:t>
      </w:r>
      <w:r w:rsidRPr="000A34A8">
        <w:rPr>
          <w:rFonts w:cs="B Nazanin" w:hint="eastAsia"/>
          <w:rtl/>
        </w:rPr>
        <w:t>ش</w:t>
      </w:r>
      <w:r w:rsidRPr="000A34A8">
        <w:rPr>
          <w:rFonts w:cs="B Nazanin" w:hint="cs"/>
          <w:rtl/>
        </w:rPr>
        <w:t xml:space="preserve"> شده</w:t>
      </w:r>
      <w:r w:rsidRPr="000A34A8">
        <w:rPr>
          <w:rFonts w:cs="B Nazanin"/>
          <w:rtl/>
        </w:rPr>
        <w:t xml:space="preserve"> (چپ) و شب</w:t>
      </w:r>
      <w:r w:rsidRPr="000A34A8">
        <w:rPr>
          <w:rFonts w:cs="B Nazanin" w:hint="cs"/>
          <w:rtl/>
        </w:rPr>
        <w:t>ی</w:t>
      </w:r>
      <w:r w:rsidRPr="000A34A8">
        <w:rPr>
          <w:rFonts w:cs="B Nazanin" w:hint="eastAsia"/>
          <w:rtl/>
        </w:rPr>
        <w:t>ه</w:t>
      </w:r>
      <w:r w:rsidRPr="000A34A8">
        <w:rPr>
          <w:rFonts w:cs="B Nazanin"/>
          <w:rtl/>
        </w:rPr>
        <w:t xml:space="preserve"> ساز</w:t>
      </w:r>
      <w:r w:rsidRPr="000A34A8">
        <w:rPr>
          <w:rFonts w:cs="B Nazanin" w:hint="cs"/>
          <w:rtl/>
        </w:rPr>
        <w:t>ی</w:t>
      </w:r>
      <w:r w:rsidRPr="000A34A8">
        <w:rPr>
          <w:rFonts w:cs="B Nazanin"/>
          <w:rtl/>
        </w:rPr>
        <w:t xml:space="preserve"> شده (راست)</w:t>
      </w:r>
      <w:r w:rsidR="00544C3B">
        <w:rPr>
          <w:rFonts w:cs="B Nazanin" w:hint="cs"/>
          <w:sz w:val="28"/>
          <w:szCs w:val="28"/>
          <w:rtl/>
        </w:rPr>
        <w:t xml:space="preserve"> </w:t>
      </w:r>
      <w:r w:rsidR="00544C3B" w:rsidRPr="005117B4">
        <w:rPr>
          <w:rFonts w:cs="B Nazanin"/>
        </w:rPr>
        <w:t>[</w:t>
      </w:r>
      <w:r w:rsidR="00E400A1" w:rsidRPr="005117B4">
        <w:rPr>
          <w:rFonts w:cs="B Nazanin"/>
        </w:rPr>
        <w:t>8</w:t>
      </w:r>
      <w:r w:rsidR="00544C3B" w:rsidRPr="005117B4">
        <w:rPr>
          <w:rFonts w:cs="B Nazanin"/>
        </w:rPr>
        <w:t>]</w:t>
      </w:r>
    </w:p>
    <w:p w14:paraId="696431CC" w14:textId="77777777" w:rsidR="00A10DF3" w:rsidRDefault="00A10DF3" w:rsidP="00E400A1">
      <w:pPr>
        <w:jc w:val="center"/>
        <w:rPr>
          <w:rFonts w:cs="B Nazanin"/>
          <w:sz w:val="28"/>
          <w:szCs w:val="28"/>
        </w:rPr>
      </w:pPr>
    </w:p>
    <w:p w14:paraId="43D760CF" w14:textId="77777777" w:rsidR="00DB6FA2" w:rsidRPr="00C33443" w:rsidRDefault="00E50083" w:rsidP="00DB6FA2">
      <w:pPr>
        <w:jc w:val="center"/>
        <w:rPr>
          <w:rFonts w:cs="B Nazanin"/>
          <w:sz w:val="28"/>
          <w:szCs w:val="28"/>
          <w:rtl/>
        </w:rPr>
      </w:pPr>
      <w:r>
        <w:rPr>
          <w:rFonts w:cs="B Nazanin"/>
          <w:sz w:val="28"/>
          <w:szCs w:val="28"/>
        </w:rPr>
        <w:pict w14:anchorId="5DC889BF">
          <v:shape id="_x0000_i1028" type="#_x0000_t75" style="width:187.8pt;height:2in">
            <v:imagedata r:id="rId16" o:title="1"/>
          </v:shape>
        </w:pict>
      </w:r>
    </w:p>
    <w:p w14:paraId="38A9CF26" w14:textId="77777777" w:rsidR="00DB6FA2" w:rsidRPr="000A34A8" w:rsidRDefault="003B7263" w:rsidP="00E400A1">
      <w:pPr>
        <w:jc w:val="center"/>
        <w:rPr>
          <w:rFonts w:cs="B Nazanin"/>
        </w:rPr>
      </w:pPr>
      <w:r w:rsidRPr="000A34A8">
        <w:rPr>
          <w:rFonts w:cs="B Nazanin" w:hint="cs"/>
          <w:rtl/>
        </w:rPr>
        <w:t xml:space="preserve">شکل </w:t>
      </w:r>
      <w:r w:rsidR="00544C3B">
        <w:rPr>
          <w:rFonts w:cs="B Nazanin" w:hint="cs"/>
          <w:rtl/>
        </w:rPr>
        <w:t>3</w:t>
      </w:r>
      <w:r w:rsidRPr="000A34A8">
        <w:rPr>
          <w:rFonts w:cs="B Nazanin" w:hint="cs"/>
          <w:rtl/>
        </w:rPr>
        <w:t>-3</w:t>
      </w:r>
      <w:r w:rsidR="005117B4">
        <w:rPr>
          <w:rFonts w:cs="B Nazanin" w:hint="cs"/>
          <w:rtl/>
        </w:rPr>
        <w:t xml:space="preserve"> .</w:t>
      </w:r>
      <w:r w:rsidR="00DB6FA2" w:rsidRPr="000A34A8">
        <w:rPr>
          <w:rFonts w:cs="B Nazanin" w:hint="cs"/>
          <w:rtl/>
        </w:rPr>
        <w:t xml:space="preserve"> فضای پارامتری هنگام رخداد صرع</w:t>
      </w:r>
      <w:r w:rsidRPr="000A34A8">
        <w:rPr>
          <w:rFonts w:cs="B Nazanin" w:hint="cs"/>
          <w:rtl/>
        </w:rPr>
        <w:t xml:space="preserve"> و</w:t>
      </w:r>
      <w:r w:rsidRPr="000A34A8">
        <w:rPr>
          <w:rFonts w:cs="B Nazanin"/>
          <w:rtl/>
        </w:rPr>
        <w:t xml:space="preserve"> مراحل مختلف </w:t>
      </w:r>
      <w:r w:rsidRPr="000A34A8">
        <w:rPr>
          <w:rFonts w:cs="B Nazanin"/>
        </w:rPr>
        <w:t>SE</w:t>
      </w:r>
      <w:r w:rsidR="00544C3B">
        <w:rPr>
          <w:rFonts w:cs="B Nazanin" w:hint="cs"/>
          <w:rtl/>
        </w:rPr>
        <w:t xml:space="preserve"> </w:t>
      </w:r>
      <w:r w:rsidR="00544C3B">
        <w:rPr>
          <w:rFonts w:cs="B Nazanin"/>
        </w:rPr>
        <w:t>[</w:t>
      </w:r>
      <w:r w:rsidR="00E400A1">
        <w:rPr>
          <w:rFonts w:cs="B Nazanin"/>
        </w:rPr>
        <w:t>8</w:t>
      </w:r>
      <w:r w:rsidR="00544C3B">
        <w:rPr>
          <w:rFonts w:cs="B Nazanin"/>
        </w:rPr>
        <w:t>]</w:t>
      </w:r>
    </w:p>
    <w:p w14:paraId="657CB87F" w14:textId="77777777" w:rsidR="00DB6FA2" w:rsidRPr="00244A7C" w:rsidRDefault="00544C3B" w:rsidP="00F25299">
      <w:pPr>
        <w:rPr>
          <w:rFonts w:cs="B Nazanin"/>
          <w:sz w:val="32"/>
          <w:szCs w:val="32"/>
        </w:rPr>
      </w:pPr>
      <w:r>
        <w:rPr>
          <w:rFonts w:cs="B Nazanin" w:hint="cs"/>
          <w:sz w:val="32"/>
          <w:szCs w:val="32"/>
          <w:rtl/>
        </w:rPr>
        <w:t>3</w:t>
      </w:r>
      <w:r w:rsidR="00187A73">
        <w:rPr>
          <w:rFonts w:cs="B Nazanin" w:hint="cs"/>
          <w:sz w:val="32"/>
          <w:szCs w:val="32"/>
          <w:rtl/>
        </w:rPr>
        <w:t>-3-2-</w:t>
      </w:r>
      <w:r w:rsidR="00A26F21" w:rsidRPr="00244A7C">
        <w:rPr>
          <w:rFonts w:cs="B Nazanin" w:hint="cs"/>
          <w:sz w:val="32"/>
          <w:szCs w:val="32"/>
          <w:rtl/>
        </w:rPr>
        <w:t xml:space="preserve">مدل محاسباتی </w:t>
      </w:r>
      <w:r w:rsidR="002D0652">
        <w:rPr>
          <w:rFonts w:cs="B Nazanin" w:hint="cs"/>
          <w:sz w:val="32"/>
          <w:szCs w:val="32"/>
          <w:rtl/>
        </w:rPr>
        <w:t>وندلینگ</w:t>
      </w:r>
      <w:r w:rsidR="00A26F21" w:rsidRPr="00244A7C">
        <w:rPr>
          <w:rFonts w:cs="B Nazanin"/>
          <w:sz w:val="32"/>
          <w:szCs w:val="32"/>
          <w:rtl/>
        </w:rPr>
        <w:t xml:space="preserve"> و همکاران</w:t>
      </w:r>
      <w:r w:rsidR="00E43E47">
        <w:rPr>
          <w:rFonts w:cs="B Nazanin" w:hint="cs"/>
          <w:sz w:val="32"/>
          <w:szCs w:val="32"/>
          <w:rtl/>
        </w:rPr>
        <w:t xml:space="preserve"> </w:t>
      </w:r>
      <w:r w:rsidR="00E43E47">
        <w:rPr>
          <w:rFonts w:cs="B Nazanin"/>
          <w:sz w:val="32"/>
          <w:szCs w:val="32"/>
        </w:rPr>
        <w:t>[</w:t>
      </w:r>
      <w:r w:rsidR="00F25299">
        <w:rPr>
          <w:rFonts w:cs="B Nazanin"/>
          <w:sz w:val="32"/>
          <w:szCs w:val="32"/>
        </w:rPr>
        <w:t>9</w:t>
      </w:r>
      <w:r w:rsidR="00E43E47">
        <w:rPr>
          <w:rFonts w:cs="B Nazanin"/>
          <w:sz w:val="32"/>
          <w:szCs w:val="32"/>
        </w:rPr>
        <w:t>]</w:t>
      </w:r>
    </w:p>
    <w:p w14:paraId="7CBEDC37" w14:textId="77777777" w:rsidR="00DB6FA2" w:rsidRPr="00244A7C" w:rsidRDefault="00244A7C" w:rsidP="00FC40A1">
      <w:pPr>
        <w:jc w:val="both"/>
        <w:rPr>
          <w:rFonts w:cs="B Nazanin"/>
          <w:sz w:val="28"/>
          <w:szCs w:val="28"/>
          <w:rtl/>
        </w:rPr>
      </w:pPr>
      <w:r w:rsidRPr="00244A7C">
        <w:rPr>
          <w:rFonts w:cs="B Nazanin" w:hint="cs"/>
          <w:sz w:val="28"/>
          <w:szCs w:val="28"/>
          <w:rtl/>
        </w:rPr>
        <w:t xml:space="preserve">در سال 2020 </w:t>
      </w:r>
      <w:r w:rsidR="002D0652">
        <w:rPr>
          <w:rFonts w:cs="B Nazanin" w:hint="cs"/>
          <w:sz w:val="28"/>
          <w:szCs w:val="28"/>
          <w:rtl/>
        </w:rPr>
        <w:t>وندلینگ</w:t>
      </w:r>
      <w:r w:rsidRPr="00244A7C">
        <w:rPr>
          <w:rFonts w:cs="B Nazanin"/>
          <w:sz w:val="28"/>
          <w:szCs w:val="28"/>
          <w:rtl/>
        </w:rPr>
        <w:t xml:space="preserve"> و همکاران</w:t>
      </w:r>
      <w:r w:rsidR="00C12A42">
        <w:rPr>
          <w:rFonts w:cs="B Nazanin" w:hint="cs"/>
          <w:sz w:val="28"/>
          <w:szCs w:val="28"/>
          <w:rtl/>
        </w:rPr>
        <w:t xml:space="preserve">، مدلی را به منظور شبیه سازی تاثیر </w:t>
      </w:r>
      <w:r w:rsidR="00C12A42">
        <w:rPr>
          <w:rFonts w:cs="B Nazanin"/>
          <w:sz w:val="28"/>
          <w:szCs w:val="28"/>
        </w:rPr>
        <w:t>tDCS</w:t>
      </w:r>
      <w:r w:rsidR="00C12A42">
        <w:rPr>
          <w:rFonts w:cs="B Nazanin" w:hint="cs"/>
          <w:sz w:val="28"/>
          <w:szCs w:val="28"/>
          <w:rtl/>
        </w:rPr>
        <w:t xml:space="preserve"> در صرع ارائه دادند.</w:t>
      </w:r>
    </w:p>
    <w:p w14:paraId="41132264" w14:textId="77777777" w:rsidR="00DB6FA2" w:rsidRPr="00C33443" w:rsidRDefault="00DC263C" w:rsidP="00187A73">
      <w:pPr>
        <w:jc w:val="both"/>
        <w:rPr>
          <w:rFonts w:cs="B Nazanin"/>
          <w:sz w:val="28"/>
          <w:szCs w:val="28"/>
          <w:rtl/>
        </w:rPr>
      </w:pPr>
      <w:r w:rsidRPr="00C33443">
        <w:rPr>
          <w:rFonts w:cs="B Nazanin"/>
          <w:sz w:val="28"/>
          <w:szCs w:val="28"/>
          <w:rtl/>
        </w:rPr>
        <w:t>ت</w:t>
      </w:r>
      <w:commentRangeStart w:id="250"/>
      <w:r w:rsidRPr="00C33443">
        <w:rPr>
          <w:rFonts w:cs="B Nazanin"/>
          <w:sz w:val="28"/>
          <w:szCs w:val="28"/>
          <w:rtl/>
        </w:rPr>
        <w:t>حر</w:t>
      </w:r>
      <w:r w:rsidRPr="00C33443">
        <w:rPr>
          <w:rFonts w:cs="B Nazanin" w:hint="cs"/>
          <w:sz w:val="28"/>
          <w:szCs w:val="28"/>
          <w:rtl/>
        </w:rPr>
        <w:t>ی</w:t>
      </w:r>
      <w:r w:rsidRPr="00C33443">
        <w:rPr>
          <w:rFonts w:cs="B Nazanin" w:hint="eastAsia"/>
          <w:sz w:val="28"/>
          <w:szCs w:val="28"/>
          <w:rtl/>
        </w:rPr>
        <w:t>ک</w:t>
      </w:r>
      <w:r w:rsidR="00C12A42">
        <w:rPr>
          <w:rFonts w:cs="B Nazanin"/>
          <w:sz w:val="28"/>
          <w:szCs w:val="28"/>
          <w:rtl/>
        </w:rPr>
        <w:t xml:space="preserve"> آند (</w:t>
      </w:r>
      <w:r w:rsidRPr="00C33443">
        <w:rPr>
          <w:rFonts w:cs="B Nazanin"/>
          <w:sz w:val="28"/>
          <w:szCs w:val="28"/>
          <w:rtl/>
        </w:rPr>
        <w:t>ناش</w:t>
      </w:r>
      <w:r w:rsidRPr="00C33443">
        <w:rPr>
          <w:rFonts w:cs="B Nazanin" w:hint="cs"/>
          <w:sz w:val="28"/>
          <w:szCs w:val="28"/>
          <w:rtl/>
        </w:rPr>
        <w:t>ی</w:t>
      </w:r>
      <w:r w:rsidRPr="00C33443">
        <w:rPr>
          <w:rFonts w:cs="B Nazanin"/>
          <w:sz w:val="28"/>
          <w:szCs w:val="28"/>
          <w:rtl/>
        </w:rPr>
        <w:t xml:space="preserve"> از </w:t>
      </w:r>
      <w:r w:rsidRPr="00C33443">
        <w:rPr>
          <w:rFonts w:cs="B Nazanin" w:hint="cs"/>
          <w:sz w:val="28"/>
          <w:szCs w:val="28"/>
          <w:rtl/>
        </w:rPr>
        <w:t>ی</w:t>
      </w:r>
      <w:r w:rsidRPr="00C33443">
        <w:rPr>
          <w:rFonts w:cs="B Nazanin" w:hint="eastAsia"/>
          <w:sz w:val="28"/>
          <w:szCs w:val="28"/>
          <w:rtl/>
        </w:rPr>
        <w:t>ک</w:t>
      </w:r>
      <w:r w:rsidR="00C12A42">
        <w:rPr>
          <w:rFonts w:cs="B Nazanin"/>
          <w:sz w:val="28"/>
          <w:szCs w:val="28"/>
          <w:rtl/>
        </w:rPr>
        <w:t xml:space="preserve"> الکترود مثبت</w:t>
      </w:r>
      <w:r w:rsidRPr="00C33443">
        <w:rPr>
          <w:rFonts w:cs="B Nazanin"/>
          <w:sz w:val="28"/>
          <w:szCs w:val="28"/>
          <w:rtl/>
        </w:rPr>
        <w:t>) باعث افزا</w:t>
      </w:r>
      <w:r w:rsidRPr="00C33443">
        <w:rPr>
          <w:rFonts w:cs="B Nazanin" w:hint="cs"/>
          <w:sz w:val="28"/>
          <w:szCs w:val="28"/>
          <w:rtl/>
        </w:rPr>
        <w:t>ی</w:t>
      </w:r>
      <w:r w:rsidRPr="00C33443">
        <w:rPr>
          <w:rFonts w:cs="B Nazanin" w:hint="eastAsia"/>
          <w:sz w:val="28"/>
          <w:szCs w:val="28"/>
          <w:rtl/>
        </w:rPr>
        <w:t>ش</w:t>
      </w:r>
      <w:r w:rsidRPr="00C33443">
        <w:rPr>
          <w:rFonts w:cs="B Nazanin"/>
          <w:sz w:val="28"/>
          <w:szCs w:val="28"/>
          <w:rtl/>
        </w:rPr>
        <w:t xml:space="preserve">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پذ</w:t>
      </w:r>
      <w:r w:rsidRPr="00C33443">
        <w:rPr>
          <w:rFonts w:cs="B Nazanin" w:hint="cs"/>
          <w:sz w:val="28"/>
          <w:szCs w:val="28"/>
          <w:rtl/>
        </w:rPr>
        <w:t>ی</w:t>
      </w:r>
      <w:r w:rsidRPr="00C33443">
        <w:rPr>
          <w:rFonts w:cs="B Nazanin" w:hint="eastAsia"/>
          <w:sz w:val="28"/>
          <w:szCs w:val="28"/>
          <w:rtl/>
        </w:rPr>
        <w:t>ر</w:t>
      </w:r>
      <w:r w:rsidRPr="00C33443">
        <w:rPr>
          <w:rFonts w:cs="B Nazanin" w:hint="cs"/>
          <w:sz w:val="28"/>
          <w:szCs w:val="28"/>
          <w:rtl/>
        </w:rPr>
        <w:t>ی</w:t>
      </w:r>
      <w:r w:rsidRPr="00C33443">
        <w:rPr>
          <w:rFonts w:cs="B Nazanin"/>
          <w:sz w:val="28"/>
          <w:szCs w:val="28"/>
          <w:rtl/>
        </w:rPr>
        <w:t xml:space="preserve"> شبکه ها</w:t>
      </w:r>
      <w:r w:rsidRPr="00C33443">
        <w:rPr>
          <w:rFonts w:cs="B Nazanin" w:hint="cs"/>
          <w:sz w:val="28"/>
          <w:szCs w:val="28"/>
          <w:rtl/>
        </w:rPr>
        <w:t>ی</w:t>
      </w:r>
      <w:r w:rsidRPr="00C33443">
        <w:rPr>
          <w:rFonts w:cs="B Nazanin"/>
          <w:sz w:val="28"/>
          <w:szCs w:val="28"/>
          <w:rtl/>
        </w:rPr>
        <w:t xml:space="preserve"> قشر هدف و بهبود علائم بال</w:t>
      </w:r>
      <w:r w:rsidRPr="00C33443">
        <w:rPr>
          <w:rFonts w:cs="B Nazanin" w:hint="cs"/>
          <w:sz w:val="28"/>
          <w:szCs w:val="28"/>
          <w:rtl/>
        </w:rPr>
        <w:t>ی</w:t>
      </w:r>
      <w:r w:rsidRPr="00C33443">
        <w:rPr>
          <w:rFonts w:cs="B Nazanin" w:hint="eastAsia"/>
          <w:sz w:val="28"/>
          <w:szCs w:val="28"/>
          <w:rtl/>
        </w:rPr>
        <w:t>ن</w:t>
      </w:r>
      <w:r w:rsidRPr="00C33443">
        <w:rPr>
          <w:rFonts w:cs="B Nazanin" w:hint="cs"/>
          <w:sz w:val="28"/>
          <w:szCs w:val="28"/>
          <w:rtl/>
        </w:rPr>
        <w:t>ی</w:t>
      </w:r>
      <w:r w:rsidRPr="00C33443">
        <w:rPr>
          <w:rFonts w:cs="B Nazanin"/>
          <w:sz w:val="28"/>
          <w:szCs w:val="28"/>
          <w:rtl/>
        </w:rPr>
        <w:t xml:space="preserve"> ناش</w:t>
      </w:r>
      <w:r w:rsidRPr="00C33443">
        <w:rPr>
          <w:rFonts w:cs="B Nazanin" w:hint="cs"/>
          <w:sz w:val="28"/>
          <w:szCs w:val="28"/>
          <w:rtl/>
        </w:rPr>
        <w:t>ی</w:t>
      </w:r>
      <w:r w:rsidRPr="00C33443">
        <w:rPr>
          <w:rFonts w:cs="B Nazanin"/>
          <w:sz w:val="28"/>
          <w:szCs w:val="28"/>
          <w:rtl/>
        </w:rPr>
        <w:t xml:space="preserve"> از از دست دادن عملکرد قشر م</w:t>
      </w:r>
      <w:r w:rsidRPr="00C33443">
        <w:rPr>
          <w:rFonts w:cs="B Nazanin" w:hint="cs"/>
          <w:sz w:val="28"/>
          <w:szCs w:val="28"/>
          <w:rtl/>
        </w:rPr>
        <w:t>ی</w:t>
      </w:r>
      <w:r w:rsidRPr="00C33443">
        <w:rPr>
          <w:rFonts w:cs="B Nazanin"/>
          <w:sz w:val="28"/>
          <w:szCs w:val="28"/>
          <w:rtl/>
        </w:rPr>
        <w:t xml:space="preserve"> شود. </w:t>
      </w:r>
      <w:r w:rsidR="00C12A42">
        <w:rPr>
          <w:rFonts w:cs="B Nazanin" w:hint="cs"/>
          <w:sz w:val="28"/>
          <w:szCs w:val="28"/>
          <w:rtl/>
        </w:rPr>
        <w:t xml:space="preserve">در </w:t>
      </w:r>
      <w:r w:rsidRPr="00C33443">
        <w:rPr>
          <w:rFonts w:cs="B Nazanin"/>
          <w:sz w:val="28"/>
          <w:szCs w:val="28"/>
          <w:rtl/>
        </w:rPr>
        <w:t>مقابل ،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کاتد</w:t>
      </w:r>
      <w:r w:rsidRPr="00C33443">
        <w:rPr>
          <w:rFonts w:cs="B Nazanin" w:hint="cs"/>
          <w:sz w:val="28"/>
          <w:szCs w:val="28"/>
          <w:rtl/>
        </w:rPr>
        <w:t>ی</w:t>
      </w:r>
      <w:r w:rsidRPr="00C33443">
        <w:rPr>
          <w:rFonts w:cs="B Nazanin"/>
          <w:sz w:val="28"/>
          <w:szCs w:val="28"/>
          <w:rtl/>
        </w:rPr>
        <w:t xml:space="preserve"> عمدتاً اثرات مهار</w:t>
      </w:r>
      <w:r w:rsidRPr="00C33443">
        <w:rPr>
          <w:rFonts w:cs="B Nazanin" w:hint="cs"/>
          <w:sz w:val="28"/>
          <w:szCs w:val="28"/>
          <w:rtl/>
        </w:rPr>
        <w:t>ی</w:t>
      </w:r>
      <w:r w:rsidRPr="00C33443">
        <w:rPr>
          <w:rFonts w:cs="B Nazanin"/>
          <w:sz w:val="28"/>
          <w:szCs w:val="28"/>
          <w:rtl/>
        </w:rPr>
        <w:t xml:space="preserve"> دارد و م</w:t>
      </w:r>
      <w:r w:rsidRPr="00C33443">
        <w:rPr>
          <w:rFonts w:cs="B Nazanin" w:hint="cs"/>
          <w:sz w:val="28"/>
          <w:szCs w:val="28"/>
          <w:rtl/>
        </w:rPr>
        <w:t>ی</w:t>
      </w:r>
      <w:r w:rsidR="00187A73">
        <w:rPr>
          <w:rFonts w:cs="B Nazanin"/>
          <w:sz w:val="28"/>
          <w:szCs w:val="28"/>
          <w:rtl/>
        </w:rPr>
        <w:softHyphen/>
      </w:r>
      <w:r w:rsidRPr="00C33443">
        <w:rPr>
          <w:rFonts w:cs="B Nazanin"/>
          <w:sz w:val="28"/>
          <w:szCs w:val="28"/>
          <w:rtl/>
        </w:rPr>
        <w:t>تواند در شرا</w:t>
      </w:r>
      <w:r w:rsidRPr="00C33443">
        <w:rPr>
          <w:rFonts w:cs="B Nazanin" w:hint="cs"/>
          <w:sz w:val="28"/>
          <w:szCs w:val="28"/>
          <w:rtl/>
        </w:rPr>
        <w:t>ی</w:t>
      </w:r>
      <w:r w:rsidRPr="00C33443">
        <w:rPr>
          <w:rFonts w:cs="B Nazanin" w:hint="eastAsia"/>
          <w:sz w:val="28"/>
          <w:szCs w:val="28"/>
          <w:rtl/>
        </w:rPr>
        <w:t>ط</w:t>
      </w:r>
      <w:r w:rsidRPr="00C33443">
        <w:rPr>
          <w:rFonts w:cs="B Nazanin"/>
          <w:sz w:val="28"/>
          <w:szCs w:val="28"/>
          <w:rtl/>
        </w:rPr>
        <w:t xml:space="preserve"> مرتبط با </w:t>
      </w:r>
      <w:r w:rsidR="00187A73" w:rsidRPr="00187A73">
        <w:rPr>
          <w:rFonts w:cs="B Nazanin"/>
          <w:sz w:val="28"/>
          <w:szCs w:val="28"/>
          <w:rtl/>
        </w:rPr>
        <w:t>تحر</w:t>
      </w:r>
      <w:r w:rsidR="00187A73" w:rsidRPr="00187A73">
        <w:rPr>
          <w:rFonts w:cs="B Nazanin" w:hint="cs"/>
          <w:sz w:val="28"/>
          <w:szCs w:val="28"/>
          <w:rtl/>
        </w:rPr>
        <w:t>ی</w:t>
      </w:r>
      <w:r w:rsidR="00187A73" w:rsidRPr="00187A73">
        <w:rPr>
          <w:rFonts w:cs="B Nazanin" w:hint="eastAsia"/>
          <w:sz w:val="28"/>
          <w:szCs w:val="28"/>
          <w:rtl/>
        </w:rPr>
        <w:t>ک</w:t>
      </w:r>
      <w:r w:rsidR="00187A73" w:rsidRPr="00187A73">
        <w:rPr>
          <w:rFonts w:cs="B Nazanin"/>
          <w:sz w:val="28"/>
          <w:szCs w:val="28"/>
          <w:rtl/>
        </w:rPr>
        <w:t xml:space="preserve"> پذ</w:t>
      </w:r>
      <w:r w:rsidR="00187A73" w:rsidRPr="00187A73">
        <w:rPr>
          <w:rFonts w:cs="B Nazanin" w:hint="cs"/>
          <w:sz w:val="28"/>
          <w:szCs w:val="28"/>
          <w:rtl/>
        </w:rPr>
        <w:t>ی</w:t>
      </w:r>
      <w:r w:rsidR="00187A73" w:rsidRPr="00187A73">
        <w:rPr>
          <w:rFonts w:cs="B Nazanin" w:hint="eastAsia"/>
          <w:sz w:val="28"/>
          <w:szCs w:val="28"/>
          <w:rtl/>
        </w:rPr>
        <w:t>ر</w:t>
      </w:r>
      <w:r w:rsidR="00187A73" w:rsidRPr="00187A73">
        <w:rPr>
          <w:rFonts w:cs="B Nazanin" w:hint="cs"/>
          <w:sz w:val="28"/>
          <w:szCs w:val="28"/>
          <w:rtl/>
        </w:rPr>
        <w:t>ی</w:t>
      </w:r>
      <w:r w:rsidR="00187A73" w:rsidRPr="00187A73">
        <w:rPr>
          <w:rFonts w:cs="B Nazanin"/>
          <w:sz w:val="28"/>
          <w:szCs w:val="28"/>
          <w:rtl/>
        </w:rPr>
        <w:t xml:space="preserve"> ب</w:t>
      </w:r>
      <w:r w:rsidR="00187A73" w:rsidRPr="00187A73">
        <w:rPr>
          <w:rFonts w:cs="B Nazanin" w:hint="cs"/>
          <w:sz w:val="28"/>
          <w:szCs w:val="28"/>
          <w:rtl/>
        </w:rPr>
        <w:t>ی</w:t>
      </w:r>
      <w:r w:rsidR="00187A73" w:rsidRPr="00187A73">
        <w:rPr>
          <w:rFonts w:cs="B Nazanin" w:hint="eastAsia"/>
          <w:sz w:val="28"/>
          <w:szCs w:val="28"/>
          <w:rtl/>
        </w:rPr>
        <w:t>ش</w:t>
      </w:r>
      <w:r w:rsidR="00187A73" w:rsidRPr="00187A73">
        <w:rPr>
          <w:rFonts w:cs="B Nazanin"/>
          <w:sz w:val="28"/>
          <w:szCs w:val="28"/>
          <w:rtl/>
        </w:rPr>
        <w:t xml:space="preserve"> از حد</w:t>
      </w:r>
      <w:r w:rsidR="00187A73">
        <w:rPr>
          <w:rStyle w:val="FootnoteReference"/>
          <w:rFonts w:cs="B Nazanin"/>
          <w:sz w:val="28"/>
          <w:szCs w:val="28"/>
          <w:rtl/>
        </w:rPr>
        <w:footnoteReference w:id="24"/>
      </w:r>
      <w:r w:rsidR="00187A73" w:rsidRPr="00187A73">
        <w:rPr>
          <w:rFonts w:cs="B Nazanin"/>
          <w:sz w:val="28"/>
          <w:szCs w:val="28"/>
          <w:rtl/>
        </w:rPr>
        <w:t xml:space="preserve"> </w:t>
      </w:r>
      <w:r w:rsidRPr="00C33443">
        <w:rPr>
          <w:rFonts w:cs="B Nazanin"/>
          <w:sz w:val="28"/>
          <w:szCs w:val="28"/>
          <w:rtl/>
        </w:rPr>
        <w:t>پاتولوژ</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مف</w:t>
      </w:r>
      <w:r w:rsidRPr="00C33443">
        <w:rPr>
          <w:rFonts w:cs="B Nazanin" w:hint="cs"/>
          <w:sz w:val="28"/>
          <w:szCs w:val="28"/>
          <w:rtl/>
        </w:rPr>
        <w:t>ی</w:t>
      </w:r>
      <w:r w:rsidRPr="00C33443">
        <w:rPr>
          <w:rFonts w:cs="B Nazanin" w:hint="eastAsia"/>
          <w:sz w:val="28"/>
          <w:szCs w:val="28"/>
          <w:rtl/>
        </w:rPr>
        <w:t>د</w:t>
      </w:r>
      <w:r w:rsidRPr="00C33443">
        <w:rPr>
          <w:rFonts w:cs="B Nazanin"/>
          <w:sz w:val="28"/>
          <w:szCs w:val="28"/>
          <w:rtl/>
        </w:rPr>
        <w:t xml:space="preserve"> باشد</w:t>
      </w:r>
      <w:commentRangeEnd w:id="250"/>
      <w:r w:rsidR="002E7100">
        <w:rPr>
          <w:rStyle w:val="CommentReference"/>
          <w:rtl/>
        </w:rPr>
        <w:commentReference w:id="250"/>
      </w:r>
      <w:r w:rsidRPr="00C33443">
        <w:rPr>
          <w:rFonts w:cs="B Nazanin" w:hint="cs"/>
          <w:sz w:val="28"/>
          <w:szCs w:val="28"/>
          <w:rtl/>
        </w:rPr>
        <w:t>.</w:t>
      </w:r>
      <w:r w:rsidRPr="00C33443">
        <w:rPr>
          <w:rFonts w:cs="B Nazanin"/>
          <w:sz w:val="28"/>
          <w:szCs w:val="28"/>
          <w:rtl/>
        </w:rPr>
        <w:t xml:space="preserve"> در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راستا ، از </w:t>
      </w:r>
      <w:r w:rsidRPr="00C33443">
        <w:rPr>
          <w:rFonts w:cs="B Nazanin"/>
          <w:sz w:val="28"/>
          <w:szCs w:val="28"/>
        </w:rPr>
        <w:t>tDCS</w:t>
      </w:r>
      <w:r w:rsidRPr="00C33443">
        <w:rPr>
          <w:rFonts w:cs="B Nazanin"/>
          <w:sz w:val="28"/>
          <w:szCs w:val="28"/>
          <w:rtl/>
        </w:rPr>
        <w:t xml:space="preserve"> کاتدال در انواع صرع به منظور کاهش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پذ</w:t>
      </w:r>
      <w:r w:rsidRPr="00C33443">
        <w:rPr>
          <w:rFonts w:cs="B Nazanin" w:hint="cs"/>
          <w:sz w:val="28"/>
          <w:szCs w:val="28"/>
          <w:rtl/>
        </w:rPr>
        <w:t>ی</w:t>
      </w:r>
      <w:r w:rsidRPr="00C33443">
        <w:rPr>
          <w:rFonts w:cs="B Nazanin" w:hint="eastAsia"/>
          <w:sz w:val="28"/>
          <w:szCs w:val="28"/>
          <w:rtl/>
        </w:rPr>
        <w:t>ر</w:t>
      </w:r>
      <w:r w:rsidRPr="00C33443">
        <w:rPr>
          <w:rFonts w:cs="B Nazanin" w:hint="cs"/>
          <w:sz w:val="28"/>
          <w:szCs w:val="28"/>
          <w:rtl/>
        </w:rPr>
        <w:t>ی</w:t>
      </w:r>
      <w:r w:rsidR="00C12A42">
        <w:rPr>
          <w:rFonts w:cs="B Nazanin"/>
          <w:sz w:val="28"/>
          <w:szCs w:val="28"/>
          <w:rtl/>
        </w:rPr>
        <w:t xml:space="preserve"> منطقه شروع تشنج و </w:t>
      </w:r>
      <w:r w:rsidRPr="00C33443">
        <w:rPr>
          <w:rFonts w:cs="B Nazanin"/>
          <w:sz w:val="28"/>
          <w:szCs w:val="28"/>
          <w:rtl/>
        </w:rPr>
        <w:t>وقوع تشنج استفاده شده است</w:t>
      </w:r>
      <w:r w:rsidRPr="00C33443">
        <w:rPr>
          <w:rFonts w:cs="B Nazanin" w:hint="cs"/>
          <w:sz w:val="28"/>
          <w:szCs w:val="28"/>
          <w:rtl/>
        </w:rPr>
        <w:t>.</w:t>
      </w:r>
      <w:r w:rsidR="001A3C5D" w:rsidRPr="00C33443">
        <w:rPr>
          <w:rFonts w:cs="B Nazanin" w:hint="cs"/>
          <w:sz w:val="28"/>
          <w:szCs w:val="28"/>
          <w:rtl/>
        </w:rPr>
        <w:t xml:space="preserve"> </w:t>
      </w:r>
      <w:r w:rsidR="001A3C5D" w:rsidRPr="00C33443">
        <w:rPr>
          <w:rFonts w:cs="B Nazanin"/>
          <w:sz w:val="28"/>
          <w:szCs w:val="28"/>
          <w:rtl/>
        </w:rPr>
        <w:t>با ا</w:t>
      </w:r>
      <w:r w:rsidR="001A3C5D" w:rsidRPr="00C33443">
        <w:rPr>
          <w:rFonts w:cs="B Nazanin" w:hint="cs"/>
          <w:sz w:val="28"/>
          <w:szCs w:val="28"/>
          <w:rtl/>
        </w:rPr>
        <w:t>ی</w:t>
      </w:r>
      <w:r w:rsidR="001A3C5D" w:rsidRPr="00C33443">
        <w:rPr>
          <w:rFonts w:cs="B Nazanin" w:hint="eastAsia"/>
          <w:sz w:val="28"/>
          <w:szCs w:val="28"/>
          <w:rtl/>
        </w:rPr>
        <w:t>ن</w:t>
      </w:r>
      <w:r w:rsidR="001A3C5D" w:rsidRPr="00C33443">
        <w:rPr>
          <w:rFonts w:cs="B Nazanin"/>
          <w:sz w:val="28"/>
          <w:szCs w:val="28"/>
          <w:rtl/>
        </w:rPr>
        <w:t xml:space="preserve"> حال ، نتا</w:t>
      </w:r>
      <w:r w:rsidR="001A3C5D" w:rsidRPr="00C33443">
        <w:rPr>
          <w:rFonts w:cs="B Nazanin" w:hint="cs"/>
          <w:sz w:val="28"/>
          <w:szCs w:val="28"/>
          <w:rtl/>
        </w:rPr>
        <w:t>ی</w:t>
      </w:r>
      <w:r w:rsidR="001A3C5D" w:rsidRPr="00C33443">
        <w:rPr>
          <w:rFonts w:cs="B Nazanin" w:hint="eastAsia"/>
          <w:sz w:val="28"/>
          <w:szCs w:val="28"/>
          <w:rtl/>
        </w:rPr>
        <w:t>ج</w:t>
      </w:r>
      <w:r w:rsidR="001A3C5D" w:rsidRPr="00C33443">
        <w:rPr>
          <w:rFonts w:cs="B Nazanin"/>
          <w:sz w:val="28"/>
          <w:szCs w:val="28"/>
          <w:rtl/>
        </w:rPr>
        <w:t xml:space="preserve"> بال</w:t>
      </w:r>
      <w:r w:rsidR="001A3C5D" w:rsidRPr="00C33443">
        <w:rPr>
          <w:rFonts w:cs="B Nazanin" w:hint="cs"/>
          <w:sz w:val="28"/>
          <w:szCs w:val="28"/>
          <w:rtl/>
        </w:rPr>
        <w:t>ی</w:t>
      </w:r>
      <w:r w:rsidR="001A3C5D" w:rsidRPr="00C33443">
        <w:rPr>
          <w:rFonts w:cs="B Nazanin" w:hint="eastAsia"/>
          <w:sz w:val="28"/>
          <w:szCs w:val="28"/>
          <w:rtl/>
        </w:rPr>
        <w:t>ن</w:t>
      </w:r>
      <w:r w:rsidR="001A3C5D" w:rsidRPr="00C33443">
        <w:rPr>
          <w:rFonts w:cs="B Nazanin" w:hint="cs"/>
          <w:sz w:val="28"/>
          <w:szCs w:val="28"/>
          <w:rtl/>
        </w:rPr>
        <w:t>ی</w:t>
      </w:r>
      <w:r w:rsidR="001A3C5D" w:rsidRPr="00C33443">
        <w:rPr>
          <w:rFonts w:cs="B Nazanin"/>
          <w:sz w:val="28"/>
          <w:szCs w:val="28"/>
          <w:rtl/>
        </w:rPr>
        <w:t xml:space="preserve"> متغ</w:t>
      </w:r>
      <w:r w:rsidR="001A3C5D" w:rsidRPr="00C33443">
        <w:rPr>
          <w:rFonts w:cs="B Nazanin" w:hint="cs"/>
          <w:sz w:val="28"/>
          <w:szCs w:val="28"/>
          <w:rtl/>
        </w:rPr>
        <w:t>ی</w:t>
      </w:r>
      <w:r w:rsidR="001A3C5D" w:rsidRPr="00C33443">
        <w:rPr>
          <w:rFonts w:cs="B Nazanin" w:hint="eastAsia"/>
          <w:sz w:val="28"/>
          <w:szCs w:val="28"/>
          <w:rtl/>
        </w:rPr>
        <w:t>ر</w:t>
      </w:r>
      <w:r w:rsidR="001A3C5D" w:rsidRPr="00C33443">
        <w:rPr>
          <w:rFonts w:cs="B Nazanin"/>
          <w:sz w:val="28"/>
          <w:szCs w:val="28"/>
          <w:rtl/>
        </w:rPr>
        <w:t xml:space="preserve"> است اما چند</w:t>
      </w:r>
      <w:r w:rsidR="001A3C5D" w:rsidRPr="00C33443">
        <w:rPr>
          <w:rFonts w:cs="B Nazanin" w:hint="cs"/>
          <w:sz w:val="28"/>
          <w:szCs w:val="28"/>
          <w:rtl/>
        </w:rPr>
        <w:t>ی</w:t>
      </w:r>
      <w:r w:rsidR="001A3C5D" w:rsidRPr="00C33443">
        <w:rPr>
          <w:rFonts w:cs="B Nazanin" w:hint="eastAsia"/>
          <w:sz w:val="28"/>
          <w:szCs w:val="28"/>
          <w:rtl/>
        </w:rPr>
        <w:t>ن</w:t>
      </w:r>
      <w:r w:rsidR="001A3C5D" w:rsidRPr="00C33443">
        <w:rPr>
          <w:rFonts w:cs="B Nazanin"/>
          <w:sz w:val="28"/>
          <w:szCs w:val="28"/>
          <w:rtl/>
        </w:rPr>
        <w:t xml:space="preserve"> مطالعه کاهش دفعات تشنج و </w:t>
      </w:r>
      <w:r w:rsidR="001A3C5D" w:rsidRPr="00C33443">
        <w:rPr>
          <w:rFonts w:cs="B Nazanin" w:hint="cs"/>
          <w:sz w:val="28"/>
          <w:szCs w:val="28"/>
          <w:rtl/>
        </w:rPr>
        <w:t>ی</w:t>
      </w:r>
      <w:r w:rsidR="001A3C5D" w:rsidRPr="00C33443">
        <w:rPr>
          <w:rFonts w:cs="B Nazanin" w:hint="eastAsia"/>
          <w:sz w:val="28"/>
          <w:szCs w:val="28"/>
          <w:rtl/>
        </w:rPr>
        <w:t>ا</w:t>
      </w:r>
      <w:r w:rsidR="001A3C5D" w:rsidRPr="00C33443">
        <w:rPr>
          <w:rFonts w:cs="B Nazanin"/>
          <w:sz w:val="28"/>
          <w:szCs w:val="28"/>
          <w:rtl/>
        </w:rPr>
        <w:t xml:space="preserve"> کاهش فعال</w:t>
      </w:r>
      <w:r w:rsidR="001A3C5D" w:rsidRPr="00C33443">
        <w:rPr>
          <w:rFonts w:cs="B Nazanin" w:hint="cs"/>
          <w:sz w:val="28"/>
          <w:szCs w:val="28"/>
          <w:rtl/>
        </w:rPr>
        <w:t>ی</w:t>
      </w:r>
      <w:r w:rsidR="001A3C5D" w:rsidRPr="00C33443">
        <w:rPr>
          <w:rFonts w:cs="B Nazanin" w:hint="eastAsia"/>
          <w:sz w:val="28"/>
          <w:szCs w:val="28"/>
          <w:rtl/>
        </w:rPr>
        <w:t>ت</w:t>
      </w:r>
      <w:r w:rsidR="001A3C5D" w:rsidRPr="00C33443">
        <w:rPr>
          <w:rFonts w:cs="B Nazanin"/>
          <w:sz w:val="28"/>
          <w:szCs w:val="28"/>
          <w:rtl/>
        </w:rPr>
        <w:t xml:space="preserve"> صرع را چه در کوتاه مدت (چند دق</w:t>
      </w:r>
      <w:r w:rsidR="001A3C5D" w:rsidRPr="00C33443">
        <w:rPr>
          <w:rFonts w:cs="B Nazanin" w:hint="cs"/>
          <w:sz w:val="28"/>
          <w:szCs w:val="28"/>
          <w:rtl/>
        </w:rPr>
        <w:t>ی</w:t>
      </w:r>
      <w:r w:rsidR="001A3C5D" w:rsidRPr="00C33443">
        <w:rPr>
          <w:rFonts w:cs="B Nazanin" w:hint="eastAsia"/>
          <w:sz w:val="28"/>
          <w:szCs w:val="28"/>
          <w:rtl/>
        </w:rPr>
        <w:t>قه</w:t>
      </w:r>
      <w:r w:rsidR="001A3C5D" w:rsidRPr="00C33443">
        <w:rPr>
          <w:rFonts w:cs="B Nazanin"/>
          <w:sz w:val="28"/>
          <w:szCs w:val="28"/>
          <w:rtl/>
        </w:rPr>
        <w:t xml:space="preserve"> تا چند ساعت پس از </w:t>
      </w:r>
      <w:r w:rsidR="001A3C5D" w:rsidRPr="00C33443">
        <w:rPr>
          <w:rFonts w:cs="B Nazanin"/>
          <w:sz w:val="28"/>
          <w:szCs w:val="28"/>
        </w:rPr>
        <w:t>tDCS</w:t>
      </w:r>
      <w:r w:rsidR="001A3C5D" w:rsidRPr="00C33443">
        <w:rPr>
          <w:rFonts w:cs="B Nazanin"/>
          <w:sz w:val="28"/>
          <w:szCs w:val="28"/>
          <w:rtl/>
        </w:rPr>
        <w:t xml:space="preserve"> کاتد</w:t>
      </w:r>
      <w:r w:rsidR="001A3C5D" w:rsidRPr="00C33443">
        <w:rPr>
          <w:rFonts w:cs="B Nazanin" w:hint="cs"/>
          <w:sz w:val="28"/>
          <w:szCs w:val="28"/>
          <w:rtl/>
        </w:rPr>
        <w:t>ی</w:t>
      </w:r>
      <w:r w:rsidR="001A3C5D" w:rsidRPr="00C33443">
        <w:rPr>
          <w:rFonts w:cs="B Nazanin"/>
          <w:sz w:val="28"/>
          <w:szCs w:val="28"/>
          <w:rtl/>
        </w:rPr>
        <w:t xml:space="preserve">) </w:t>
      </w:r>
      <w:r w:rsidR="001A3C5D" w:rsidRPr="00C33443">
        <w:rPr>
          <w:rFonts w:cs="B Nazanin" w:hint="cs"/>
          <w:sz w:val="28"/>
          <w:szCs w:val="28"/>
          <w:rtl/>
        </w:rPr>
        <w:t>ی</w:t>
      </w:r>
      <w:r w:rsidR="001A3C5D" w:rsidRPr="00C33443">
        <w:rPr>
          <w:rFonts w:cs="B Nazanin" w:hint="eastAsia"/>
          <w:sz w:val="28"/>
          <w:szCs w:val="28"/>
          <w:rtl/>
        </w:rPr>
        <w:t>ا</w:t>
      </w:r>
      <w:r w:rsidR="001A3C5D" w:rsidRPr="00C33443">
        <w:rPr>
          <w:rFonts w:cs="B Nazanin"/>
          <w:sz w:val="28"/>
          <w:szCs w:val="28"/>
          <w:rtl/>
        </w:rPr>
        <w:t xml:space="preserve"> در طولان</w:t>
      </w:r>
      <w:r w:rsidR="001A3C5D" w:rsidRPr="00C33443">
        <w:rPr>
          <w:rFonts w:cs="B Nazanin" w:hint="cs"/>
          <w:sz w:val="28"/>
          <w:szCs w:val="28"/>
          <w:rtl/>
        </w:rPr>
        <w:t>ی</w:t>
      </w:r>
      <w:r w:rsidR="001A3C5D" w:rsidRPr="00C33443">
        <w:rPr>
          <w:rFonts w:cs="B Nazanin"/>
          <w:sz w:val="28"/>
          <w:szCs w:val="28"/>
          <w:rtl/>
        </w:rPr>
        <w:t xml:space="preserve"> مدت (روزها</w:t>
      </w:r>
      <w:r w:rsidR="001A3C5D" w:rsidRPr="00C33443">
        <w:rPr>
          <w:rFonts w:cs="B Nazanin" w:hint="cs"/>
          <w:sz w:val="28"/>
          <w:szCs w:val="28"/>
          <w:rtl/>
        </w:rPr>
        <w:t>ی</w:t>
      </w:r>
      <w:r w:rsidR="001A3C5D" w:rsidRPr="00C33443">
        <w:rPr>
          <w:rFonts w:cs="B Nazanin"/>
          <w:sz w:val="28"/>
          <w:szCs w:val="28"/>
          <w:rtl/>
        </w:rPr>
        <w:t xml:space="preserve"> بعد از </w:t>
      </w:r>
      <w:r w:rsidR="001A3C5D" w:rsidRPr="00C33443">
        <w:rPr>
          <w:rFonts w:cs="B Nazanin"/>
          <w:sz w:val="28"/>
          <w:szCs w:val="28"/>
        </w:rPr>
        <w:t>tDCS</w:t>
      </w:r>
      <w:r w:rsidR="001A3C5D" w:rsidRPr="00C33443">
        <w:rPr>
          <w:rFonts w:cs="B Nazanin"/>
          <w:sz w:val="28"/>
          <w:szCs w:val="28"/>
          <w:rtl/>
        </w:rPr>
        <w:t xml:space="preserve"> کاتد</w:t>
      </w:r>
      <w:r w:rsidR="001A3C5D" w:rsidRPr="00C33443">
        <w:rPr>
          <w:rFonts w:cs="B Nazanin" w:hint="cs"/>
          <w:sz w:val="28"/>
          <w:szCs w:val="28"/>
          <w:rtl/>
        </w:rPr>
        <w:t>ی</w:t>
      </w:r>
      <w:r w:rsidR="001A3C5D" w:rsidRPr="00C33443">
        <w:rPr>
          <w:rFonts w:cs="B Nazanin"/>
          <w:sz w:val="28"/>
          <w:szCs w:val="28"/>
          <w:rtl/>
        </w:rPr>
        <w:t>) گزارش کرده اند</w:t>
      </w:r>
      <w:r w:rsidR="001A3C5D" w:rsidRPr="00C33443">
        <w:rPr>
          <w:rFonts w:cs="B Nazanin" w:hint="cs"/>
          <w:sz w:val="28"/>
          <w:szCs w:val="28"/>
          <w:rtl/>
        </w:rPr>
        <w:t>.</w:t>
      </w:r>
    </w:p>
    <w:p w14:paraId="161B2C46" w14:textId="239057D7" w:rsidR="001A3C5D" w:rsidRPr="00C33443" w:rsidRDefault="001A3C5D" w:rsidP="00316D32">
      <w:pPr>
        <w:jc w:val="both"/>
        <w:rPr>
          <w:rFonts w:cs="B Nazanin"/>
          <w:sz w:val="28"/>
          <w:szCs w:val="28"/>
          <w:rtl/>
        </w:rPr>
      </w:pPr>
      <w:r w:rsidRPr="00C33443">
        <w:rPr>
          <w:rFonts w:cs="B Nazanin"/>
          <w:sz w:val="28"/>
          <w:szCs w:val="28"/>
          <w:rtl/>
        </w:rPr>
        <w:t>شواهد</w:t>
      </w:r>
      <w:r w:rsidRPr="00C33443">
        <w:rPr>
          <w:rFonts w:cs="B Nazanin" w:hint="cs"/>
          <w:sz w:val="28"/>
          <w:szCs w:val="28"/>
          <w:rtl/>
        </w:rPr>
        <w:t xml:space="preserve"> </w:t>
      </w:r>
      <w:r w:rsidRPr="00C33443">
        <w:rPr>
          <w:rFonts w:cs="B Nazanin"/>
          <w:sz w:val="28"/>
          <w:szCs w:val="28"/>
          <w:rtl/>
        </w:rPr>
        <w:t>نشان م</w:t>
      </w:r>
      <w:r w:rsidRPr="00C33443">
        <w:rPr>
          <w:rFonts w:cs="B Nazanin" w:hint="cs"/>
          <w:sz w:val="28"/>
          <w:szCs w:val="28"/>
          <w:rtl/>
        </w:rPr>
        <w:t>ی</w:t>
      </w:r>
      <w:r w:rsidRPr="00C33443">
        <w:rPr>
          <w:rFonts w:cs="B Nazanin"/>
          <w:sz w:val="28"/>
          <w:szCs w:val="28"/>
          <w:rtl/>
        </w:rPr>
        <w:t xml:space="preserve"> دهد </w:t>
      </w:r>
      <w:r w:rsidRPr="00C33443">
        <w:rPr>
          <w:rFonts w:cs="B Nazanin" w:hint="cs"/>
          <w:sz w:val="28"/>
          <w:szCs w:val="28"/>
          <w:rtl/>
        </w:rPr>
        <w:t xml:space="preserve">که </w:t>
      </w:r>
      <w:r w:rsidRPr="00C33443">
        <w:rPr>
          <w:rFonts w:cs="B Nazanin"/>
          <w:sz w:val="28"/>
          <w:szCs w:val="28"/>
          <w:rtl/>
        </w:rPr>
        <w:t>م</w:t>
      </w:r>
      <w:r w:rsidRPr="00C33443">
        <w:rPr>
          <w:rFonts w:cs="B Nazanin" w:hint="cs"/>
          <w:sz w:val="28"/>
          <w:szCs w:val="28"/>
          <w:rtl/>
        </w:rPr>
        <w:t>ی</w:t>
      </w:r>
      <w:r w:rsidRPr="00C33443">
        <w:rPr>
          <w:rFonts w:cs="B Nazanin" w:hint="eastAsia"/>
          <w:sz w:val="28"/>
          <w:szCs w:val="28"/>
          <w:rtl/>
        </w:rPr>
        <w:t>دان</w:t>
      </w:r>
      <w:r w:rsidRPr="00C33443">
        <w:rPr>
          <w:rFonts w:cs="B Nazanin"/>
          <w:sz w:val="28"/>
          <w:szCs w:val="28"/>
          <w:rtl/>
        </w:rPr>
        <w:t xml:space="preserve"> ها</w:t>
      </w:r>
      <w:r w:rsidRPr="00C33443">
        <w:rPr>
          <w:rFonts w:cs="B Nazanin" w:hint="cs"/>
          <w:sz w:val="28"/>
          <w:szCs w:val="28"/>
          <w:rtl/>
        </w:rPr>
        <w:t>ی</w:t>
      </w:r>
      <w:r w:rsidRPr="00C33443">
        <w:rPr>
          <w:rFonts w:cs="B Nazanin"/>
          <w:sz w:val="28"/>
          <w:szCs w:val="28"/>
          <w:rtl/>
        </w:rPr>
        <w:t xml:space="preserve"> الکتر</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sz w:val="28"/>
          <w:szCs w:val="28"/>
          <w:rtl/>
        </w:rPr>
        <w:t xml:space="preserve"> ضع</w:t>
      </w:r>
      <w:r w:rsidRPr="00C33443">
        <w:rPr>
          <w:rFonts w:cs="B Nazanin" w:hint="cs"/>
          <w:sz w:val="28"/>
          <w:szCs w:val="28"/>
          <w:rtl/>
        </w:rPr>
        <w:t>ی</w:t>
      </w:r>
      <w:r w:rsidRPr="00C33443">
        <w:rPr>
          <w:rFonts w:cs="B Nazanin" w:hint="eastAsia"/>
          <w:sz w:val="28"/>
          <w:szCs w:val="28"/>
          <w:rtl/>
        </w:rPr>
        <w:t>ف</w:t>
      </w:r>
      <w:r w:rsidRPr="00C33443">
        <w:rPr>
          <w:rFonts w:cs="B Nazanin"/>
          <w:sz w:val="28"/>
          <w:szCs w:val="28"/>
          <w:rtl/>
        </w:rPr>
        <w:t xml:space="preserve"> ناش</w:t>
      </w:r>
      <w:r w:rsidRPr="00C33443">
        <w:rPr>
          <w:rFonts w:cs="B Nazanin" w:hint="cs"/>
          <w:sz w:val="28"/>
          <w:szCs w:val="28"/>
          <w:rtl/>
        </w:rPr>
        <w:t>ی</w:t>
      </w:r>
      <w:r w:rsidRPr="00C33443">
        <w:rPr>
          <w:rFonts w:cs="B Nazanin"/>
          <w:sz w:val="28"/>
          <w:szCs w:val="28"/>
          <w:rtl/>
        </w:rPr>
        <w:t xml:space="preserve"> از </w:t>
      </w:r>
      <w:r w:rsidRPr="00C33443">
        <w:rPr>
          <w:rFonts w:cs="B Nazanin"/>
          <w:sz w:val="28"/>
          <w:szCs w:val="28"/>
        </w:rPr>
        <w:t>tDCS</w:t>
      </w:r>
      <w:r w:rsidR="007474EA">
        <w:rPr>
          <w:rFonts w:cs="B Nazanin"/>
          <w:sz w:val="28"/>
          <w:szCs w:val="28"/>
          <w:rtl/>
        </w:rPr>
        <w:t xml:space="preserve"> (</w:t>
      </w:r>
      <w:r w:rsidR="00C12A42">
        <w:rPr>
          <w:rFonts w:cs="B Nazanin"/>
          <w:sz w:val="28"/>
          <w:szCs w:val="28"/>
          <w:rtl/>
        </w:rPr>
        <w:t>1 ولت بر متر ،</w:t>
      </w:r>
      <w:r w:rsidRPr="00C33443">
        <w:rPr>
          <w:rFonts w:cs="B Nazanin"/>
          <w:sz w:val="28"/>
          <w:szCs w:val="28"/>
          <w:rtl/>
        </w:rPr>
        <w:t xml:space="preserve"> ز</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آستانه) ، م</w:t>
      </w:r>
      <w:r w:rsidRPr="00C33443">
        <w:rPr>
          <w:rFonts w:cs="B Nazanin" w:hint="cs"/>
          <w:sz w:val="28"/>
          <w:szCs w:val="28"/>
          <w:rtl/>
        </w:rPr>
        <w:t>ی</w:t>
      </w:r>
      <w:r w:rsidRPr="00C33443">
        <w:rPr>
          <w:rFonts w:cs="B Nazanin"/>
          <w:sz w:val="28"/>
          <w:szCs w:val="28"/>
          <w:rtl/>
        </w:rPr>
        <w:t xml:space="preserve"> توانند عملکرد عصب</w:t>
      </w:r>
      <w:r w:rsidRPr="00C33443">
        <w:rPr>
          <w:rFonts w:cs="B Nazanin" w:hint="cs"/>
          <w:sz w:val="28"/>
          <w:szCs w:val="28"/>
          <w:rtl/>
        </w:rPr>
        <w:t>ی</w:t>
      </w:r>
      <w:r w:rsidRPr="00C33443">
        <w:rPr>
          <w:rFonts w:cs="B Nazanin"/>
          <w:sz w:val="28"/>
          <w:szCs w:val="28"/>
          <w:rtl/>
        </w:rPr>
        <w:t xml:space="preserve"> را تعد</w:t>
      </w:r>
      <w:r w:rsidRPr="00C33443">
        <w:rPr>
          <w:rFonts w:cs="B Nazanin" w:hint="cs"/>
          <w:sz w:val="28"/>
          <w:szCs w:val="28"/>
          <w:rtl/>
        </w:rPr>
        <w:t>ی</w:t>
      </w:r>
      <w:r w:rsidRPr="00C33443">
        <w:rPr>
          <w:rFonts w:cs="B Nazanin" w:hint="eastAsia"/>
          <w:sz w:val="28"/>
          <w:szCs w:val="28"/>
          <w:rtl/>
        </w:rPr>
        <w:t>ل</w:t>
      </w:r>
      <w:r w:rsidRPr="00C33443">
        <w:rPr>
          <w:rFonts w:cs="B Nazanin"/>
          <w:sz w:val="28"/>
          <w:szCs w:val="28"/>
          <w:rtl/>
        </w:rPr>
        <w:t xml:space="preserve"> کنند. تخم</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زده م</w:t>
      </w:r>
      <w:r w:rsidRPr="00C33443">
        <w:rPr>
          <w:rFonts w:cs="B Nazanin" w:hint="cs"/>
          <w:sz w:val="28"/>
          <w:szCs w:val="28"/>
          <w:rtl/>
        </w:rPr>
        <w:t>ی</w:t>
      </w:r>
      <w:r w:rsidRPr="00C33443">
        <w:rPr>
          <w:rFonts w:cs="B Nazanin"/>
          <w:sz w:val="28"/>
          <w:szCs w:val="28"/>
          <w:rtl/>
        </w:rPr>
        <w:t xml:space="preserve"> شود که </w:t>
      </w:r>
      <w:r w:rsidRPr="00C33443">
        <w:rPr>
          <w:rFonts w:cs="B Nazanin"/>
          <w:sz w:val="28"/>
          <w:szCs w:val="28"/>
        </w:rPr>
        <w:t>tDCS</w:t>
      </w:r>
      <w:r w:rsidR="00C12A42">
        <w:rPr>
          <w:rFonts w:cs="B Nazanin" w:hint="cs"/>
          <w:sz w:val="28"/>
          <w:szCs w:val="28"/>
          <w:rtl/>
        </w:rPr>
        <w:t xml:space="preserve"> </w:t>
      </w:r>
      <w:r w:rsidRPr="00C33443">
        <w:rPr>
          <w:rFonts w:cs="B Nazanin"/>
          <w:sz w:val="28"/>
          <w:szCs w:val="28"/>
          <w:rtl/>
        </w:rPr>
        <w:t>با شدت 1 م</w:t>
      </w:r>
      <w:r w:rsidRPr="00C33443">
        <w:rPr>
          <w:rFonts w:cs="B Nazanin" w:hint="cs"/>
          <w:sz w:val="28"/>
          <w:szCs w:val="28"/>
          <w:rtl/>
        </w:rPr>
        <w:t>ی</w:t>
      </w:r>
      <w:r w:rsidRPr="00C33443">
        <w:rPr>
          <w:rFonts w:cs="B Nazanin" w:hint="eastAsia"/>
          <w:sz w:val="28"/>
          <w:szCs w:val="28"/>
          <w:rtl/>
        </w:rPr>
        <w:t>ل</w:t>
      </w:r>
      <w:r w:rsidRPr="00C33443">
        <w:rPr>
          <w:rFonts w:cs="B Nazanin" w:hint="cs"/>
          <w:sz w:val="28"/>
          <w:szCs w:val="28"/>
          <w:rtl/>
        </w:rPr>
        <w:t>ی</w:t>
      </w:r>
      <w:r w:rsidRPr="00C33443">
        <w:rPr>
          <w:rFonts w:cs="B Nazanin"/>
          <w:sz w:val="28"/>
          <w:szCs w:val="28"/>
          <w:rtl/>
        </w:rPr>
        <w:t xml:space="preserve"> آمپر م</w:t>
      </w:r>
      <w:r w:rsidRPr="00C33443">
        <w:rPr>
          <w:rFonts w:cs="B Nazanin" w:hint="cs"/>
          <w:sz w:val="28"/>
          <w:szCs w:val="28"/>
          <w:rtl/>
        </w:rPr>
        <w:t>ی</w:t>
      </w:r>
      <w:r w:rsidRPr="00C33443">
        <w:rPr>
          <w:rFonts w:cs="B Nazanin" w:hint="eastAsia"/>
          <w:sz w:val="28"/>
          <w:szCs w:val="28"/>
          <w:rtl/>
        </w:rPr>
        <w:t>دان</w:t>
      </w:r>
      <w:r w:rsidRPr="00C33443">
        <w:rPr>
          <w:rFonts w:cs="B Nazanin"/>
          <w:sz w:val="28"/>
          <w:szCs w:val="28"/>
          <w:rtl/>
        </w:rPr>
        <w:t xml:space="preserve"> ها</w:t>
      </w:r>
      <w:r w:rsidRPr="00C33443">
        <w:rPr>
          <w:rFonts w:cs="B Nazanin" w:hint="cs"/>
          <w:sz w:val="28"/>
          <w:szCs w:val="28"/>
          <w:rtl/>
        </w:rPr>
        <w:t>ی</w:t>
      </w:r>
      <w:r w:rsidRPr="00C33443">
        <w:rPr>
          <w:rFonts w:cs="B Nazanin"/>
          <w:sz w:val="28"/>
          <w:szCs w:val="28"/>
          <w:rtl/>
        </w:rPr>
        <w:t xml:space="preserve"> الکتر</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sz w:val="28"/>
          <w:szCs w:val="28"/>
          <w:rtl/>
        </w:rPr>
        <w:t xml:space="preserve"> را در </w:t>
      </w:r>
      <w:r w:rsidRPr="00C33443">
        <w:rPr>
          <w:rFonts w:cs="B Nazanin" w:hint="eastAsia"/>
          <w:sz w:val="28"/>
          <w:szCs w:val="28"/>
          <w:rtl/>
        </w:rPr>
        <w:t>سطح</w:t>
      </w:r>
      <w:r w:rsidRPr="00C33443">
        <w:rPr>
          <w:rFonts w:cs="B Nazanin"/>
          <w:sz w:val="28"/>
          <w:szCs w:val="28"/>
          <w:rtl/>
        </w:rPr>
        <w:t xml:space="preserve"> نورونها</w:t>
      </w:r>
      <w:r w:rsidRPr="00C33443">
        <w:rPr>
          <w:rFonts w:cs="B Nazanin" w:hint="cs"/>
          <w:sz w:val="28"/>
          <w:szCs w:val="28"/>
          <w:rtl/>
        </w:rPr>
        <w:t>ی</w:t>
      </w:r>
      <w:r w:rsidRPr="00C33443">
        <w:rPr>
          <w:rFonts w:cs="B Nazanin"/>
          <w:sz w:val="28"/>
          <w:szCs w:val="28"/>
          <w:rtl/>
        </w:rPr>
        <w:t xml:space="preserve"> قشر مغز در محدوده </w:t>
      </w:r>
      <w:del w:id="251" w:author="Fariba" w:date="2021-02-02T18:45:00Z">
        <w:r w:rsidRPr="00C33443" w:rsidDel="00316D32">
          <w:rPr>
            <w:rFonts w:cs="B Nazanin"/>
            <w:sz w:val="28"/>
            <w:szCs w:val="28"/>
            <w:rtl/>
          </w:rPr>
          <w:delText>0.</w:delText>
        </w:r>
        <w:r w:rsidR="007474EA" w:rsidDel="00316D32">
          <w:rPr>
            <w:rFonts w:cs="B Nazanin" w:hint="cs"/>
            <w:sz w:val="28"/>
            <w:szCs w:val="28"/>
            <w:rtl/>
          </w:rPr>
          <w:delText>5</w:delText>
        </w:r>
      </w:del>
      <w:ins w:id="252" w:author="Fariba" w:date="2021-02-02T18:45:00Z">
        <w:r w:rsidR="00316D32">
          <w:rPr>
            <w:rFonts w:cs="B Nazanin" w:hint="cs"/>
            <w:sz w:val="28"/>
            <w:szCs w:val="28"/>
            <w:rtl/>
          </w:rPr>
          <w:t>5/0</w:t>
        </w:r>
      </w:ins>
      <w:r w:rsidRPr="00C33443">
        <w:rPr>
          <w:rFonts w:cs="B Nazanin"/>
          <w:sz w:val="28"/>
          <w:szCs w:val="28"/>
          <w:rtl/>
        </w:rPr>
        <w:t>-</w:t>
      </w:r>
      <w:del w:id="253" w:author="Fariba" w:date="2021-02-02T18:45:00Z">
        <w:r w:rsidRPr="00C33443" w:rsidDel="00316D32">
          <w:rPr>
            <w:rFonts w:cs="B Nazanin"/>
            <w:sz w:val="28"/>
            <w:szCs w:val="28"/>
            <w:rtl/>
          </w:rPr>
          <w:delText>0.</w:delText>
        </w:r>
        <w:r w:rsidR="007474EA" w:rsidDel="00316D32">
          <w:rPr>
            <w:rFonts w:cs="B Nazanin" w:hint="cs"/>
            <w:sz w:val="28"/>
            <w:szCs w:val="28"/>
            <w:rtl/>
          </w:rPr>
          <w:delText>2</w:delText>
        </w:r>
      </w:del>
      <w:ins w:id="254" w:author="Fariba" w:date="2021-02-02T18:45:00Z">
        <w:r w:rsidR="00316D32">
          <w:rPr>
            <w:rFonts w:cs="B Nazanin" w:hint="cs"/>
            <w:sz w:val="28"/>
            <w:szCs w:val="28"/>
            <w:rtl/>
          </w:rPr>
          <w:t>2/0</w:t>
        </w:r>
      </w:ins>
      <w:r w:rsidRPr="00C33443">
        <w:rPr>
          <w:rFonts w:cs="B Nazanin"/>
          <w:sz w:val="28"/>
          <w:szCs w:val="28"/>
          <w:rtl/>
        </w:rPr>
        <w:t xml:space="preserve"> ولت در متر تول</w:t>
      </w:r>
      <w:r w:rsidRPr="00C33443">
        <w:rPr>
          <w:rFonts w:cs="B Nazanin" w:hint="cs"/>
          <w:sz w:val="28"/>
          <w:szCs w:val="28"/>
          <w:rtl/>
        </w:rPr>
        <w:t>ی</w:t>
      </w:r>
      <w:r w:rsidRPr="00C33443">
        <w:rPr>
          <w:rFonts w:cs="B Nazanin" w:hint="eastAsia"/>
          <w:sz w:val="28"/>
          <w:szCs w:val="28"/>
          <w:rtl/>
        </w:rPr>
        <w:t>د</w:t>
      </w:r>
      <w:r w:rsidRPr="00C33443">
        <w:rPr>
          <w:rFonts w:cs="B Nazanin"/>
          <w:sz w:val="28"/>
          <w:szCs w:val="28"/>
          <w:rtl/>
        </w:rPr>
        <w:t xml:space="preserve"> م</w:t>
      </w:r>
      <w:r w:rsidRPr="00C33443">
        <w:rPr>
          <w:rFonts w:cs="B Nazanin" w:hint="cs"/>
          <w:sz w:val="28"/>
          <w:szCs w:val="28"/>
          <w:rtl/>
        </w:rPr>
        <w:t>ی</w:t>
      </w:r>
      <w:r w:rsidRPr="00C33443">
        <w:rPr>
          <w:rFonts w:cs="B Nazanin"/>
          <w:sz w:val="28"/>
          <w:szCs w:val="28"/>
          <w:rtl/>
        </w:rPr>
        <w:t xml:space="preserve"> کند. تأث</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w:t>
      </w:r>
      <w:r w:rsidRPr="00C33443">
        <w:rPr>
          <w:rFonts w:cs="B Nazanin"/>
          <w:sz w:val="28"/>
          <w:szCs w:val="28"/>
        </w:rPr>
        <w:t>tDCS</w:t>
      </w:r>
      <w:r w:rsidRPr="00C33443">
        <w:rPr>
          <w:rFonts w:cs="B Nazanin"/>
          <w:sz w:val="28"/>
          <w:szCs w:val="28"/>
          <w:rtl/>
        </w:rPr>
        <w:t xml:space="preserve"> با شدت 2 م</w:t>
      </w:r>
      <w:r w:rsidRPr="00C33443">
        <w:rPr>
          <w:rFonts w:cs="B Nazanin" w:hint="cs"/>
          <w:sz w:val="28"/>
          <w:szCs w:val="28"/>
          <w:rtl/>
        </w:rPr>
        <w:t>ی</w:t>
      </w:r>
      <w:r w:rsidRPr="00C33443">
        <w:rPr>
          <w:rFonts w:cs="B Nazanin" w:hint="eastAsia"/>
          <w:sz w:val="28"/>
          <w:szCs w:val="28"/>
          <w:rtl/>
        </w:rPr>
        <w:t>ل</w:t>
      </w:r>
      <w:r w:rsidRPr="00C33443">
        <w:rPr>
          <w:rFonts w:cs="B Nazanin" w:hint="cs"/>
          <w:sz w:val="28"/>
          <w:szCs w:val="28"/>
          <w:rtl/>
        </w:rPr>
        <w:t>ی</w:t>
      </w:r>
      <w:r w:rsidR="007474EA">
        <w:rPr>
          <w:rFonts w:cs="B Nazanin"/>
          <w:sz w:val="28"/>
          <w:szCs w:val="28"/>
          <w:rtl/>
        </w:rPr>
        <w:softHyphen/>
      </w:r>
      <w:r w:rsidRPr="00C33443">
        <w:rPr>
          <w:rFonts w:cs="B Nazanin"/>
          <w:sz w:val="28"/>
          <w:szCs w:val="28"/>
          <w:rtl/>
        </w:rPr>
        <w:t xml:space="preserve">آمپر </w:t>
      </w:r>
      <w:r w:rsidRPr="00C33443">
        <w:rPr>
          <w:rFonts w:cs="B Nazanin"/>
          <w:sz w:val="28"/>
          <w:szCs w:val="28"/>
          <w:rtl/>
        </w:rPr>
        <w:lastRenderedPageBreak/>
        <w:t>بر پتانس</w:t>
      </w:r>
      <w:r w:rsidRPr="00C33443">
        <w:rPr>
          <w:rFonts w:cs="B Nazanin" w:hint="cs"/>
          <w:sz w:val="28"/>
          <w:szCs w:val="28"/>
          <w:rtl/>
        </w:rPr>
        <w:t>ی</w:t>
      </w:r>
      <w:r w:rsidRPr="00C33443">
        <w:rPr>
          <w:rFonts w:cs="B Nazanin" w:hint="eastAsia"/>
          <w:sz w:val="28"/>
          <w:szCs w:val="28"/>
          <w:rtl/>
        </w:rPr>
        <w:t>ل</w:t>
      </w:r>
      <w:r w:rsidRPr="00C33443">
        <w:rPr>
          <w:rFonts w:cs="B Nazanin"/>
          <w:sz w:val="28"/>
          <w:szCs w:val="28"/>
          <w:rtl/>
        </w:rPr>
        <w:t xml:space="preserve"> غشا</w:t>
      </w:r>
      <w:r w:rsidRPr="00C33443">
        <w:rPr>
          <w:rFonts w:cs="B Nazanin" w:hint="cs"/>
          <w:sz w:val="28"/>
          <w:szCs w:val="28"/>
          <w:rtl/>
        </w:rPr>
        <w:t>ی</w:t>
      </w:r>
      <w:r w:rsidRPr="00C33443">
        <w:rPr>
          <w:rFonts w:cs="B Nazanin"/>
          <w:sz w:val="28"/>
          <w:szCs w:val="28"/>
          <w:rtl/>
        </w:rPr>
        <w:t xml:space="preserve"> استراحت عصب</w:t>
      </w:r>
      <w:r w:rsidRPr="00C33443">
        <w:rPr>
          <w:rFonts w:cs="B Nazanin" w:hint="cs"/>
          <w:sz w:val="28"/>
          <w:szCs w:val="28"/>
          <w:rtl/>
        </w:rPr>
        <w:t>ی</w:t>
      </w:r>
      <w:r w:rsidRPr="00C33443">
        <w:rPr>
          <w:rFonts w:cs="B Nazanin"/>
          <w:sz w:val="28"/>
          <w:szCs w:val="28"/>
          <w:rtl/>
        </w:rPr>
        <w:t xml:space="preserve"> </w:t>
      </w:r>
      <w:del w:id="255" w:author="Fariba" w:date="2021-02-02T18:45:00Z">
        <w:r w:rsidRPr="00C33443" w:rsidDel="00316D32">
          <w:rPr>
            <w:rFonts w:cs="B Nazanin"/>
            <w:sz w:val="28"/>
            <w:szCs w:val="28"/>
            <w:rtl/>
          </w:rPr>
          <w:delText>0.</w:delText>
        </w:r>
      </w:del>
      <w:ins w:id="256" w:author="Fariba" w:date="2021-02-02T18:45:00Z">
        <w:r w:rsidR="00316D32">
          <w:rPr>
            <w:rFonts w:cs="B Nazanin" w:hint="cs"/>
            <w:sz w:val="28"/>
            <w:szCs w:val="28"/>
            <w:rtl/>
          </w:rPr>
          <w:t>2/0</w:t>
        </w:r>
      </w:ins>
      <w:del w:id="257" w:author="Fariba" w:date="2021-02-02T18:45:00Z">
        <w:r w:rsidRPr="00C33443" w:rsidDel="00316D32">
          <w:rPr>
            <w:rFonts w:cs="B Nazanin"/>
            <w:sz w:val="28"/>
            <w:szCs w:val="28"/>
            <w:rtl/>
          </w:rPr>
          <w:delText>2</w:delText>
        </w:r>
      </w:del>
      <w:r w:rsidRPr="00C33443">
        <w:rPr>
          <w:rFonts w:cs="B Nazanin"/>
          <w:sz w:val="28"/>
          <w:szCs w:val="28"/>
          <w:rtl/>
        </w:rPr>
        <w:t xml:space="preserve"> م</w:t>
      </w:r>
      <w:r w:rsidRPr="00C33443">
        <w:rPr>
          <w:rFonts w:cs="B Nazanin" w:hint="cs"/>
          <w:sz w:val="28"/>
          <w:szCs w:val="28"/>
          <w:rtl/>
        </w:rPr>
        <w:t>ی</w:t>
      </w:r>
      <w:r w:rsidRPr="00C33443">
        <w:rPr>
          <w:rFonts w:cs="B Nazanin" w:hint="eastAsia"/>
          <w:sz w:val="28"/>
          <w:szCs w:val="28"/>
          <w:rtl/>
        </w:rPr>
        <w:t>ل</w:t>
      </w:r>
      <w:r w:rsidRPr="00C33443">
        <w:rPr>
          <w:rFonts w:cs="B Nazanin" w:hint="cs"/>
          <w:sz w:val="28"/>
          <w:szCs w:val="28"/>
          <w:rtl/>
        </w:rPr>
        <w:t>ی</w:t>
      </w:r>
      <w:r w:rsidRPr="00C33443">
        <w:rPr>
          <w:rFonts w:cs="B Nazanin"/>
          <w:sz w:val="28"/>
          <w:szCs w:val="28"/>
          <w:rtl/>
        </w:rPr>
        <w:t xml:space="preserve"> ولت برآورد م</w:t>
      </w:r>
      <w:r w:rsidRPr="00C33443">
        <w:rPr>
          <w:rFonts w:cs="B Nazanin" w:hint="cs"/>
          <w:sz w:val="28"/>
          <w:szCs w:val="28"/>
          <w:rtl/>
        </w:rPr>
        <w:t>ی</w:t>
      </w:r>
      <w:r w:rsidRPr="00C33443">
        <w:rPr>
          <w:rFonts w:cs="B Nazanin"/>
          <w:sz w:val="28"/>
          <w:szCs w:val="28"/>
          <w:rtl/>
        </w:rPr>
        <w:t xml:space="preserve"> شود</w:t>
      </w:r>
      <w:r w:rsidRPr="00C33443">
        <w:rPr>
          <w:rFonts w:cs="B Nazanin" w:hint="cs"/>
          <w:sz w:val="28"/>
          <w:szCs w:val="28"/>
          <w:rtl/>
        </w:rPr>
        <w:t xml:space="preserve"> .</w:t>
      </w:r>
      <w:r w:rsidRPr="00C33443">
        <w:rPr>
          <w:rFonts w:cs="B Nazanin"/>
          <w:sz w:val="28"/>
          <w:szCs w:val="28"/>
          <w:rtl/>
        </w:rPr>
        <w:t xml:space="preserve"> ا</w:t>
      </w:r>
      <w:r w:rsidRPr="00C33443">
        <w:rPr>
          <w:rFonts w:cs="B Nazanin" w:hint="cs"/>
          <w:sz w:val="28"/>
          <w:szCs w:val="28"/>
          <w:rtl/>
        </w:rPr>
        <w:t>ی</w:t>
      </w:r>
      <w:r w:rsidRPr="00C33443">
        <w:rPr>
          <w:rFonts w:cs="B Nazanin" w:hint="eastAsia"/>
          <w:sz w:val="28"/>
          <w:szCs w:val="28"/>
          <w:rtl/>
        </w:rPr>
        <w:t>ن</w:t>
      </w:r>
      <w:r w:rsidR="00C12A42">
        <w:rPr>
          <w:rFonts w:cs="B Nazanin"/>
          <w:sz w:val="28"/>
          <w:szCs w:val="28"/>
          <w:rtl/>
        </w:rPr>
        <w:t xml:space="preserve"> مقدار دپ</w:t>
      </w:r>
      <w:r w:rsidRPr="00C33443">
        <w:rPr>
          <w:rFonts w:cs="B Nazanin"/>
          <w:sz w:val="28"/>
          <w:szCs w:val="28"/>
          <w:rtl/>
        </w:rPr>
        <w:t>لار</w:t>
      </w:r>
      <w:r w:rsidRPr="00C33443">
        <w:rPr>
          <w:rFonts w:cs="B Nazanin" w:hint="cs"/>
          <w:sz w:val="28"/>
          <w:szCs w:val="28"/>
          <w:rtl/>
        </w:rPr>
        <w:t>ی</w:t>
      </w:r>
      <w:r w:rsidRPr="00C33443">
        <w:rPr>
          <w:rFonts w:cs="B Nazanin" w:hint="eastAsia"/>
          <w:sz w:val="28"/>
          <w:szCs w:val="28"/>
          <w:rtl/>
        </w:rPr>
        <w:t>زاس</w:t>
      </w:r>
      <w:r w:rsidRPr="00C33443">
        <w:rPr>
          <w:rFonts w:cs="B Nazanin" w:hint="cs"/>
          <w:sz w:val="28"/>
          <w:szCs w:val="28"/>
          <w:rtl/>
        </w:rPr>
        <w:t>ی</w:t>
      </w:r>
      <w:r w:rsidRPr="00C33443">
        <w:rPr>
          <w:rFonts w:cs="B Nazanin" w:hint="eastAsia"/>
          <w:sz w:val="28"/>
          <w:szCs w:val="28"/>
          <w:rtl/>
        </w:rPr>
        <w:t>ون</w:t>
      </w:r>
      <w:r w:rsidRPr="00C33443">
        <w:rPr>
          <w:rFonts w:cs="B Nazanin"/>
          <w:sz w:val="28"/>
          <w:szCs w:val="28"/>
          <w:rtl/>
        </w:rPr>
        <w:t xml:space="preserve"> برا</w:t>
      </w:r>
      <w:r w:rsidRPr="00C33443">
        <w:rPr>
          <w:rFonts w:cs="B Nazanin" w:hint="cs"/>
          <w:sz w:val="28"/>
          <w:szCs w:val="28"/>
          <w:rtl/>
        </w:rPr>
        <w:t>ی</w:t>
      </w:r>
      <w:r w:rsidRPr="00C33443">
        <w:rPr>
          <w:rFonts w:cs="B Nazanin"/>
          <w:sz w:val="28"/>
          <w:szCs w:val="28"/>
          <w:rtl/>
        </w:rPr>
        <w:t xml:space="preserve"> رس</w:t>
      </w:r>
      <w:r w:rsidRPr="00C33443">
        <w:rPr>
          <w:rFonts w:cs="B Nazanin" w:hint="cs"/>
          <w:sz w:val="28"/>
          <w:szCs w:val="28"/>
          <w:rtl/>
        </w:rPr>
        <w:t>ی</w:t>
      </w:r>
      <w:r w:rsidRPr="00C33443">
        <w:rPr>
          <w:rFonts w:cs="B Nazanin" w:hint="eastAsia"/>
          <w:sz w:val="28"/>
          <w:szCs w:val="28"/>
          <w:rtl/>
        </w:rPr>
        <w:t>دن</w:t>
      </w:r>
      <w:r w:rsidRPr="00C33443">
        <w:rPr>
          <w:rFonts w:cs="B Nazanin"/>
          <w:sz w:val="28"/>
          <w:szCs w:val="28"/>
          <w:rtl/>
        </w:rPr>
        <w:t xml:space="preserve"> به آستانه </w:t>
      </w:r>
      <w:r w:rsidRPr="00C33443">
        <w:rPr>
          <w:rFonts w:cs="B Nazanin"/>
          <w:sz w:val="28"/>
          <w:szCs w:val="28"/>
        </w:rPr>
        <w:t>spiking</w:t>
      </w:r>
      <w:r w:rsidRPr="00C33443">
        <w:rPr>
          <w:rFonts w:cs="B Nazanin"/>
          <w:sz w:val="28"/>
          <w:szCs w:val="28"/>
          <w:rtl/>
        </w:rPr>
        <w:t xml:space="preserve"> خ</w:t>
      </w:r>
      <w:r w:rsidRPr="00C33443">
        <w:rPr>
          <w:rFonts w:cs="B Nazanin" w:hint="cs"/>
          <w:sz w:val="28"/>
          <w:szCs w:val="28"/>
          <w:rtl/>
        </w:rPr>
        <w:t>ی</w:t>
      </w:r>
      <w:r w:rsidRPr="00C33443">
        <w:rPr>
          <w:rFonts w:cs="B Nazanin" w:hint="eastAsia"/>
          <w:sz w:val="28"/>
          <w:szCs w:val="28"/>
          <w:rtl/>
        </w:rPr>
        <w:t>ل</w:t>
      </w:r>
      <w:r w:rsidRPr="00C33443">
        <w:rPr>
          <w:rFonts w:cs="B Nazanin" w:hint="cs"/>
          <w:sz w:val="28"/>
          <w:szCs w:val="28"/>
          <w:rtl/>
        </w:rPr>
        <w:t>ی</w:t>
      </w:r>
      <w:r w:rsidRPr="00C33443">
        <w:rPr>
          <w:rFonts w:cs="B Nazanin"/>
          <w:sz w:val="28"/>
          <w:szCs w:val="28"/>
          <w:rtl/>
        </w:rPr>
        <w:t xml:space="preserve"> کوچک است. متأسفانه ، اثرات چن</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م</w:t>
      </w:r>
      <w:r w:rsidRPr="00C33443">
        <w:rPr>
          <w:rFonts w:cs="B Nazanin" w:hint="cs"/>
          <w:sz w:val="28"/>
          <w:szCs w:val="28"/>
          <w:rtl/>
        </w:rPr>
        <w:t>ی</w:t>
      </w:r>
      <w:r w:rsidRPr="00C33443">
        <w:rPr>
          <w:rFonts w:cs="B Nazanin" w:hint="eastAsia"/>
          <w:sz w:val="28"/>
          <w:szCs w:val="28"/>
          <w:rtl/>
        </w:rPr>
        <w:t>دانها</w:t>
      </w:r>
      <w:r w:rsidRPr="00C33443">
        <w:rPr>
          <w:rFonts w:cs="B Nazanin" w:hint="cs"/>
          <w:sz w:val="28"/>
          <w:szCs w:val="28"/>
          <w:rtl/>
        </w:rPr>
        <w:t>ی</w:t>
      </w:r>
      <w:r w:rsidRPr="00C33443">
        <w:rPr>
          <w:rFonts w:cs="B Nazanin"/>
          <w:sz w:val="28"/>
          <w:szCs w:val="28"/>
          <w:rtl/>
        </w:rPr>
        <w:t xml:space="preserve"> الکتر</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sz w:val="28"/>
          <w:szCs w:val="28"/>
          <w:rtl/>
        </w:rPr>
        <w:t xml:space="preserve"> ضع</w:t>
      </w:r>
      <w:r w:rsidRPr="00C33443">
        <w:rPr>
          <w:rFonts w:cs="B Nazanin" w:hint="cs"/>
          <w:sz w:val="28"/>
          <w:szCs w:val="28"/>
          <w:rtl/>
        </w:rPr>
        <w:t>ی</w:t>
      </w:r>
      <w:r w:rsidRPr="00C33443">
        <w:rPr>
          <w:rFonts w:cs="B Nazanin" w:hint="eastAsia"/>
          <w:sz w:val="28"/>
          <w:szCs w:val="28"/>
          <w:rtl/>
        </w:rPr>
        <w:t>ف</w:t>
      </w:r>
      <w:r w:rsidRPr="00C33443">
        <w:rPr>
          <w:rFonts w:cs="B Nazanin" w:hint="cs"/>
          <w:sz w:val="28"/>
          <w:szCs w:val="28"/>
          <w:rtl/>
        </w:rPr>
        <w:t>ی</w:t>
      </w:r>
      <w:r w:rsidRPr="00C33443">
        <w:rPr>
          <w:rFonts w:cs="B Nazanin"/>
          <w:sz w:val="28"/>
          <w:szCs w:val="28"/>
          <w:rtl/>
        </w:rPr>
        <w:t xml:space="preserve"> در کارها ناد</w:t>
      </w:r>
      <w:r w:rsidRPr="00C33443">
        <w:rPr>
          <w:rFonts w:cs="B Nazanin" w:hint="cs"/>
          <w:sz w:val="28"/>
          <w:szCs w:val="28"/>
          <w:rtl/>
        </w:rPr>
        <w:t>ی</w:t>
      </w:r>
      <w:r w:rsidRPr="00C33443">
        <w:rPr>
          <w:rFonts w:cs="B Nazanin" w:hint="eastAsia"/>
          <w:sz w:val="28"/>
          <w:szCs w:val="28"/>
          <w:rtl/>
        </w:rPr>
        <w:t>ده</w:t>
      </w:r>
      <w:r w:rsidRPr="00C33443">
        <w:rPr>
          <w:rFonts w:cs="B Nazanin"/>
          <w:sz w:val="28"/>
          <w:szCs w:val="28"/>
          <w:rtl/>
        </w:rPr>
        <w:t xml:space="preserve"> گرفته شده است. نتا</w:t>
      </w:r>
      <w:r w:rsidRPr="00C33443">
        <w:rPr>
          <w:rFonts w:cs="B Nazanin" w:hint="cs"/>
          <w:sz w:val="28"/>
          <w:szCs w:val="28"/>
          <w:rtl/>
        </w:rPr>
        <w:t>ی</w:t>
      </w:r>
      <w:r w:rsidRPr="00C33443">
        <w:rPr>
          <w:rFonts w:cs="B Nazanin" w:hint="eastAsia"/>
          <w:sz w:val="28"/>
          <w:szCs w:val="28"/>
          <w:rtl/>
        </w:rPr>
        <w:t>ج</w:t>
      </w:r>
      <w:r w:rsidRPr="00C33443">
        <w:rPr>
          <w:rFonts w:cs="B Nazanin"/>
          <w:sz w:val="28"/>
          <w:szCs w:val="28"/>
          <w:rtl/>
        </w:rPr>
        <w:t xml:space="preserve"> به طور متوسط  0.1</w:t>
      </w:r>
      <w:commentRangeStart w:id="258"/>
      <w:r w:rsidRPr="00C33443">
        <w:rPr>
          <w:rFonts w:cs="B Nazanin"/>
          <w:sz w:val="28"/>
          <w:szCs w:val="28"/>
          <w:rtl/>
        </w:rPr>
        <w:t>2</w:t>
      </w:r>
      <w:commentRangeEnd w:id="258"/>
      <w:r w:rsidR="00316D32">
        <w:rPr>
          <w:rStyle w:val="CommentReference"/>
          <w:rtl/>
        </w:rPr>
        <w:commentReference w:id="258"/>
      </w:r>
      <w:r w:rsidRPr="00C33443">
        <w:rPr>
          <w:rFonts w:cs="B Nazanin"/>
          <w:sz w:val="28"/>
          <w:szCs w:val="28"/>
          <w:rtl/>
        </w:rPr>
        <w:t xml:space="preserve"> م</w:t>
      </w:r>
      <w:r w:rsidRPr="00C33443">
        <w:rPr>
          <w:rFonts w:cs="B Nazanin" w:hint="cs"/>
          <w:sz w:val="28"/>
          <w:szCs w:val="28"/>
          <w:rtl/>
        </w:rPr>
        <w:t>ی</w:t>
      </w:r>
      <w:r w:rsidRPr="00C33443">
        <w:rPr>
          <w:rFonts w:cs="B Nazanin" w:hint="eastAsia"/>
          <w:sz w:val="28"/>
          <w:szCs w:val="28"/>
          <w:rtl/>
        </w:rPr>
        <w:t>ل</w:t>
      </w:r>
      <w:r w:rsidRPr="00C33443">
        <w:rPr>
          <w:rFonts w:cs="B Nazanin" w:hint="cs"/>
          <w:sz w:val="28"/>
          <w:szCs w:val="28"/>
          <w:rtl/>
        </w:rPr>
        <w:t>ی</w:t>
      </w:r>
      <w:r w:rsidR="00C12A42">
        <w:rPr>
          <w:rFonts w:cs="B Nazanin"/>
          <w:sz w:val="28"/>
          <w:szCs w:val="28"/>
          <w:rtl/>
        </w:rPr>
        <w:t xml:space="preserve"> ولت دپ</w:t>
      </w:r>
      <w:r w:rsidRPr="00C33443">
        <w:rPr>
          <w:rFonts w:cs="B Nazanin"/>
          <w:sz w:val="28"/>
          <w:szCs w:val="28"/>
          <w:rtl/>
        </w:rPr>
        <w:t>لار</w:t>
      </w:r>
      <w:r w:rsidRPr="00C33443">
        <w:rPr>
          <w:rFonts w:cs="B Nazanin" w:hint="cs"/>
          <w:sz w:val="28"/>
          <w:szCs w:val="28"/>
          <w:rtl/>
        </w:rPr>
        <w:t>ی</w:t>
      </w:r>
      <w:r w:rsidRPr="00C33443">
        <w:rPr>
          <w:rFonts w:cs="B Nazanin" w:hint="eastAsia"/>
          <w:sz w:val="28"/>
          <w:szCs w:val="28"/>
          <w:rtl/>
        </w:rPr>
        <w:t>زاس</w:t>
      </w:r>
      <w:r w:rsidRPr="00C33443">
        <w:rPr>
          <w:rFonts w:cs="B Nazanin" w:hint="cs"/>
          <w:sz w:val="28"/>
          <w:szCs w:val="28"/>
          <w:rtl/>
        </w:rPr>
        <w:t>ی</w:t>
      </w:r>
      <w:r w:rsidRPr="00C33443">
        <w:rPr>
          <w:rFonts w:cs="B Nazanin" w:hint="eastAsia"/>
          <w:sz w:val="28"/>
          <w:szCs w:val="28"/>
          <w:rtl/>
        </w:rPr>
        <w:t>ون</w:t>
      </w:r>
      <w:r w:rsidRPr="00C33443">
        <w:rPr>
          <w:rFonts w:cs="B Nazanin"/>
          <w:sz w:val="28"/>
          <w:szCs w:val="28"/>
          <w:rtl/>
        </w:rPr>
        <w:t xml:space="preserve"> سلول بدن برا</w:t>
      </w:r>
      <w:r w:rsidRPr="00C33443">
        <w:rPr>
          <w:rFonts w:cs="B Nazanin" w:hint="cs"/>
          <w:sz w:val="28"/>
          <w:szCs w:val="28"/>
          <w:rtl/>
        </w:rPr>
        <w:t>ی</w:t>
      </w:r>
      <w:r w:rsidRPr="00C33443">
        <w:rPr>
          <w:rFonts w:cs="B Nazanin"/>
          <w:sz w:val="28"/>
          <w:szCs w:val="28"/>
          <w:rtl/>
        </w:rPr>
        <w:t xml:space="preserve"> هر 1 ولت بر متر از م</w:t>
      </w:r>
      <w:r w:rsidRPr="00C33443">
        <w:rPr>
          <w:rFonts w:cs="B Nazanin" w:hint="cs"/>
          <w:sz w:val="28"/>
          <w:szCs w:val="28"/>
          <w:rtl/>
        </w:rPr>
        <w:t>ی</w:t>
      </w:r>
      <w:r w:rsidRPr="00C33443">
        <w:rPr>
          <w:rFonts w:cs="B Nazanin" w:hint="eastAsia"/>
          <w:sz w:val="28"/>
          <w:szCs w:val="28"/>
          <w:rtl/>
        </w:rPr>
        <w:t>دان</w:t>
      </w:r>
      <w:r w:rsidRPr="00C33443">
        <w:rPr>
          <w:rFonts w:cs="B Nazanin"/>
          <w:sz w:val="28"/>
          <w:szCs w:val="28"/>
          <w:rtl/>
        </w:rPr>
        <w:t xml:space="preserve"> اعمال شده را تأ</w:t>
      </w:r>
      <w:r w:rsidRPr="00C33443">
        <w:rPr>
          <w:rFonts w:cs="B Nazanin" w:hint="cs"/>
          <w:sz w:val="28"/>
          <w:szCs w:val="28"/>
          <w:rtl/>
        </w:rPr>
        <w:t>یی</w:t>
      </w:r>
      <w:r w:rsidRPr="00C33443">
        <w:rPr>
          <w:rFonts w:cs="B Nazanin" w:hint="eastAsia"/>
          <w:sz w:val="28"/>
          <w:szCs w:val="28"/>
          <w:rtl/>
        </w:rPr>
        <w:t>د</w:t>
      </w:r>
      <w:r w:rsidR="007474EA">
        <w:rPr>
          <w:rFonts w:cs="B Nazanin"/>
          <w:sz w:val="28"/>
          <w:szCs w:val="28"/>
          <w:rtl/>
        </w:rPr>
        <w:t xml:space="preserve"> کرد </w:t>
      </w:r>
      <w:r w:rsidRPr="00C33443">
        <w:rPr>
          <w:rFonts w:cs="B Nazanin"/>
          <w:sz w:val="28"/>
          <w:szCs w:val="28"/>
          <w:rtl/>
        </w:rPr>
        <w:t xml:space="preserve"> و نتا</w:t>
      </w:r>
      <w:r w:rsidRPr="00C33443">
        <w:rPr>
          <w:rFonts w:cs="B Nazanin" w:hint="cs"/>
          <w:sz w:val="28"/>
          <w:szCs w:val="28"/>
          <w:rtl/>
        </w:rPr>
        <w:t>ی</w:t>
      </w:r>
      <w:r w:rsidRPr="00C33443">
        <w:rPr>
          <w:rFonts w:cs="B Nazanin" w:hint="eastAsia"/>
          <w:sz w:val="28"/>
          <w:szCs w:val="28"/>
          <w:rtl/>
        </w:rPr>
        <w:t>ج</w:t>
      </w:r>
      <w:r w:rsidRPr="00C33443">
        <w:rPr>
          <w:rFonts w:cs="B Nazanin"/>
          <w:sz w:val="28"/>
          <w:szCs w:val="28"/>
          <w:rtl/>
        </w:rPr>
        <w:t xml:space="preserve"> شب</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ساز</w:t>
      </w:r>
      <w:r w:rsidRPr="00C33443">
        <w:rPr>
          <w:rFonts w:cs="B Nazanin" w:hint="cs"/>
          <w:sz w:val="28"/>
          <w:szCs w:val="28"/>
          <w:rtl/>
        </w:rPr>
        <w:t>ی</w:t>
      </w:r>
      <w:r w:rsidRPr="00C33443">
        <w:rPr>
          <w:rFonts w:cs="B Nazanin"/>
          <w:sz w:val="28"/>
          <w:szCs w:val="28"/>
          <w:rtl/>
        </w:rPr>
        <w:t xml:space="preserve"> شده مدولاس</w:t>
      </w:r>
      <w:r w:rsidRPr="00C33443">
        <w:rPr>
          <w:rFonts w:cs="B Nazanin" w:hint="cs"/>
          <w:sz w:val="28"/>
          <w:szCs w:val="28"/>
          <w:rtl/>
        </w:rPr>
        <w:t>ی</w:t>
      </w:r>
      <w:r w:rsidRPr="00C33443">
        <w:rPr>
          <w:rFonts w:cs="B Nazanin" w:hint="eastAsia"/>
          <w:sz w:val="28"/>
          <w:szCs w:val="28"/>
          <w:rtl/>
        </w:rPr>
        <w:t>ون،</w:t>
      </w:r>
      <w:r w:rsidRPr="00C33443">
        <w:rPr>
          <w:rFonts w:cs="B Nazanin"/>
          <w:sz w:val="28"/>
          <w:szCs w:val="28"/>
          <w:rtl/>
        </w:rPr>
        <w:t xml:space="preserve"> قطب</w:t>
      </w:r>
      <w:r w:rsidRPr="00C33443">
        <w:rPr>
          <w:rFonts w:cs="B Nazanin" w:hint="cs"/>
          <w:sz w:val="28"/>
          <w:szCs w:val="28"/>
          <w:rtl/>
        </w:rPr>
        <w:t>ی</w:t>
      </w:r>
      <w:r w:rsidRPr="00C33443">
        <w:rPr>
          <w:rFonts w:cs="B Nazanin"/>
          <w:sz w:val="28"/>
          <w:szCs w:val="28"/>
          <w:rtl/>
        </w:rPr>
        <w:t xml:space="preserve"> شدن پا</w:t>
      </w:r>
      <w:r w:rsidRPr="00C33443">
        <w:rPr>
          <w:rFonts w:cs="B Nazanin" w:hint="cs"/>
          <w:sz w:val="28"/>
          <w:szCs w:val="28"/>
          <w:rtl/>
        </w:rPr>
        <w:t>ی</w:t>
      </w:r>
      <w:r w:rsidRPr="00C33443">
        <w:rPr>
          <w:rFonts w:cs="B Nazanin" w:hint="eastAsia"/>
          <w:sz w:val="28"/>
          <w:szCs w:val="28"/>
          <w:rtl/>
        </w:rPr>
        <w:t>انه</w:t>
      </w:r>
      <w:r w:rsidRPr="00C33443">
        <w:rPr>
          <w:rFonts w:cs="B Nazanin"/>
          <w:sz w:val="28"/>
          <w:szCs w:val="28"/>
          <w:rtl/>
        </w:rPr>
        <w:t xml:space="preserve"> ها</w:t>
      </w:r>
      <w:r w:rsidRPr="00C33443">
        <w:rPr>
          <w:rFonts w:cs="B Nazanin" w:hint="cs"/>
          <w:sz w:val="28"/>
          <w:szCs w:val="28"/>
          <w:rtl/>
        </w:rPr>
        <w:t>ی</w:t>
      </w:r>
      <w:r w:rsidRPr="00C33443">
        <w:rPr>
          <w:rFonts w:cs="B Nazanin"/>
          <w:sz w:val="28"/>
          <w:szCs w:val="28"/>
          <w:rtl/>
        </w:rPr>
        <w:t xml:space="preserve"> آکسون را پ</w:t>
      </w:r>
      <w:r w:rsidRPr="00C33443">
        <w:rPr>
          <w:rFonts w:cs="B Nazanin" w:hint="cs"/>
          <w:sz w:val="28"/>
          <w:szCs w:val="28"/>
          <w:rtl/>
        </w:rPr>
        <w:t>ی</w:t>
      </w:r>
      <w:r w:rsidRPr="00C33443">
        <w:rPr>
          <w:rFonts w:cs="B Nazanin" w:hint="eastAsia"/>
          <w:sz w:val="28"/>
          <w:szCs w:val="28"/>
          <w:rtl/>
        </w:rPr>
        <w:t>ش</w:t>
      </w:r>
      <w:r w:rsidR="007474EA">
        <w:rPr>
          <w:rFonts w:cs="B Nazanin"/>
          <w:sz w:val="28"/>
          <w:szCs w:val="28"/>
          <w:rtl/>
        </w:rPr>
        <w:softHyphen/>
      </w:r>
      <w:r w:rsidRPr="00C33443">
        <w:rPr>
          <w:rFonts w:cs="B Nazanin"/>
          <w:sz w:val="28"/>
          <w:szCs w:val="28"/>
          <w:rtl/>
        </w:rPr>
        <w:t>ب</w:t>
      </w:r>
      <w:r w:rsidRPr="00C33443">
        <w:rPr>
          <w:rFonts w:cs="B Nazanin" w:hint="cs"/>
          <w:sz w:val="28"/>
          <w:szCs w:val="28"/>
          <w:rtl/>
        </w:rPr>
        <w:t>ی</w:t>
      </w:r>
      <w:r w:rsidRPr="00C33443">
        <w:rPr>
          <w:rFonts w:cs="B Nazanin" w:hint="eastAsia"/>
          <w:sz w:val="28"/>
          <w:szCs w:val="28"/>
          <w:rtl/>
        </w:rPr>
        <w:t>ن</w:t>
      </w:r>
      <w:r w:rsidRPr="00C33443">
        <w:rPr>
          <w:rFonts w:cs="B Nazanin" w:hint="cs"/>
          <w:sz w:val="28"/>
          <w:szCs w:val="28"/>
          <w:rtl/>
        </w:rPr>
        <w:t>ی</w:t>
      </w:r>
      <w:r w:rsidRPr="00C33443">
        <w:rPr>
          <w:rFonts w:cs="B Nazanin"/>
          <w:sz w:val="28"/>
          <w:szCs w:val="28"/>
          <w:rtl/>
        </w:rPr>
        <w:t xml:space="preserve"> کرد که دو سه برابر حساس تر از سوما هستند</w:t>
      </w:r>
      <w:r w:rsidRPr="00C33443">
        <w:rPr>
          <w:rFonts w:cs="B Nazanin" w:hint="cs"/>
          <w:sz w:val="28"/>
          <w:szCs w:val="28"/>
          <w:rtl/>
        </w:rPr>
        <w:t xml:space="preserve"> </w:t>
      </w:r>
      <w:r w:rsidRPr="00C33443">
        <w:rPr>
          <w:rFonts w:cs="B Nazanin"/>
          <w:sz w:val="28"/>
          <w:szCs w:val="28"/>
          <w:rtl/>
        </w:rPr>
        <w:t>. در حال</w:t>
      </w:r>
      <w:r w:rsidRPr="00C33443">
        <w:rPr>
          <w:rFonts w:cs="B Nazanin" w:hint="cs"/>
          <w:sz w:val="28"/>
          <w:szCs w:val="28"/>
          <w:rtl/>
        </w:rPr>
        <w:t>ی</w:t>
      </w:r>
      <w:r w:rsidRPr="00C33443">
        <w:rPr>
          <w:rFonts w:cs="B Nazanin"/>
          <w:sz w:val="28"/>
          <w:szCs w:val="28"/>
          <w:rtl/>
        </w:rPr>
        <w:t xml:space="preserve"> که تأث</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م</w:t>
      </w:r>
      <w:r w:rsidRPr="00C33443">
        <w:rPr>
          <w:rFonts w:cs="B Nazanin" w:hint="cs"/>
          <w:sz w:val="28"/>
          <w:szCs w:val="28"/>
          <w:rtl/>
        </w:rPr>
        <w:t>ی</w:t>
      </w:r>
      <w:r w:rsidRPr="00C33443">
        <w:rPr>
          <w:rFonts w:cs="B Nazanin" w:hint="eastAsia"/>
          <w:sz w:val="28"/>
          <w:szCs w:val="28"/>
          <w:rtl/>
        </w:rPr>
        <w:t>دانها</w:t>
      </w:r>
      <w:r w:rsidRPr="00C33443">
        <w:rPr>
          <w:rFonts w:cs="B Nazanin" w:hint="cs"/>
          <w:sz w:val="28"/>
          <w:szCs w:val="28"/>
          <w:rtl/>
        </w:rPr>
        <w:t>ی</w:t>
      </w:r>
      <w:r w:rsidRPr="00C33443">
        <w:rPr>
          <w:rFonts w:cs="B Nazanin"/>
          <w:sz w:val="28"/>
          <w:szCs w:val="28"/>
          <w:rtl/>
        </w:rPr>
        <w:t xml:space="preserve"> ال</w:t>
      </w:r>
      <w:r w:rsidRPr="00C33443">
        <w:rPr>
          <w:rFonts w:cs="B Nazanin" w:hint="eastAsia"/>
          <w:sz w:val="28"/>
          <w:szCs w:val="28"/>
          <w:rtl/>
        </w:rPr>
        <w:t>کتر</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sz w:val="28"/>
          <w:szCs w:val="28"/>
          <w:rtl/>
        </w:rPr>
        <w:t xml:space="preserve"> با چن</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بزرگ</w:t>
      </w:r>
      <w:r w:rsidRPr="00C33443">
        <w:rPr>
          <w:rFonts w:cs="B Nazanin" w:hint="cs"/>
          <w:sz w:val="28"/>
          <w:szCs w:val="28"/>
          <w:rtl/>
        </w:rPr>
        <w:t>ی</w:t>
      </w:r>
      <w:r w:rsidRPr="00C33443">
        <w:rPr>
          <w:rFonts w:cs="B Nazanin"/>
          <w:sz w:val="28"/>
          <w:szCs w:val="28"/>
          <w:rtl/>
        </w:rPr>
        <w:t xml:space="preserve"> بر فعال</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تک سلولها</w:t>
      </w:r>
      <w:r w:rsidRPr="00C33443">
        <w:rPr>
          <w:rFonts w:cs="B Nazanin" w:hint="cs"/>
          <w:sz w:val="28"/>
          <w:szCs w:val="28"/>
          <w:rtl/>
        </w:rPr>
        <w:t>ی</w:t>
      </w:r>
      <w:r w:rsidRPr="00C33443">
        <w:rPr>
          <w:rFonts w:cs="B Nazanin"/>
          <w:sz w:val="28"/>
          <w:szCs w:val="28"/>
          <w:rtl/>
        </w:rPr>
        <w:t xml:space="preserve"> عصب</w:t>
      </w:r>
      <w:r w:rsidRPr="00C33443">
        <w:rPr>
          <w:rFonts w:cs="B Nazanin" w:hint="cs"/>
          <w:sz w:val="28"/>
          <w:szCs w:val="28"/>
          <w:rtl/>
        </w:rPr>
        <w:t>ی</w:t>
      </w:r>
      <w:r w:rsidRPr="00C33443">
        <w:rPr>
          <w:rFonts w:cs="B Nazanin"/>
          <w:sz w:val="28"/>
          <w:szCs w:val="28"/>
          <w:rtl/>
        </w:rPr>
        <w:t xml:space="preserve"> تقر</w:t>
      </w:r>
      <w:r w:rsidRPr="00C33443">
        <w:rPr>
          <w:rFonts w:cs="B Nazanin" w:hint="cs"/>
          <w:sz w:val="28"/>
          <w:szCs w:val="28"/>
          <w:rtl/>
        </w:rPr>
        <w:t>ی</w:t>
      </w:r>
      <w:r w:rsidRPr="00C33443">
        <w:rPr>
          <w:rFonts w:cs="B Nazanin" w:hint="eastAsia"/>
          <w:sz w:val="28"/>
          <w:szCs w:val="28"/>
          <w:rtl/>
        </w:rPr>
        <w:t>باً</w:t>
      </w:r>
      <w:r w:rsidRPr="00C33443">
        <w:rPr>
          <w:rFonts w:cs="B Nazanin"/>
          <w:sz w:val="28"/>
          <w:szCs w:val="28"/>
          <w:rtl/>
        </w:rPr>
        <w:t xml:space="preserve"> ناچ</w:t>
      </w:r>
      <w:r w:rsidRPr="00C33443">
        <w:rPr>
          <w:rFonts w:cs="B Nazanin" w:hint="cs"/>
          <w:sz w:val="28"/>
          <w:szCs w:val="28"/>
          <w:rtl/>
        </w:rPr>
        <w:t>ی</w:t>
      </w:r>
      <w:r w:rsidRPr="00C33443">
        <w:rPr>
          <w:rFonts w:cs="B Nazanin" w:hint="eastAsia"/>
          <w:sz w:val="28"/>
          <w:szCs w:val="28"/>
          <w:rtl/>
        </w:rPr>
        <w:t>ز</w:t>
      </w:r>
      <w:r w:rsidRPr="00C33443">
        <w:rPr>
          <w:rFonts w:cs="B Nazanin"/>
          <w:sz w:val="28"/>
          <w:szCs w:val="28"/>
          <w:rtl/>
        </w:rPr>
        <w:t xml:space="preserve"> است ، ممکن است در سطح شبکه ها</w:t>
      </w:r>
      <w:r w:rsidRPr="00C33443">
        <w:rPr>
          <w:rFonts w:cs="B Nazanin" w:hint="cs"/>
          <w:sz w:val="28"/>
          <w:szCs w:val="28"/>
          <w:rtl/>
        </w:rPr>
        <w:t>ی</w:t>
      </w:r>
      <w:r w:rsidRPr="00C33443">
        <w:rPr>
          <w:rFonts w:cs="B Nazanin"/>
          <w:sz w:val="28"/>
          <w:szCs w:val="28"/>
          <w:rtl/>
        </w:rPr>
        <w:t xml:space="preserve"> عصب</w:t>
      </w:r>
      <w:r w:rsidRPr="00C33443">
        <w:rPr>
          <w:rFonts w:cs="B Nazanin" w:hint="cs"/>
          <w:sz w:val="28"/>
          <w:szCs w:val="28"/>
          <w:rtl/>
        </w:rPr>
        <w:t>ی</w:t>
      </w:r>
      <w:r w:rsidRPr="00C33443">
        <w:rPr>
          <w:rFonts w:cs="B Nazanin"/>
          <w:sz w:val="28"/>
          <w:szCs w:val="28"/>
          <w:rtl/>
        </w:rPr>
        <w:t xml:space="preserve"> محل</w:t>
      </w:r>
      <w:r w:rsidRPr="00C33443">
        <w:rPr>
          <w:rFonts w:cs="B Nazanin" w:hint="cs"/>
          <w:sz w:val="28"/>
          <w:szCs w:val="28"/>
          <w:rtl/>
        </w:rPr>
        <w:t>ی</w:t>
      </w:r>
      <w:r w:rsidRPr="00C33443">
        <w:rPr>
          <w:rFonts w:cs="B Nazanin"/>
          <w:sz w:val="28"/>
          <w:szCs w:val="28"/>
          <w:rtl/>
        </w:rPr>
        <w:t xml:space="preserve"> شامل چند</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هزار نورون ، وضع</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متفاوت باشد .</w:t>
      </w:r>
    </w:p>
    <w:p w14:paraId="2B7E3A05" w14:textId="4DEBAC5B" w:rsidR="001A3C5D" w:rsidRPr="00C33443" w:rsidRDefault="004F3CAF" w:rsidP="00316D32">
      <w:pPr>
        <w:jc w:val="both"/>
        <w:rPr>
          <w:rFonts w:cs="B Nazanin"/>
          <w:sz w:val="28"/>
          <w:szCs w:val="28"/>
          <w:rtl/>
        </w:rPr>
      </w:pPr>
      <w:r w:rsidRPr="00C33443">
        <w:rPr>
          <w:rFonts w:cs="B Nazanin" w:hint="cs"/>
          <w:sz w:val="28"/>
          <w:szCs w:val="28"/>
          <w:rtl/>
        </w:rPr>
        <w:t>در این مطالعه ی</w:t>
      </w:r>
      <w:r w:rsidRPr="00C33443">
        <w:rPr>
          <w:rFonts w:cs="B Nazanin" w:hint="eastAsia"/>
          <w:sz w:val="28"/>
          <w:szCs w:val="28"/>
          <w:rtl/>
        </w:rPr>
        <w:t>ک</w:t>
      </w:r>
      <w:r w:rsidRPr="00C33443">
        <w:rPr>
          <w:rFonts w:cs="B Nazanin"/>
          <w:sz w:val="28"/>
          <w:szCs w:val="28"/>
          <w:rtl/>
        </w:rPr>
        <w:t xml:space="preserve"> مدل محاسبات</w:t>
      </w:r>
      <w:r w:rsidRPr="00C33443">
        <w:rPr>
          <w:rFonts w:cs="B Nazanin" w:hint="cs"/>
          <w:sz w:val="28"/>
          <w:szCs w:val="28"/>
          <w:rtl/>
        </w:rPr>
        <w:t>ی</w:t>
      </w:r>
      <w:r w:rsidRPr="00C33443">
        <w:rPr>
          <w:rFonts w:cs="B Nazanin"/>
          <w:sz w:val="28"/>
          <w:szCs w:val="28"/>
          <w:rtl/>
        </w:rPr>
        <w:t xml:space="preserve"> جد</w:t>
      </w:r>
      <w:r w:rsidRPr="00C33443">
        <w:rPr>
          <w:rFonts w:cs="B Nazanin" w:hint="cs"/>
          <w:sz w:val="28"/>
          <w:szCs w:val="28"/>
          <w:rtl/>
        </w:rPr>
        <w:t>ی</w:t>
      </w:r>
      <w:r w:rsidRPr="00C33443">
        <w:rPr>
          <w:rFonts w:cs="B Nazanin" w:hint="eastAsia"/>
          <w:sz w:val="28"/>
          <w:szCs w:val="28"/>
          <w:rtl/>
        </w:rPr>
        <w:t>د</w:t>
      </w:r>
      <w:r w:rsidRPr="00C33443">
        <w:rPr>
          <w:rFonts w:cs="B Nazanin"/>
          <w:sz w:val="28"/>
          <w:szCs w:val="28"/>
          <w:rtl/>
        </w:rPr>
        <w:t xml:space="preserve"> با ترک</w:t>
      </w:r>
      <w:r w:rsidRPr="00C33443">
        <w:rPr>
          <w:rFonts w:cs="B Nazanin" w:hint="cs"/>
          <w:sz w:val="28"/>
          <w:szCs w:val="28"/>
          <w:rtl/>
        </w:rPr>
        <w:t>ی</w:t>
      </w:r>
      <w:r w:rsidRPr="00C33443">
        <w:rPr>
          <w:rFonts w:cs="B Nazanin" w:hint="eastAsia"/>
          <w:sz w:val="28"/>
          <w:szCs w:val="28"/>
          <w:rtl/>
        </w:rPr>
        <w:t>ب</w:t>
      </w:r>
      <w:r w:rsidRPr="00C33443">
        <w:rPr>
          <w:rFonts w:cs="B Nazanin"/>
          <w:sz w:val="28"/>
          <w:szCs w:val="28"/>
          <w:rtl/>
        </w:rPr>
        <w:t xml:space="preserve"> مزا</w:t>
      </w:r>
      <w:r w:rsidRPr="00C33443">
        <w:rPr>
          <w:rFonts w:cs="B Nazanin" w:hint="cs"/>
          <w:sz w:val="28"/>
          <w:szCs w:val="28"/>
          <w:rtl/>
        </w:rPr>
        <w:t>ی</w:t>
      </w:r>
      <w:r w:rsidRPr="00C33443">
        <w:rPr>
          <w:rFonts w:cs="B Nazanin" w:hint="eastAsia"/>
          <w:sz w:val="28"/>
          <w:szCs w:val="28"/>
          <w:rtl/>
        </w:rPr>
        <w:t>ا</w:t>
      </w:r>
      <w:r w:rsidRPr="00C33443">
        <w:rPr>
          <w:rFonts w:cs="B Nazanin" w:hint="cs"/>
          <w:sz w:val="28"/>
          <w:szCs w:val="28"/>
          <w:rtl/>
        </w:rPr>
        <w:t>ی</w:t>
      </w:r>
      <w:r w:rsidRPr="00C33443">
        <w:rPr>
          <w:rFonts w:cs="B Nazanin"/>
          <w:sz w:val="28"/>
          <w:szCs w:val="28"/>
          <w:rtl/>
        </w:rPr>
        <w:t xml:space="preserve"> </w:t>
      </w:r>
      <w:commentRangeStart w:id="259"/>
      <w:r w:rsidRPr="00C33443">
        <w:rPr>
          <w:rFonts w:cs="B Nazanin"/>
          <w:sz w:val="28"/>
          <w:szCs w:val="28"/>
          <w:rtl/>
        </w:rPr>
        <w:t>هر دو سطح سلول و سلولها</w:t>
      </w:r>
      <w:r w:rsidRPr="00C33443">
        <w:rPr>
          <w:rFonts w:cs="B Nazanin" w:hint="cs"/>
          <w:sz w:val="28"/>
          <w:szCs w:val="28"/>
          <w:rtl/>
        </w:rPr>
        <w:t>ی</w:t>
      </w:r>
      <w:r w:rsidRPr="00C33443">
        <w:rPr>
          <w:rFonts w:cs="B Nazanin"/>
          <w:sz w:val="28"/>
          <w:szCs w:val="28"/>
          <w:rtl/>
        </w:rPr>
        <w:t xml:space="preserve"> عصب</w:t>
      </w:r>
      <w:r w:rsidRPr="00C33443">
        <w:rPr>
          <w:rFonts w:cs="B Nazanin" w:hint="cs"/>
          <w:sz w:val="28"/>
          <w:szCs w:val="28"/>
          <w:rtl/>
        </w:rPr>
        <w:t>ی</w:t>
      </w:r>
      <w:r w:rsidRPr="00C33443">
        <w:rPr>
          <w:rFonts w:cs="B Nazanin"/>
          <w:sz w:val="28"/>
          <w:szCs w:val="28"/>
          <w:rtl/>
        </w:rPr>
        <w:t xml:space="preserve"> </w:t>
      </w:r>
      <w:commentRangeEnd w:id="259"/>
      <w:r w:rsidR="00316D32">
        <w:rPr>
          <w:rStyle w:val="CommentReference"/>
          <w:rtl/>
        </w:rPr>
        <w:commentReference w:id="259"/>
      </w:r>
      <w:r w:rsidRPr="00C33443">
        <w:rPr>
          <w:rFonts w:cs="B Nazanin"/>
          <w:sz w:val="28"/>
          <w:szCs w:val="28"/>
          <w:rtl/>
        </w:rPr>
        <w:t>ا</w:t>
      </w:r>
      <w:r w:rsidRPr="00C33443">
        <w:rPr>
          <w:rFonts w:cs="B Nazanin" w:hint="cs"/>
          <w:sz w:val="28"/>
          <w:szCs w:val="28"/>
          <w:rtl/>
        </w:rPr>
        <w:t>ی</w:t>
      </w:r>
      <w:r w:rsidRPr="00C33443">
        <w:rPr>
          <w:rFonts w:cs="B Nazanin" w:hint="eastAsia"/>
          <w:sz w:val="28"/>
          <w:szCs w:val="28"/>
          <w:rtl/>
        </w:rPr>
        <w:t>جاد</w:t>
      </w:r>
      <w:r w:rsidRPr="00C33443">
        <w:rPr>
          <w:rFonts w:cs="B Nazanin"/>
          <w:sz w:val="28"/>
          <w:szCs w:val="28"/>
          <w:rtl/>
        </w:rPr>
        <w:t xml:space="preserve"> </w:t>
      </w:r>
      <w:r w:rsidRPr="00C33443">
        <w:rPr>
          <w:rFonts w:cs="B Nazanin" w:hint="cs"/>
          <w:sz w:val="28"/>
          <w:szCs w:val="28"/>
          <w:rtl/>
        </w:rPr>
        <w:t>شد</w:t>
      </w:r>
      <w:r w:rsidRPr="00C33443">
        <w:rPr>
          <w:rFonts w:cs="B Nazanin"/>
          <w:sz w:val="28"/>
          <w:szCs w:val="28"/>
          <w:rtl/>
        </w:rPr>
        <w:t>. در واقع ، ا</w:t>
      </w:r>
      <w:r w:rsidRPr="00C33443">
        <w:rPr>
          <w:rFonts w:cs="B Nazanin" w:hint="cs"/>
          <w:sz w:val="28"/>
          <w:szCs w:val="28"/>
          <w:rtl/>
        </w:rPr>
        <w:t>ی</w:t>
      </w:r>
      <w:r w:rsidRPr="00C33443">
        <w:rPr>
          <w:rFonts w:cs="B Nazanin" w:hint="eastAsia"/>
          <w:sz w:val="28"/>
          <w:szCs w:val="28"/>
          <w:rtl/>
        </w:rPr>
        <w:t>ن</w:t>
      </w:r>
      <w:r w:rsidR="00E51E55">
        <w:rPr>
          <w:rFonts w:cs="B Nazanin"/>
          <w:sz w:val="28"/>
          <w:szCs w:val="28"/>
          <w:rtl/>
        </w:rPr>
        <w:t xml:space="preserve"> مدل</w:t>
      </w:r>
      <w:r w:rsidRPr="00C33443">
        <w:rPr>
          <w:rFonts w:cs="B Nazanin"/>
          <w:sz w:val="28"/>
          <w:szCs w:val="28"/>
          <w:rtl/>
        </w:rPr>
        <w:t xml:space="preserve"> نورونها</w:t>
      </w:r>
      <w:r w:rsidRPr="00C33443">
        <w:rPr>
          <w:rFonts w:cs="B Nazanin" w:hint="cs"/>
          <w:sz w:val="28"/>
          <w:szCs w:val="28"/>
          <w:rtl/>
        </w:rPr>
        <w:t>ی</w:t>
      </w:r>
      <w:r w:rsidRPr="00C33443">
        <w:rPr>
          <w:rFonts w:cs="B Nazanin"/>
          <w:sz w:val="28"/>
          <w:szCs w:val="28"/>
          <w:rtl/>
        </w:rPr>
        <w:t xml:space="preserve"> منفرد</w:t>
      </w:r>
      <w:r w:rsidRPr="00C33443">
        <w:rPr>
          <w:rFonts w:cs="B Nazanin" w:hint="cs"/>
          <w:sz w:val="28"/>
          <w:szCs w:val="28"/>
          <w:rtl/>
        </w:rPr>
        <w:t>ی</w:t>
      </w:r>
      <w:r w:rsidRPr="00C33443">
        <w:rPr>
          <w:rFonts w:cs="B Nazanin"/>
          <w:sz w:val="28"/>
          <w:szCs w:val="28"/>
          <w:rtl/>
        </w:rPr>
        <w:t xml:space="preserve"> را نشان م</w:t>
      </w:r>
      <w:r w:rsidRPr="00C33443">
        <w:rPr>
          <w:rFonts w:cs="B Nazanin" w:hint="cs"/>
          <w:sz w:val="28"/>
          <w:szCs w:val="28"/>
          <w:rtl/>
        </w:rPr>
        <w:t>ی</w:t>
      </w:r>
      <w:r w:rsidRPr="00C33443">
        <w:rPr>
          <w:rFonts w:cs="B Nazanin"/>
          <w:sz w:val="28"/>
          <w:szCs w:val="28"/>
          <w:rtl/>
        </w:rPr>
        <w:t xml:space="preserve"> دهد كه به طور س</w:t>
      </w:r>
      <w:r w:rsidRPr="00C33443">
        <w:rPr>
          <w:rFonts w:cs="B Nazanin" w:hint="cs"/>
          <w:sz w:val="28"/>
          <w:szCs w:val="28"/>
          <w:rtl/>
        </w:rPr>
        <w:t>ی</w:t>
      </w:r>
      <w:r w:rsidRPr="00C33443">
        <w:rPr>
          <w:rFonts w:cs="B Nazanin" w:hint="eastAsia"/>
          <w:sz w:val="28"/>
          <w:szCs w:val="28"/>
          <w:rtl/>
        </w:rPr>
        <w:t>ناپس</w:t>
      </w:r>
      <w:r w:rsidRPr="00C33443">
        <w:rPr>
          <w:rFonts w:cs="B Nazanin" w:hint="cs"/>
          <w:sz w:val="28"/>
          <w:szCs w:val="28"/>
          <w:rtl/>
        </w:rPr>
        <w:t>ی</w:t>
      </w:r>
      <w:r w:rsidRPr="00C33443">
        <w:rPr>
          <w:rFonts w:cs="B Nazanin"/>
          <w:sz w:val="28"/>
          <w:szCs w:val="28"/>
          <w:rtl/>
        </w:rPr>
        <w:t xml:space="preserve"> به هم متصل هستند.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رو</w:t>
      </w:r>
      <w:r w:rsidRPr="00C33443">
        <w:rPr>
          <w:rFonts w:cs="B Nazanin" w:hint="cs"/>
          <w:sz w:val="28"/>
          <w:szCs w:val="28"/>
          <w:rtl/>
        </w:rPr>
        <w:t>ی</w:t>
      </w:r>
      <w:r w:rsidRPr="00C33443">
        <w:rPr>
          <w:rFonts w:cs="B Nazanin" w:hint="eastAsia"/>
          <w:sz w:val="28"/>
          <w:szCs w:val="28"/>
          <w:rtl/>
        </w:rPr>
        <w:t>کرد</w:t>
      </w:r>
      <w:r w:rsidRPr="00C33443">
        <w:rPr>
          <w:rFonts w:cs="B Nazanin"/>
          <w:sz w:val="28"/>
          <w:szCs w:val="28"/>
          <w:rtl/>
        </w:rPr>
        <w:t xml:space="preserve"> با فرم کلاس</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w:t>
      </w:r>
      <w:del w:id="260" w:author="Fariba" w:date="2021-02-02T18:46:00Z">
        <w:r w:rsidRPr="00C33443" w:rsidDel="00316D32">
          <w:rPr>
            <w:rFonts w:cs="B Nazanin"/>
            <w:sz w:val="28"/>
            <w:szCs w:val="28"/>
          </w:rPr>
          <w:delText>HH</w:delText>
        </w:r>
        <w:r w:rsidRPr="00C33443" w:rsidDel="00316D32">
          <w:rPr>
            <w:rFonts w:cs="B Nazanin"/>
            <w:sz w:val="28"/>
            <w:szCs w:val="28"/>
            <w:rtl/>
          </w:rPr>
          <w:delText xml:space="preserve"> </w:delText>
        </w:r>
      </w:del>
      <w:ins w:id="261" w:author="Fariba" w:date="2021-02-02T18:46:00Z">
        <w:r w:rsidR="00316D32">
          <w:rPr>
            <w:rFonts w:cs="B Nazanin" w:hint="cs"/>
            <w:sz w:val="28"/>
            <w:szCs w:val="28"/>
            <w:rtl/>
          </w:rPr>
          <w:t>هاجکین-هاکسلی (</w:t>
        </w:r>
      </w:ins>
      <w:ins w:id="262" w:author="Fariba" w:date="2021-02-02T18:47:00Z">
        <w:r w:rsidR="00316D32">
          <w:rPr>
            <w:rFonts w:cs="B Nazanin"/>
            <w:sz w:val="28"/>
            <w:szCs w:val="28"/>
          </w:rPr>
          <w:t>HH</w:t>
        </w:r>
      </w:ins>
      <w:ins w:id="263" w:author="Fariba" w:date="2021-02-02T18:46:00Z">
        <w:r w:rsidR="00316D32">
          <w:rPr>
            <w:rFonts w:cs="B Nazanin" w:hint="cs"/>
            <w:sz w:val="28"/>
            <w:szCs w:val="28"/>
            <w:rtl/>
          </w:rPr>
          <w:t>)</w:t>
        </w:r>
        <w:r w:rsidR="00316D32" w:rsidRPr="00C33443">
          <w:rPr>
            <w:rFonts w:cs="B Nazanin"/>
            <w:sz w:val="28"/>
            <w:szCs w:val="28"/>
            <w:rtl/>
          </w:rPr>
          <w:t xml:space="preserve"> </w:t>
        </w:r>
      </w:ins>
      <w:r w:rsidRPr="00C33443">
        <w:rPr>
          <w:rFonts w:cs="B Nazanin"/>
          <w:sz w:val="28"/>
          <w:szCs w:val="28"/>
          <w:rtl/>
        </w:rPr>
        <w:t xml:space="preserve">متفاوت است </w:t>
      </w:r>
      <w:commentRangeStart w:id="264"/>
      <w:r w:rsidRPr="00C33443">
        <w:rPr>
          <w:rFonts w:cs="B Nazanin"/>
          <w:sz w:val="28"/>
          <w:szCs w:val="28"/>
          <w:rtl/>
        </w:rPr>
        <w:t>ز</w:t>
      </w:r>
      <w:r w:rsidRPr="00C33443">
        <w:rPr>
          <w:rFonts w:cs="B Nazanin" w:hint="cs"/>
          <w:sz w:val="28"/>
          <w:szCs w:val="28"/>
          <w:rtl/>
        </w:rPr>
        <w:t>ی</w:t>
      </w:r>
      <w:r w:rsidRPr="00C33443">
        <w:rPr>
          <w:rFonts w:cs="B Nazanin" w:hint="eastAsia"/>
          <w:sz w:val="28"/>
          <w:szCs w:val="28"/>
          <w:rtl/>
        </w:rPr>
        <w:t>را</w:t>
      </w:r>
      <w:r w:rsidRPr="00C33443">
        <w:rPr>
          <w:rFonts w:cs="B Nazanin"/>
          <w:sz w:val="28"/>
          <w:szCs w:val="28"/>
          <w:rtl/>
        </w:rPr>
        <w:t xml:space="preserve"> عملکردها</w:t>
      </w:r>
      <w:r w:rsidRPr="00C33443">
        <w:rPr>
          <w:rFonts w:cs="B Nazanin" w:hint="cs"/>
          <w:sz w:val="28"/>
          <w:szCs w:val="28"/>
          <w:rtl/>
        </w:rPr>
        <w:t>ی</w:t>
      </w:r>
      <w:r w:rsidRPr="00C33443">
        <w:rPr>
          <w:rFonts w:cs="B Nazanin"/>
          <w:sz w:val="28"/>
          <w:szCs w:val="28"/>
          <w:rtl/>
        </w:rPr>
        <w:t xml:space="preserve"> ور</w:t>
      </w:r>
      <w:r w:rsidRPr="00C33443">
        <w:rPr>
          <w:rFonts w:cs="B Nazanin" w:hint="eastAsia"/>
          <w:sz w:val="28"/>
          <w:szCs w:val="28"/>
          <w:rtl/>
        </w:rPr>
        <w:t>ود</w:t>
      </w:r>
      <w:r w:rsidRPr="00C33443">
        <w:rPr>
          <w:rFonts w:cs="B Nazanin" w:hint="cs"/>
          <w:sz w:val="28"/>
          <w:szCs w:val="28"/>
          <w:rtl/>
        </w:rPr>
        <w:t>ی</w:t>
      </w:r>
      <w:r w:rsidRPr="00C33443">
        <w:rPr>
          <w:rFonts w:cs="B Nazanin"/>
          <w:sz w:val="28"/>
          <w:szCs w:val="28"/>
          <w:rtl/>
        </w:rPr>
        <w:t xml:space="preserve"> </w:t>
      </w:r>
      <w:r w:rsidR="007474EA">
        <w:rPr>
          <w:rFonts w:cs="B Nazanin" w:hint="cs"/>
          <w:sz w:val="28"/>
          <w:szCs w:val="28"/>
          <w:rtl/>
        </w:rPr>
        <w:t>و</w:t>
      </w:r>
      <w:r w:rsidRPr="00C33443">
        <w:rPr>
          <w:rFonts w:cs="B Nazanin"/>
          <w:sz w:val="28"/>
          <w:szCs w:val="28"/>
          <w:rtl/>
        </w:rPr>
        <w:t xml:space="preserve"> خروج</w:t>
      </w:r>
      <w:r w:rsidRPr="00C33443">
        <w:rPr>
          <w:rFonts w:cs="B Nazanin" w:hint="cs"/>
          <w:sz w:val="28"/>
          <w:szCs w:val="28"/>
          <w:rtl/>
        </w:rPr>
        <w:t>ی</w:t>
      </w:r>
      <w:r w:rsidRPr="00C33443">
        <w:rPr>
          <w:rFonts w:cs="B Nazanin"/>
          <w:sz w:val="28"/>
          <w:szCs w:val="28"/>
          <w:rtl/>
        </w:rPr>
        <w:t xml:space="preserve"> سلولها</w:t>
      </w:r>
      <w:r w:rsidRPr="00C33443">
        <w:rPr>
          <w:rFonts w:cs="B Nazanin" w:hint="cs"/>
          <w:sz w:val="28"/>
          <w:szCs w:val="28"/>
          <w:rtl/>
        </w:rPr>
        <w:t>ی</w:t>
      </w:r>
      <w:r w:rsidRPr="00C33443">
        <w:rPr>
          <w:rFonts w:cs="B Nazanin"/>
          <w:sz w:val="28"/>
          <w:szCs w:val="28"/>
          <w:rtl/>
        </w:rPr>
        <w:t xml:space="preserve"> عصب</w:t>
      </w:r>
      <w:r w:rsidRPr="00C33443">
        <w:rPr>
          <w:rFonts w:cs="B Nazanin" w:hint="cs"/>
          <w:sz w:val="28"/>
          <w:szCs w:val="28"/>
          <w:rtl/>
        </w:rPr>
        <w:t>ی</w:t>
      </w:r>
      <w:r w:rsidRPr="00C33443">
        <w:rPr>
          <w:rFonts w:cs="B Nazanin"/>
          <w:sz w:val="28"/>
          <w:szCs w:val="28"/>
          <w:rtl/>
        </w:rPr>
        <w:t xml:space="preserve"> مبتن</w:t>
      </w:r>
      <w:r w:rsidRPr="00C33443">
        <w:rPr>
          <w:rFonts w:cs="B Nazanin" w:hint="cs"/>
          <w:sz w:val="28"/>
          <w:szCs w:val="28"/>
          <w:rtl/>
        </w:rPr>
        <w:t>ی</w:t>
      </w:r>
      <w:r w:rsidRPr="00C33443">
        <w:rPr>
          <w:rFonts w:cs="B Nazanin"/>
          <w:sz w:val="28"/>
          <w:szCs w:val="28"/>
          <w:rtl/>
        </w:rPr>
        <w:t xml:space="preserve"> بر ف</w:t>
      </w:r>
      <w:r w:rsidRPr="00C33443">
        <w:rPr>
          <w:rFonts w:cs="B Nazanin" w:hint="cs"/>
          <w:sz w:val="28"/>
          <w:szCs w:val="28"/>
          <w:rtl/>
        </w:rPr>
        <w:t>ی</w:t>
      </w:r>
      <w:r w:rsidRPr="00C33443">
        <w:rPr>
          <w:rFonts w:cs="B Nazanin" w:hint="eastAsia"/>
          <w:sz w:val="28"/>
          <w:szCs w:val="28"/>
          <w:rtl/>
        </w:rPr>
        <w:t>ز</w:t>
      </w:r>
      <w:r w:rsidRPr="00C33443">
        <w:rPr>
          <w:rFonts w:cs="B Nazanin" w:hint="cs"/>
          <w:sz w:val="28"/>
          <w:szCs w:val="28"/>
          <w:rtl/>
        </w:rPr>
        <w:t>ی</w:t>
      </w:r>
      <w:r w:rsidRPr="00C33443">
        <w:rPr>
          <w:rFonts w:cs="B Nazanin" w:hint="eastAsia"/>
          <w:sz w:val="28"/>
          <w:szCs w:val="28"/>
          <w:rtl/>
        </w:rPr>
        <w:t>ولوژ</w:t>
      </w:r>
      <w:r w:rsidRPr="00C33443">
        <w:rPr>
          <w:rFonts w:cs="B Nazanin" w:hint="cs"/>
          <w:sz w:val="28"/>
          <w:szCs w:val="28"/>
          <w:rtl/>
        </w:rPr>
        <w:t>ی</w:t>
      </w:r>
      <w:r w:rsidRPr="00C33443">
        <w:rPr>
          <w:rFonts w:cs="B Nazanin"/>
          <w:sz w:val="28"/>
          <w:szCs w:val="28"/>
          <w:rtl/>
        </w:rPr>
        <w:t xml:space="preserve"> را به جا</w:t>
      </w:r>
      <w:r w:rsidRPr="00C33443">
        <w:rPr>
          <w:rFonts w:cs="B Nazanin" w:hint="cs"/>
          <w:sz w:val="28"/>
          <w:szCs w:val="28"/>
          <w:rtl/>
        </w:rPr>
        <w:t>ی</w:t>
      </w:r>
      <w:r w:rsidRPr="00C33443">
        <w:rPr>
          <w:rFonts w:cs="B Nazanin"/>
          <w:sz w:val="28"/>
          <w:szCs w:val="28"/>
          <w:rtl/>
        </w:rPr>
        <w:t xml:space="preserve"> جر</w:t>
      </w:r>
      <w:r w:rsidRPr="00C33443">
        <w:rPr>
          <w:rFonts w:cs="B Nazanin" w:hint="cs"/>
          <w:sz w:val="28"/>
          <w:szCs w:val="28"/>
          <w:rtl/>
        </w:rPr>
        <w:t>ی</w:t>
      </w:r>
      <w:r w:rsidRPr="00C33443">
        <w:rPr>
          <w:rFonts w:cs="B Nazanin" w:hint="eastAsia"/>
          <w:sz w:val="28"/>
          <w:szCs w:val="28"/>
          <w:rtl/>
        </w:rPr>
        <w:t>انها</w:t>
      </w:r>
      <w:r w:rsidRPr="00C33443">
        <w:rPr>
          <w:rFonts w:cs="B Nazanin" w:hint="cs"/>
          <w:sz w:val="28"/>
          <w:szCs w:val="28"/>
          <w:rtl/>
        </w:rPr>
        <w:t>ی</w:t>
      </w:r>
      <w:r w:rsidRPr="00C33443">
        <w:rPr>
          <w:rFonts w:cs="B Nazanin"/>
          <w:sz w:val="28"/>
          <w:szCs w:val="28"/>
          <w:rtl/>
        </w:rPr>
        <w:t xml:space="preserve"> </w:t>
      </w:r>
      <w:r w:rsidRPr="00C33443">
        <w:rPr>
          <w:rFonts w:cs="B Nazanin" w:hint="cs"/>
          <w:sz w:val="28"/>
          <w:szCs w:val="28"/>
          <w:rtl/>
        </w:rPr>
        <w:t>ی</w:t>
      </w:r>
      <w:r w:rsidRPr="00C33443">
        <w:rPr>
          <w:rFonts w:cs="B Nazanin" w:hint="eastAsia"/>
          <w:sz w:val="28"/>
          <w:szCs w:val="28"/>
          <w:rtl/>
        </w:rPr>
        <w:t>ون</w:t>
      </w:r>
      <w:r w:rsidRPr="00C33443">
        <w:rPr>
          <w:rFonts w:cs="B Nazanin" w:hint="cs"/>
          <w:sz w:val="28"/>
          <w:szCs w:val="28"/>
          <w:rtl/>
        </w:rPr>
        <w:t>ی</w:t>
      </w:r>
      <w:r w:rsidRPr="00C33443">
        <w:rPr>
          <w:rFonts w:cs="B Nazanin"/>
          <w:sz w:val="28"/>
          <w:szCs w:val="28"/>
          <w:rtl/>
        </w:rPr>
        <w:t xml:space="preserve"> غشا</w:t>
      </w:r>
      <w:r w:rsidRPr="00C33443">
        <w:rPr>
          <w:rFonts w:cs="B Nazanin" w:hint="cs"/>
          <w:sz w:val="28"/>
          <w:szCs w:val="28"/>
          <w:rtl/>
        </w:rPr>
        <w:t>یی</w:t>
      </w:r>
      <w:ins w:id="265" w:author="Fariba" w:date="2021-02-02T18:47:00Z">
        <w:r w:rsidR="00316D32">
          <w:rPr>
            <w:rFonts w:cs="B Nazanin" w:hint="cs"/>
            <w:sz w:val="28"/>
            <w:szCs w:val="28"/>
            <w:rtl/>
          </w:rPr>
          <w:t>،</w:t>
        </w:r>
      </w:ins>
      <w:r w:rsidRPr="00C33443">
        <w:rPr>
          <w:rFonts w:cs="B Nazanin"/>
          <w:sz w:val="28"/>
          <w:szCs w:val="28"/>
          <w:rtl/>
        </w:rPr>
        <w:t xml:space="preserve"> کنترل شده توسط کانالها</w:t>
      </w:r>
      <w:r w:rsidRPr="00C33443">
        <w:rPr>
          <w:rFonts w:cs="B Nazanin" w:hint="cs"/>
          <w:sz w:val="28"/>
          <w:szCs w:val="28"/>
          <w:rtl/>
        </w:rPr>
        <w:t>ی</w:t>
      </w:r>
      <w:r w:rsidRPr="00C33443">
        <w:rPr>
          <w:rFonts w:cs="B Nazanin"/>
          <w:sz w:val="28"/>
          <w:szCs w:val="28"/>
          <w:rtl/>
        </w:rPr>
        <w:t xml:space="preserve"> ولتاژدار اجرا م</w:t>
      </w:r>
      <w:r w:rsidRPr="00C33443">
        <w:rPr>
          <w:rFonts w:cs="B Nazanin" w:hint="cs"/>
          <w:sz w:val="28"/>
          <w:szCs w:val="28"/>
          <w:rtl/>
        </w:rPr>
        <w:t>ی</w:t>
      </w:r>
      <w:r w:rsidRPr="00C33443">
        <w:rPr>
          <w:rFonts w:cs="B Nazanin"/>
          <w:sz w:val="28"/>
          <w:szCs w:val="28"/>
          <w:rtl/>
        </w:rPr>
        <w:t xml:space="preserve"> کند. </w:t>
      </w:r>
      <w:commentRangeEnd w:id="264"/>
      <w:r w:rsidR="00316D32">
        <w:rPr>
          <w:rStyle w:val="CommentReference"/>
          <w:rtl/>
        </w:rPr>
        <w:commentReference w:id="264"/>
      </w:r>
      <w:r w:rsidRPr="00C33443">
        <w:rPr>
          <w:rFonts w:cs="B Nazanin"/>
          <w:sz w:val="28"/>
          <w:szCs w:val="28"/>
          <w:rtl/>
        </w:rPr>
        <w:t>شا</w:t>
      </w:r>
      <w:r w:rsidRPr="00C33443">
        <w:rPr>
          <w:rFonts w:cs="B Nazanin" w:hint="cs"/>
          <w:sz w:val="28"/>
          <w:szCs w:val="28"/>
          <w:rtl/>
        </w:rPr>
        <w:t>ی</w:t>
      </w:r>
      <w:r w:rsidRPr="00C33443">
        <w:rPr>
          <w:rFonts w:cs="B Nazanin" w:hint="eastAsia"/>
          <w:sz w:val="28"/>
          <w:szCs w:val="28"/>
          <w:rtl/>
        </w:rPr>
        <w:t>ان</w:t>
      </w:r>
      <w:r w:rsidRPr="00C33443">
        <w:rPr>
          <w:rFonts w:cs="B Nazanin"/>
          <w:sz w:val="28"/>
          <w:szCs w:val="28"/>
          <w:rtl/>
        </w:rPr>
        <w:t xml:space="preserve"> ذکر است که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مدل، قوان</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اساس</w:t>
      </w:r>
      <w:r w:rsidRPr="00C33443">
        <w:rPr>
          <w:rFonts w:cs="B Nazanin" w:hint="cs"/>
          <w:sz w:val="28"/>
          <w:szCs w:val="28"/>
          <w:rtl/>
        </w:rPr>
        <w:t>ی</w:t>
      </w:r>
      <w:r w:rsidRPr="00C33443">
        <w:rPr>
          <w:rFonts w:cs="B Nazanin"/>
          <w:sz w:val="28"/>
          <w:szCs w:val="28"/>
          <w:rtl/>
        </w:rPr>
        <w:t xml:space="preserve"> انعطاف پذ</w:t>
      </w:r>
      <w:r w:rsidRPr="00C33443">
        <w:rPr>
          <w:rFonts w:cs="B Nazanin" w:hint="cs"/>
          <w:sz w:val="28"/>
          <w:szCs w:val="28"/>
          <w:rtl/>
        </w:rPr>
        <w:t>ی</w:t>
      </w:r>
      <w:r w:rsidRPr="00C33443">
        <w:rPr>
          <w:rFonts w:cs="B Nazanin" w:hint="eastAsia"/>
          <w:sz w:val="28"/>
          <w:szCs w:val="28"/>
          <w:rtl/>
        </w:rPr>
        <w:t>ر</w:t>
      </w:r>
      <w:r w:rsidRPr="00C33443">
        <w:rPr>
          <w:rFonts w:cs="B Nazanin" w:hint="cs"/>
          <w:sz w:val="28"/>
          <w:szCs w:val="28"/>
          <w:rtl/>
        </w:rPr>
        <w:t>ی</w:t>
      </w:r>
      <w:ins w:id="266" w:author="Fariba" w:date="2021-02-02T18:48:00Z">
        <w:r w:rsidR="00316D32">
          <w:rPr>
            <w:rFonts w:cs="B Nazanin" w:hint="cs"/>
            <w:sz w:val="28"/>
            <w:szCs w:val="28"/>
            <w:rtl/>
          </w:rPr>
          <w:t xml:space="preserve"> (پلاستیسیتی)</w:t>
        </w:r>
      </w:ins>
      <w:r w:rsidRPr="00C33443">
        <w:rPr>
          <w:rFonts w:cs="B Nazanin"/>
          <w:sz w:val="28"/>
          <w:szCs w:val="28"/>
          <w:rtl/>
        </w:rPr>
        <w:t xml:space="preserve"> س</w:t>
      </w:r>
      <w:r w:rsidRPr="00C33443">
        <w:rPr>
          <w:rFonts w:cs="B Nazanin" w:hint="cs"/>
          <w:sz w:val="28"/>
          <w:szCs w:val="28"/>
          <w:rtl/>
        </w:rPr>
        <w:t>ی</w:t>
      </w:r>
      <w:r w:rsidRPr="00C33443">
        <w:rPr>
          <w:rFonts w:cs="B Nazanin" w:hint="eastAsia"/>
          <w:sz w:val="28"/>
          <w:szCs w:val="28"/>
          <w:rtl/>
        </w:rPr>
        <w:t>ناپس</w:t>
      </w:r>
      <w:r w:rsidRPr="00C33443">
        <w:rPr>
          <w:rFonts w:cs="B Nazanin" w:hint="cs"/>
          <w:sz w:val="28"/>
          <w:szCs w:val="28"/>
          <w:rtl/>
        </w:rPr>
        <w:t>ی</w:t>
      </w:r>
      <w:r w:rsidRPr="00C33443">
        <w:rPr>
          <w:rFonts w:cs="B Nazanin"/>
          <w:sz w:val="28"/>
          <w:szCs w:val="28"/>
          <w:rtl/>
        </w:rPr>
        <w:t xml:space="preserve"> و اثرات </w:t>
      </w:r>
      <w:r w:rsidRPr="00C33443">
        <w:rPr>
          <w:rFonts w:cs="B Nazanin"/>
          <w:sz w:val="28"/>
          <w:szCs w:val="28"/>
        </w:rPr>
        <w:t>tDCS</w:t>
      </w:r>
      <w:r w:rsidRPr="00C33443">
        <w:rPr>
          <w:rFonts w:cs="B Nazanin"/>
          <w:sz w:val="28"/>
          <w:szCs w:val="28"/>
          <w:rtl/>
        </w:rPr>
        <w:t xml:space="preserve"> را در سطح هزاران نورون فرد</w:t>
      </w:r>
      <w:r w:rsidRPr="00C33443">
        <w:rPr>
          <w:rFonts w:cs="B Nazanin" w:hint="cs"/>
          <w:sz w:val="28"/>
          <w:szCs w:val="28"/>
          <w:rtl/>
        </w:rPr>
        <w:t>ی</w:t>
      </w:r>
      <w:r w:rsidRPr="00C33443">
        <w:rPr>
          <w:rFonts w:cs="B Nazanin"/>
          <w:sz w:val="28"/>
          <w:szCs w:val="28"/>
          <w:rtl/>
        </w:rPr>
        <w:t xml:space="preserve"> مربوط به ف</w:t>
      </w:r>
      <w:r w:rsidRPr="00C33443">
        <w:rPr>
          <w:rFonts w:cs="B Nazanin" w:hint="cs"/>
          <w:sz w:val="28"/>
          <w:szCs w:val="28"/>
          <w:rtl/>
        </w:rPr>
        <w:t>ی</w:t>
      </w:r>
      <w:r w:rsidRPr="00C33443">
        <w:rPr>
          <w:rFonts w:cs="B Nazanin" w:hint="eastAsia"/>
          <w:sz w:val="28"/>
          <w:szCs w:val="28"/>
          <w:rtl/>
        </w:rPr>
        <w:t>ز</w:t>
      </w:r>
      <w:r w:rsidRPr="00C33443">
        <w:rPr>
          <w:rFonts w:cs="B Nazanin" w:hint="cs"/>
          <w:sz w:val="28"/>
          <w:szCs w:val="28"/>
          <w:rtl/>
        </w:rPr>
        <w:t>ی</w:t>
      </w:r>
      <w:r w:rsidRPr="00C33443">
        <w:rPr>
          <w:rFonts w:cs="B Nazanin" w:hint="eastAsia"/>
          <w:sz w:val="28"/>
          <w:szCs w:val="28"/>
          <w:rtl/>
        </w:rPr>
        <w:t>ولوژ</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متصل به س</w:t>
      </w:r>
      <w:r w:rsidRPr="00C33443">
        <w:rPr>
          <w:rFonts w:cs="B Nazanin" w:hint="cs"/>
          <w:sz w:val="28"/>
          <w:szCs w:val="28"/>
          <w:rtl/>
        </w:rPr>
        <w:t>ی</w:t>
      </w:r>
      <w:r w:rsidRPr="00C33443">
        <w:rPr>
          <w:rFonts w:cs="B Nazanin" w:hint="eastAsia"/>
          <w:sz w:val="28"/>
          <w:szCs w:val="28"/>
          <w:rtl/>
        </w:rPr>
        <w:t>ناپس</w:t>
      </w:r>
      <w:r w:rsidRPr="00C33443">
        <w:rPr>
          <w:rFonts w:cs="B Nazanin" w:hint="cs"/>
          <w:sz w:val="28"/>
          <w:szCs w:val="28"/>
          <w:rtl/>
        </w:rPr>
        <w:t>ی</w:t>
      </w:r>
      <w:r w:rsidRPr="00C33443">
        <w:rPr>
          <w:rFonts w:cs="B Nazanin"/>
          <w:sz w:val="28"/>
          <w:szCs w:val="28"/>
          <w:rtl/>
        </w:rPr>
        <w:t xml:space="preserve"> ارائه م</w:t>
      </w:r>
      <w:r w:rsidRPr="00C33443">
        <w:rPr>
          <w:rFonts w:cs="B Nazanin" w:hint="cs"/>
          <w:sz w:val="28"/>
          <w:szCs w:val="28"/>
          <w:rtl/>
        </w:rPr>
        <w:t>ی</w:t>
      </w:r>
      <w:r w:rsidRPr="00C33443">
        <w:rPr>
          <w:rFonts w:cs="B Nazanin"/>
          <w:sz w:val="28"/>
          <w:szCs w:val="28"/>
          <w:rtl/>
        </w:rPr>
        <w:t xml:space="preserve"> دهد. به دنبال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روش ،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بخش قشر مغز شب</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ساز</w:t>
      </w:r>
      <w:r w:rsidRPr="00C33443">
        <w:rPr>
          <w:rFonts w:cs="B Nazanin" w:hint="cs"/>
          <w:sz w:val="28"/>
          <w:szCs w:val="28"/>
          <w:rtl/>
        </w:rPr>
        <w:t>ی</w:t>
      </w:r>
      <w:r w:rsidRPr="00C33443">
        <w:rPr>
          <w:rFonts w:cs="B Nazanin"/>
          <w:sz w:val="28"/>
          <w:szCs w:val="28"/>
          <w:rtl/>
        </w:rPr>
        <w:t xml:space="preserve"> </w:t>
      </w:r>
      <w:r w:rsidRPr="00C33443">
        <w:rPr>
          <w:rFonts w:cs="B Nazanin" w:hint="cs"/>
          <w:sz w:val="28"/>
          <w:szCs w:val="28"/>
          <w:rtl/>
        </w:rPr>
        <w:t>شد</w:t>
      </w:r>
      <w:r w:rsidRPr="00C33443">
        <w:rPr>
          <w:rFonts w:cs="B Nazanin"/>
          <w:sz w:val="28"/>
          <w:szCs w:val="28"/>
          <w:rtl/>
        </w:rPr>
        <w:t xml:space="preserve"> که قادر به تول</w:t>
      </w:r>
      <w:r w:rsidRPr="00C33443">
        <w:rPr>
          <w:rFonts w:cs="B Nazanin" w:hint="cs"/>
          <w:sz w:val="28"/>
          <w:szCs w:val="28"/>
          <w:rtl/>
        </w:rPr>
        <w:t>ی</w:t>
      </w:r>
      <w:r w:rsidRPr="00C33443">
        <w:rPr>
          <w:rFonts w:cs="B Nazanin" w:hint="eastAsia"/>
          <w:sz w:val="28"/>
          <w:szCs w:val="28"/>
          <w:rtl/>
        </w:rPr>
        <w:t>د</w:t>
      </w:r>
      <w:r w:rsidRPr="00C33443">
        <w:rPr>
          <w:rFonts w:cs="B Nazanin"/>
          <w:sz w:val="28"/>
          <w:szCs w:val="28"/>
          <w:rtl/>
        </w:rPr>
        <w:t xml:space="preserve">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وضع</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پاتولوژ</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w:t>
      </w:r>
      <w:r w:rsidR="007474EA" w:rsidRPr="007474EA">
        <w:rPr>
          <w:rFonts w:cs="B Nazanin"/>
          <w:sz w:val="28"/>
          <w:szCs w:val="28"/>
          <w:rtl/>
        </w:rPr>
        <w:t>تحر</w:t>
      </w:r>
      <w:r w:rsidR="007474EA" w:rsidRPr="007474EA">
        <w:rPr>
          <w:rFonts w:cs="B Nazanin" w:hint="cs"/>
          <w:sz w:val="28"/>
          <w:szCs w:val="28"/>
          <w:rtl/>
        </w:rPr>
        <w:t>ی</w:t>
      </w:r>
      <w:r w:rsidR="007474EA" w:rsidRPr="007474EA">
        <w:rPr>
          <w:rFonts w:cs="B Nazanin" w:hint="eastAsia"/>
          <w:sz w:val="28"/>
          <w:szCs w:val="28"/>
          <w:rtl/>
        </w:rPr>
        <w:t>ک</w:t>
      </w:r>
      <w:r w:rsidR="007474EA" w:rsidRPr="007474EA">
        <w:rPr>
          <w:rFonts w:cs="B Nazanin"/>
          <w:sz w:val="28"/>
          <w:szCs w:val="28"/>
          <w:rtl/>
        </w:rPr>
        <w:t xml:space="preserve"> پذ</w:t>
      </w:r>
      <w:r w:rsidR="007474EA" w:rsidRPr="007474EA">
        <w:rPr>
          <w:rFonts w:cs="B Nazanin" w:hint="cs"/>
          <w:sz w:val="28"/>
          <w:szCs w:val="28"/>
          <w:rtl/>
        </w:rPr>
        <w:t>ی</w:t>
      </w:r>
      <w:r w:rsidR="007474EA" w:rsidRPr="007474EA">
        <w:rPr>
          <w:rFonts w:cs="B Nazanin" w:hint="eastAsia"/>
          <w:sz w:val="28"/>
          <w:szCs w:val="28"/>
          <w:rtl/>
        </w:rPr>
        <w:t>ر</w:t>
      </w:r>
      <w:r w:rsidR="007474EA" w:rsidRPr="007474EA">
        <w:rPr>
          <w:rFonts w:cs="B Nazanin" w:hint="cs"/>
          <w:sz w:val="28"/>
          <w:szCs w:val="28"/>
          <w:rtl/>
        </w:rPr>
        <w:t>ی</w:t>
      </w:r>
      <w:r w:rsidR="007474EA" w:rsidRPr="007474EA">
        <w:rPr>
          <w:rFonts w:cs="B Nazanin"/>
          <w:sz w:val="28"/>
          <w:szCs w:val="28"/>
          <w:rtl/>
        </w:rPr>
        <w:t xml:space="preserve"> ب</w:t>
      </w:r>
      <w:r w:rsidR="007474EA" w:rsidRPr="007474EA">
        <w:rPr>
          <w:rFonts w:cs="B Nazanin" w:hint="cs"/>
          <w:sz w:val="28"/>
          <w:szCs w:val="28"/>
          <w:rtl/>
        </w:rPr>
        <w:t>ی</w:t>
      </w:r>
      <w:r w:rsidR="007474EA" w:rsidRPr="007474EA">
        <w:rPr>
          <w:rFonts w:cs="B Nazanin" w:hint="eastAsia"/>
          <w:sz w:val="28"/>
          <w:szCs w:val="28"/>
          <w:rtl/>
        </w:rPr>
        <w:t>ش</w:t>
      </w:r>
      <w:r w:rsidR="007474EA" w:rsidRPr="007474EA">
        <w:rPr>
          <w:rFonts w:cs="B Nazanin"/>
          <w:sz w:val="28"/>
          <w:szCs w:val="28"/>
          <w:rtl/>
        </w:rPr>
        <w:t xml:space="preserve"> از حد</w:t>
      </w:r>
      <w:r w:rsidRPr="00C33443">
        <w:rPr>
          <w:rFonts w:cs="B Nazanin"/>
          <w:sz w:val="28"/>
          <w:szCs w:val="28"/>
          <w:rtl/>
        </w:rPr>
        <w:t xml:space="preserve"> است و باعث افزا</w:t>
      </w:r>
      <w:r w:rsidRPr="00C33443">
        <w:rPr>
          <w:rFonts w:cs="B Nazanin" w:hint="cs"/>
          <w:sz w:val="28"/>
          <w:szCs w:val="28"/>
          <w:rtl/>
        </w:rPr>
        <w:t>ی</w:t>
      </w:r>
      <w:r w:rsidRPr="00C33443">
        <w:rPr>
          <w:rFonts w:cs="B Nazanin" w:hint="eastAsia"/>
          <w:sz w:val="28"/>
          <w:szCs w:val="28"/>
          <w:rtl/>
        </w:rPr>
        <w:t>ش</w:t>
      </w:r>
      <w:r w:rsidRPr="00C33443">
        <w:rPr>
          <w:rFonts w:cs="B Nazanin"/>
          <w:sz w:val="28"/>
          <w:szCs w:val="28"/>
          <w:rtl/>
        </w:rPr>
        <w:t xml:space="preserve"> همزمان ساز</w:t>
      </w:r>
      <w:r w:rsidRPr="00C33443">
        <w:rPr>
          <w:rFonts w:cs="B Nazanin" w:hint="cs"/>
          <w:sz w:val="28"/>
          <w:szCs w:val="28"/>
          <w:rtl/>
        </w:rPr>
        <w:t>ی</w:t>
      </w:r>
      <w:r w:rsidRPr="00C33443">
        <w:rPr>
          <w:rFonts w:cs="B Nazanin"/>
          <w:sz w:val="28"/>
          <w:szCs w:val="28"/>
          <w:rtl/>
        </w:rPr>
        <w:t xml:space="preserve"> در ب</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سلول ها</w:t>
      </w:r>
      <w:r w:rsidRPr="00C33443">
        <w:rPr>
          <w:rFonts w:cs="B Nazanin" w:hint="cs"/>
          <w:sz w:val="28"/>
          <w:szCs w:val="28"/>
          <w:rtl/>
        </w:rPr>
        <w:t>ی</w:t>
      </w:r>
      <w:r w:rsidRPr="00C33443">
        <w:rPr>
          <w:rFonts w:cs="B Nazanin"/>
          <w:sz w:val="28"/>
          <w:szCs w:val="28"/>
          <w:rtl/>
        </w:rPr>
        <w:t xml:space="preserve"> عصب</w:t>
      </w:r>
      <w:r w:rsidRPr="00C33443">
        <w:rPr>
          <w:rFonts w:cs="B Nazanin" w:hint="cs"/>
          <w:sz w:val="28"/>
          <w:szCs w:val="28"/>
          <w:rtl/>
        </w:rPr>
        <w:t>ی</w:t>
      </w:r>
      <w:r w:rsidRPr="00C33443">
        <w:rPr>
          <w:rFonts w:cs="B Nazanin"/>
          <w:sz w:val="28"/>
          <w:szCs w:val="28"/>
          <w:rtl/>
        </w:rPr>
        <w:t xml:space="preserve"> و در نها</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 </w:t>
      </w:r>
      <w:r w:rsidRPr="00C33443">
        <w:rPr>
          <w:rFonts w:cs="B Nazanin"/>
          <w:sz w:val="28"/>
          <w:szCs w:val="28"/>
        </w:rPr>
        <w:t>spike</w:t>
      </w:r>
      <w:r w:rsidRPr="00C33443">
        <w:rPr>
          <w:rFonts w:cs="B Nazanin"/>
          <w:sz w:val="28"/>
          <w:szCs w:val="28"/>
          <w:rtl/>
        </w:rPr>
        <w:t xml:space="preserve"> ها</w:t>
      </w:r>
      <w:r w:rsidRPr="00C33443">
        <w:rPr>
          <w:rFonts w:cs="B Nazanin" w:hint="cs"/>
          <w:sz w:val="28"/>
          <w:szCs w:val="28"/>
          <w:rtl/>
        </w:rPr>
        <w:t>ی</w:t>
      </w:r>
      <w:r w:rsidRPr="00C33443">
        <w:rPr>
          <w:rFonts w:cs="B Nazanin"/>
          <w:sz w:val="28"/>
          <w:szCs w:val="28"/>
          <w:rtl/>
        </w:rPr>
        <w:t xml:space="preserve"> صرع</w:t>
      </w:r>
      <w:r w:rsidRPr="00C33443">
        <w:rPr>
          <w:rFonts w:cs="B Nazanin" w:hint="cs"/>
          <w:sz w:val="28"/>
          <w:szCs w:val="28"/>
          <w:rtl/>
        </w:rPr>
        <w:t>ی</w:t>
      </w:r>
      <w:r w:rsidRPr="00C33443">
        <w:rPr>
          <w:rFonts w:cs="B Nazanin"/>
          <w:sz w:val="28"/>
          <w:szCs w:val="28"/>
          <w:rtl/>
        </w:rPr>
        <w:t xml:space="preserve"> م</w:t>
      </w:r>
      <w:r w:rsidRPr="00C33443">
        <w:rPr>
          <w:rFonts w:cs="B Nazanin" w:hint="cs"/>
          <w:sz w:val="28"/>
          <w:szCs w:val="28"/>
          <w:rtl/>
        </w:rPr>
        <w:t>ی</w:t>
      </w:r>
      <w:r w:rsidRPr="00C33443">
        <w:rPr>
          <w:rFonts w:cs="B Nazanin"/>
          <w:sz w:val="28"/>
          <w:szCs w:val="28"/>
          <w:rtl/>
        </w:rPr>
        <w:t xml:space="preserve"> شود. از شب</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ساز</w:t>
      </w:r>
      <w:r w:rsidRPr="00C33443">
        <w:rPr>
          <w:rFonts w:cs="B Nazanin" w:hint="cs"/>
          <w:sz w:val="28"/>
          <w:szCs w:val="28"/>
          <w:rtl/>
        </w:rPr>
        <w:t>ی</w:t>
      </w:r>
      <w:r w:rsidRPr="00C33443">
        <w:rPr>
          <w:rFonts w:cs="B Nazanin"/>
          <w:sz w:val="28"/>
          <w:szCs w:val="28"/>
          <w:rtl/>
        </w:rPr>
        <w:t xml:space="preserve"> </w:t>
      </w:r>
      <w:r w:rsidRPr="00C33443">
        <w:rPr>
          <w:rFonts w:cs="B Nazanin"/>
          <w:sz w:val="28"/>
          <w:szCs w:val="28"/>
        </w:rPr>
        <w:t>tDCS</w:t>
      </w:r>
      <w:r w:rsidRPr="00C33443">
        <w:rPr>
          <w:rFonts w:cs="B Nazanin"/>
          <w:sz w:val="28"/>
          <w:szCs w:val="28"/>
          <w:rtl/>
        </w:rPr>
        <w:t xml:space="preserve"> اعمال شده در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شبکه، م</w:t>
      </w:r>
      <w:r w:rsidRPr="00C33443">
        <w:rPr>
          <w:rFonts w:cs="B Nazanin" w:hint="cs"/>
          <w:sz w:val="28"/>
          <w:szCs w:val="28"/>
          <w:rtl/>
        </w:rPr>
        <w:t>ی</w:t>
      </w:r>
      <w:r w:rsidRPr="00C33443">
        <w:rPr>
          <w:rFonts w:cs="B Nazanin"/>
          <w:sz w:val="28"/>
          <w:szCs w:val="28"/>
          <w:rtl/>
        </w:rPr>
        <w:t xml:space="preserve"> توان ب</w:t>
      </w:r>
      <w:r w:rsidRPr="00C33443">
        <w:rPr>
          <w:rFonts w:cs="B Nazanin" w:hint="cs"/>
          <w:sz w:val="28"/>
          <w:szCs w:val="28"/>
          <w:rtl/>
        </w:rPr>
        <w:t>ی</w:t>
      </w:r>
      <w:r w:rsidRPr="00C33443">
        <w:rPr>
          <w:rFonts w:cs="B Nazanin" w:hint="eastAsia"/>
          <w:sz w:val="28"/>
          <w:szCs w:val="28"/>
          <w:rtl/>
        </w:rPr>
        <w:t>نش</w:t>
      </w:r>
      <w:r w:rsidRPr="00C33443">
        <w:rPr>
          <w:rFonts w:cs="B Nazanin" w:hint="cs"/>
          <w:sz w:val="28"/>
          <w:szCs w:val="28"/>
          <w:rtl/>
        </w:rPr>
        <w:t>ی</w:t>
      </w:r>
      <w:r w:rsidRPr="00C33443">
        <w:rPr>
          <w:rFonts w:cs="B Nazanin"/>
          <w:sz w:val="28"/>
          <w:szCs w:val="28"/>
          <w:rtl/>
        </w:rPr>
        <w:t xml:space="preserve"> در مورد </w:t>
      </w:r>
      <w:r w:rsidR="006931EE">
        <w:rPr>
          <w:rFonts w:cs="B Nazanin"/>
          <w:sz w:val="28"/>
          <w:szCs w:val="28"/>
          <w:rtl/>
        </w:rPr>
        <w:t xml:space="preserve">اثرات </w:t>
      </w:r>
      <w:r w:rsidR="006931EE">
        <w:rPr>
          <w:rFonts w:cs="B Nazanin" w:hint="cs"/>
          <w:sz w:val="28"/>
          <w:szCs w:val="28"/>
          <w:rtl/>
        </w:rPr>
        <w:t>فوری</w:t>
      </w:r>
      <w:r w:rsidRPr="00C33443">
        <w:rPr>
          <w:rFonts w:cs="B Nazanin"/>
          <w:sz w:val="28"/>
          <w:szCs w:val="28"/>
          <w:rtl/>
        </w:rPr>
        <w:t xml:space="preserve"> و طولان</w:t>
      </w:r>
      <w:r w:rsidRPr="00C33443">
        <w:rPr>
          <w:rFonts w:cs="B Nazanin" w:hint="cs"/>
          <w:sz w:val="28"/>
          <w:szCs w:val="28"/>
          <w:rtl/>
        </w:rPr>
        <w:t>ی</w:t>
      </w:r>
      <w:r w:rsidRPr="00C33443">
        <w:rPr>
          <w:rFonts w:cs="B Nazanin"/>
          <w:sz w:val="28"/>
          <w:szCs w:val="28"/>
          <w:rtl/>
        </w:rPr>
        <w:t xml:space="preserve"> مدت </w:t>
      </w:r>
      <w:r w:rsidRPr="00C33443">
        <w:rPr>
          <w:rFonts w:cs="B Nazanin"/>
          <w:sz w:val="28"/>
          <w:szCs w:val="28"/>
        </w:rPr>
        <w:t>tDCS</w:t>
      </w:r>
      <w:r w:rsidRPr="00C33443">
        <w:rPr>
          <w:rFonts w:cs="B Nazanin"/>
          <w:sz w:val="28"/>
          <w:szCs w:val="28"/>
          <w:rtl/>
        </w:rPr>
        <w:t xml:space="preserve"> بر رو</w:t>
      </w:r>
      <w:r w:rsidRPr="00C33443">
        <w:rPr>
          <w:rFonts w:cs="B Nazanin" w:hint="cs"/>
          <w:sz w:val="28"/>
          <w:szCs w:val="28"/>
          <w:rtl/>
        </w:rPr>
        <w:t>ی</w:t>
      </w:r>
      <w:r w:rsidRPr="00C33443">
        <w:rPr>
          <w:rFonts w:cs="B Nazanin"/>
          <w:sz w:val="28"/>
          <w:szCs w:val="28"/>
          <w:rtl/>
        </w:rPr>
        <w:t xml:space="preserve"> سلولها</w:t>
      </w:r>
      <w:r w:rsidRPr="00C33443">
        <w:rPr>
          <w:rFonts w:cs="B Nazanin" w:hint="cs"/>
          <w:sz w:val="28"/>
          <w:szCs w:val="28"/>
          <w:rtl/>
        </w:rPr>
        <w:t>ی</w:t>
      </w:r>
      <w:r w:rsidRPr="00C33443">
        <w:rPr>
          <w:rFonts w:cs="B Nazanin"/>
          <w:sz w:val="28"/>
          <w:szCs w:val="28"/>
          <w:rtl/>
        </w:rPr>
        <w:t xml:space="preserve"> عصب</w:t>
      </w:r>
      <w:r w:rsidRPr="00C33443">
        <w:rPr>
          <w:rFonts w:cs="B Nazanin" w:hint="cs"/>
          <w:sz w:val="28"/>
          <w:szCs w:val="28"/>
          <w:rtl/>
        </w:rPr>
        <w:t>ی</w:t>
      </w:r>
      <w:r w:rsidRPr="00C33443">
        <w:rPr>
          <w:rFonts w:cs="B Nazanin"/>
          <w:sz w:val="28"/>
          <w:szCs w:val="28"/>
          <w:rtl/>
        </w:rPr>
        <w:t xml:space="preserve"> و به طور کل</w:t>
      </w:r>
      <w:r w:rsidRPr="00C33443">
        <w:rPr>
          <w:rFonts w:cs="B Nazanin" w:hint="cs"/>
          <w:sz w:val="28"/>
          <w:szCs w:val="28"/>
          <w:rtl/>
        </w:rPr>
        <w:t>ی</w:t>
      </w:r>
      <w:r w:rsidRPr="00C33443">
        <w:rPr>
          <w:rFonts w:cs="B Nazanin"/>
          <w:sz w:val="28"/>
          <w:szCs w:val="28"/>
          <w:rtl/>
        </w:rPr>
        <w:t xml:space="preserve"> شبکه عصب</w:t>
      </w:r>
      <w:r w:rsidRPr="00C33443">
        <w:rPr>
          <w:rFonts w:cs="B Nazanin" w:hint="cs"/>
          <w:sz w:val="28"/>
          <w:szCs w:val="28"/>
          <w:rtl/>
        </w:rPr>
        <w:t>ی</w:t>
      </w:r>
      <w:r w:rsidRPr="00C33443">
        <w:rPr>
          <w:rFonts w:cs="B Nazanin"/>
          <w:sz w:val="28"/>
          <w:szCs w:val="28"/>
          <w:rtl/>
        </w:rPr>
        <w:t xml:space="preserve"> و در حالت خاص تأث</w:t>
      </w:r>
      <w:r w:rsidRPr="00C33443">
        <w:rPr>
          <w:rFonts w:cs="B Nazanin" w:hint="cs"/>
          <w:sz w:val="28"/>
          <w:szCs w:val="28"/>
          <w:rtl/>
        </w:rPr>
        <w:t>ی</w:t>
      </w:r>
      <w:r w:rsidRPr="00C33443">
        <w:rPr>
          <w:rFonts w:cs="B Nazanin" w:hint="eastAsia"/>
          <w:sz w:val="28"/>
          <w:szCs w:val="28"/>
          <w:rtl/>
        </w:rPr>
        <w:t>رات</w:t>
      </w:r>
      <w:r w:rsidRPr="00C33443">
        <w:rPr>
          <w:rFonts w:cs="B Nazanin"/>
          <w:sz w:val="28"/>
          <w:szCs w:val="28"/>
          <w:rtl/>
        </w:rPr>
        <w:t xml:space="preserve"> درمان</w:t>
      </w:r>
      <w:r w:rsidRPr="00C33443">
        <w:rPr>
          <w:rFonts w:cs="B Nazanin" w:hint="cs"/>
          <w:sz w:val="28"/>
          <w:szCs w:val="28"/>
          <w:rtl/>
        </w:rPr>
        <w:t>ی</w:t>
      </w:r>
      <w:r w:rsidRPr="00C33443">
        <w:rPr>
          <w:rFonts w:cs="B Nazanin"/>
          <w:sz w:val="28"/>
          <w:szCs w:val="28"/>
          <w:rtl/>
        </w:rPr>
        <w:t xml:space="preserve"> بر قشر صرع ، پ</w:t>
      </w:r>
      <w:r w:rsidRPr="00C33443">
        <w:rPr>
          <w:rFonts w:cs="B Nazanin" w:hint="cs"/>
          <w:sz w:val="28"/>
          <w:szCs w:val="28"/>
          <w:rtl/>
        </w:rPr>
        <w:t>ی</w:t>
      </w:r>
      <w:r w:rsidRPr="00C33443">
        <w:rPr>
          <w:rFonts w:cs="B Nazanin" w:hint="eastAsia"/>
          <w:sz w:val="28"/>
          <w:szCs w:val="28"/>
          <w:rtl/>
        </w:rPr>
        <w:t>دا</w:t>
      </w:r>
      <w:r w:rsidRPr="00C33443">
        <w:rPr>
          <w:rFonts w:cs="B Nazanin"/>
          <w:sz w:val="28"/>
          <w:szCs w:val="28"/>
          <w:rtl/>
        </w:rPr>
        <w:t xml:space="preserve"> کرد.</w:t>
      </w:r>
    </w:p>
    <w:p w14:paraId="24849B53" w14:textId="77777777" w:rsidR="001A3C5D" w:rsidRPr="00C33443" w:rsidRDefault="004F3CAF" w:rsidP="00F61298">
      <w:pPr>
        <w:jc w:val="both"/>
        <w:rPr>
          <w:rFonts w:cs="B Nazanin"/>
          <w:sz w:val="28"/>
          <w:szCs w:val="28"/>
          <w:rtl/>
        </w:rPr>
      </w:pPr>
      <w:r w:rsidRPr="00C33443">
        <w:rPr>
          <w:rFonts w:cs="B Nazanin"/>
          <w:sz w:val="28"/>
          <w:szCs w:val="28"/>
          <w:rtl/>
        </w:rPr>
        <w:t>داده ها</w:t>
      </w:r>
      <w:r w:rsidRPr="00C33443">
        <w:rPr>
          <w:rFonts w:cs="B Nazanin" w:hint="cs"/>
          <w:sz w:val="28"/>
          <w:szCs w:val="28"/>
          <w:rtl/>
        </w:rPr>
        <w:t>ی</w:t>
      </w:r>
      <w:r w:rsidRPr="00C33443">
        <w:rPr>
          <w:rFonts w:cs="B Nazanin"/>
          <w:sz w:val="28"/>
          <w:szCs w:val="28"/>
          <w:rtl/>
        </w:rPr>
        <w:t xml:space="preserve"> تجرب</w:t>
      </w:r>
      <w:r w:rsidRPr="00C33443">
        <w:rPr>
          <w:rFonts w:cs="B Nazanin" w:hint="cs"/>
          <w:sz w:val="28"/>
          <w:szCs w:val="28"/>
          <w:rtl/>
        </w:rPr>
        <w:t>ی</w:t>
      </w:r>
      <w:r w:rsidRPr="00C33443">
        <w:rPr>
          <w:rFonts w:cs="B Nazanin"/>
          <w:sz w:val="28"/>
          <w:szCs w:val="28"/>
          <w:rtl/>
        </w:rPr>
        <w:t xml:space="preserve"> نشان م</w:t>
      </w:r>
      <w:r w:rsidRPr="00C33443">
        <w:rPr>
          <w:rFonts w:cs="B Nazanin" w:hint="cs"/>
          <w:sz w:val="28"/>
          <w:szCs w:val="28"/>
          <w:rtl/>
        </w:rPr>
        <w:t>ی</w:t>
      </w:r>
      <w:r w:rsidRPr="00C33443">
        <w:rPr>
          <w:rFonts w:cs="B Nazanin"/>
          <w:sz w:val="28"/>
          <w:szCs w:val="28"/>
          <w:rtl/>
        </w:rPr>
        <w:t xml:space="preserve"> دهد که نورون ها</w:t>
      </w:r>
      <w:r w:rsidRPr="00C33443">
        <w:rPr>
          <w:rFonts w:cs="B Nazanin" w:hint="cs"/>
          <w:sz w:val="28"/>
          <w:szCs w:val="28"/>
          <w:rtl/>
        </w:rPr>
        <w:t>ی</w:t>
      </w:r>
      <w:r w:rsidRPr="00C33443">
        <w:rPr>
          <w:rFonts w:cs="B Nazanin"/>
          <w:sz w:val="28"/>
          <w:szCs w:val="28"/>
          <w:rtl/>
        </w:rPr>
        <w:t xml:space="preserve"> در معرض </w:t>
      </w:r>
      <w:r w:rsidRPr="00C33443">
        <w:rPr>
          <w:rFonts w:cs="B Nazanin"/>
          <w:sz w:val="28"/>
          <w:szCs w:val="28"/>
        </w:rPr>
        <w:t>tDCS</w:t>
      </w:r>
      <w:r w:rsidRPr="00C33443">
        <w:rPr>
          <w:rFonts w:cs="B Nazanin"/>
          <w:sz w:val="28"/>
          <w:szCs w:val="28"/>
          <w:rtl/>
        </w:rPr>
        <w:t xml:space="preserve"> در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حالت عملکرد ف</w:t>
      </w:r>
      <w:r w:rsidRPr="00C33443">
        <w:rPr>
          <w:rFonts w:cs="B Nazanin" w:hint="cs"/>
          <w:sz w:val="28"/>
          <w:szCs w:val="28"/>
          <w:rtl/>
        </w:rPr>
        <w:t>ی</w:t>
      </w:r>
      <w:r w:rsidRPr="00C33443">
        <w:rPr>
          <w:rFonts w:cs="B Nazanin" w:hint="eastAsia"/>
          <w:sz w:val="28"/>
          <w:szCs w:val="28"/>
          <w:rtl/>
        </w:rPr>
        <w:t>ز</w:t>
      </w:r>
      <w:r w:rsidRPr="00C33443">
        <w:rPr>
          <w:rFonts w:cs="B Nazanin" w:hint="cs"/>
          <w:sz w:val="28"/>
          <w:szCs w:val="28"/>
          <w:rtl/>
        </w:rPr>
        <w:t>ی</w:t>
      </w:r>
      <w:r w:rsidRPr="00C33443">
        <w:rPr>
          <w:rFonts w:cs="B Nazanin" w:hint="eastAsia"/>
          <w:sz w:val="28"/>
          <w:szCs w:val="28"/>
          <w:rtl/>
        </w:rPr>
        <w:t>ولوژ</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sz w:val="28"/>
          <w:szCs w:val="28"/>
          <w:rtl/>
        </w:rPr>
        <w:t xml:space="preserve"> باق</w:t>
      </w:r>
      <w:r w:rsidRPr="00C33443">
        <w:rPr>
          <w:rFonts w:cs="B Nazanin" w:hint="cs"/>
          <w:sz w:val="28"/>
          <w:szCs w:val="28"/>
          <w:rtl/>
        </w:rPr>
        <w:t>ی</w:t>
      </w:r>
      <w:r w:rsidRPr="00C33443">
        <w:rPr>
          <w:rFonts w:cs="B Nazanin"/>
          <w:sz w:val="28"/>
          <w:szCs w:val="28"/>
          <w:rtl/>
        </w:rPr>
        <w:t xml:space="preserve"> م</w:t>
      </w:r>
      <w:r w:rsidRPr="00C33443">
        <w:rPr>
          <w:rFonts w:cs="B Nazanin" w:hint="cs"/>
          <w:sz w:val="28"/>
          <w:szCs w:val="28"/>
          <w:rtl/>
        </w:rPr>
        <w:t>ی</w:t>
      </w:r>
      <w:r w:rsidR="007474EA">
        <w:rPr>
          <w:rFonts w:cs="B Nazanin"/>
          <w:sz w:val="28"/>
          <w:szCs w:val="28"/>
          <w:rtl/>
        </w:rPr>
        <w:softHyphen/>
      </w:r>
      <w:r w:rsidRPr="00C33443">
        <w:rPr>
          <w:rFonts w:cs="B Nazanin"/>
          <w:sz w:val="28"/>
          <w:szCs w:val="28"/>
          <w:rtl/>
        </w:rPr>
        <w:t>مانند و اثرات شبکه از تغ</w:t>
      </w:r>
      <w:r w:rsidRPr="00C33443">
        <w:rPr>
          <w:rFonts w:cs="B Nazanin" w:hint="cs"/>
          <w:sz w:val="28"/>
          <w:szCs w:val="28"/>
          <w:rtl/>
        </w:rPr>
        <w:t>یی</w:t>
      </w:r>
      <w:r w:rsidRPr="00C33443">
        <w:rPr>
          <w:rFonts w:cs="B Nazanin" w:hint="eastAsia"/>
          <w:sz w:val="28"/>
          <w:szCs w:val="28"/>
          <w:rtl/>
        </w:rPr>
        <w:t>رات</w:t>
      </w:r>
      <w:r w:rsidRPr="00C33443">
        <w:rPr>
          <w:rFonts w:cs="B Nazanin"/>
          <w:sz w:val="28"/>
          <w:szCs w:val="28"/>
          <w:rtl/>
        </w:rPr>
        <w:t xml:space="preserve"> جزئ</w:t>
      </w:r>
      <w:r w:rsidRPr="00C33443">
        <w:rPr>
          <w:rFonts w:cs="B Nazanin" w:hint="cs"/>
          <w:sz w:val="28"/>
          <w:szCs w:val="28"/>
          <w:rtl/>
        </w:rPr>
        <w:t>ی</w:t>
      </w:r>
      <w:r w:rsidRPr="00C33443">
        <w:rPr>
          <w:rFonts w:cs="B Nazanin"/>
          <w:sz w:val="28"/>
          <w:szCs w:val="28"/>
          <w:rtl/>
        </w:rPr>
        <w:t xml:space="preserve"> در بس</w:t>
      </w:r>
      <w:r w:rsidRPr="00C33443">
        <w:rPr>
          <w:rFonts w:cs="B Nazanin" w:hint="cs"/>
          <w:sz w:val="28"/>
          <w:szCs w:val="28"/>
          <w:rtl/>
        </w:rPr>
        <w:t>ی</w:t>
      </w:r>
      <w:r w:rsidRPr="00C33443">
        <w:rPr>
          <w:rFonts w:cs="B Nazanin" w:hint="eastAsia"/>
          <w:sz w:val="28"/>
          <w:szCs w:val="28"/>
          <w:rtl/>
        </w:rPr>
        <w:t>ار</w:t>
      </w:r>
      <w:r w:rsidRPr="00C33443">
        <w:rPr>
          <w:rFonts w:cs="B Nazanin" w:hint="cs"/>
          <w:sz w:val="28"/>
          <w:szCs w:val="28"/>
          <w:rtl/>
        </w:rPr>
        <w:t>ی</w:t>
      </w:r>
      <w:r w:rsidRPr="00C33443">
        <w:rPr>
          <w:rFonts w:cs="B Nazanin"/>
          <w:sz w:val="28"/>
          <w:szCs w:val="28"/>
          <w:rtl/>
        </w:rPr>
        <w:t xml:space="preserve"> از پارامترها</w:t>
      </w:r>
      <w:r w:rsidRPr="00C33443">
        <w:rPr>
          <w:rFonts w:cs="B Nazanin" w:hint="cs"/>
          <w:sz w:val="28"/>
          <w:szCs w:val="28"/>
          <w:rtl/>
        </w:rPr>
        <w:t>ی</w:t>
      </w:r>
      <w:r w:rsidRPr="00C33443">
        <w:rPr>
          <w:rFonts w:cs="B Nazanin"/>
          <w:sz w:val="28"/>
          <w:szCs w:val="28"/>
          <w:rtl/>
        </w:rPr>
        <w:t xml:space="preserve"> مرتبط با خواص س</w:t>
      </w:r>
      <w:r w:rsidRPr="00C33443">
        <w:rPr>
          <w:rFonts w:cs="B Nazanin" w:hint="cs"/>
          <w:sz w:val="28"/>
          <w:szCs w:val="28"/>
          <w:rtl/>
        </w:rPr>
        <w:t>ی</w:t>
      </w:r>
      <w:r w:rsidRPr="00C33443">
        <w:rPr>
          <w:rFonts w:cs="B Nazanin" w:hint="eastAsia"/>
          <w:sz w:val="28"/>
          <w:szCs w:val="28"/>
          <w:rtl/>
        </w:rPr>
        <w:t>ناپس</w:t>
      </w:r>
      <w:r w:rsidRPr="00C33443">
        <w:rPr>
          <w:rFonts w:cs="B Nazanin" w:hint="cs"/>
          <w:sz w:val="28"/>
          <w:szCs w:val="28"/>
          <w:rtl/>
        </w:rPr>
        <w:t>ی</w:t>
      </w:r>
      <w:r w:rsidRPr="00C33443">
        <w:rPr>
          <w:rFonts w:cs="B Nazanin"/>
          <w:sz w:val="28"/>
          <w:szCs w:val="28"/>
          <w:rtl/>
        </w:rPr>
        <w:t xml:space="preserve"> و غشا در معرض </w:t>
      </w:r>
      <w:r w:rsidRPr="00C33443">
        <w:rPr>
          <w:rFonts w:cs="B Nazanin"/>
          <w:sz w:val="28"/>
          <w:szCs w:val="28"/>
        </w:rPr>
        <w:t>tDCS</w:t>
      </w:r>
      <w:r w:rsidRPr="00C33443">
        <w:rPr>
          <w:rFonts w:cs="B Nazanin"/>
          <w:sz w:val="28"/>
          <w:szCs w:val="28"/>
          <w:rtl/>
        </w:rPr>
        <w:t xml:space="preserve"> ظاهر م</w:t>
      </w:r>
      <w:r w:rsidRPr="00C33443">
        <w:rPr>
          <w:rFonts w:cs="B Nazanin" w:hint="cs"/>
          <w:sz w:val="28"/>
          <w:szCs w:val="28"/>
          <w:rtl/>
        </w:rPr>
        <w:t>ی</w:t>
      </w:r>
      <w:r w:rsidRPr="00C33443">
        <w:rPr>
          <w:rFonts w:cs="B Nazanin"/>
          <w:sz w:val="28"/>
          <w:szCs w:val="28"/>
          <w:rtl/>
        </w:rPr>
        <w:t xml:space="preserve"> شود. بنا</w:t>
      </w:r>
      <w:r w:rsidRPr="00C33443">
        <w:rPr>
          <w:rFonts w:cs="B Nazanin" w:hint="eastAsia"/>
          <w:sz w:val="28"/>
          <w:szCs w:val="28"/>
          <w:rtl/>
        </w:rPr>
        <w:t>برا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مدلساز</w:t>
      </w:r>
      <w:r w:rsidRPr="00C33443">
        <w:rPr>
          <w:rFonts w:cs="B Nazanin" w:hint="cs"/>
          <w:sz w:val="28"/>
          <w:szCs w:val="28"/>
          <w:rtl/>
        </w:rPr>
        <w:t>ی</w:t>
      </w:r>
      <w:r w:rsidRPr="00C33443">
        <w:rPr>
          <w:rFonts w:cs="B Nazanin"/>
          <w:sz w:val="28"/>
          <w:szCs w:val="28"/>
          <w:rtl/>
        </w:rPr>
        <w:t xml:space="preserve">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تأث</w:t>
      </w:r>
      <w:r w:rsidRPr="00C33443">
        <w:rPr>
          <w:rFonts w:cs="B Nazanin" w:hint="cs"/>
          <w:sz w:val="28"/>
          <w:szCs w:val="28"/>
          <w:rtl/>
        </w:rPr>
        <w:t>ی</w:t>
      </w:r>
      <w:r w:rsidRPr="00C33443">
        <w:rPr>
          <w:rFonts w:cs="B Nazanin" w:hint="eastAsia"/>
          <w:sz w:val="28"/>
          <w:szCs w:val="28"/>
          <w:rtl/>
        </w:rPr>
        <w:t>رات</w:t>
      </w:r>
      <w:r w:rsidRPr="00C33443">
        <w:rPr>
          <w:rFonts w:cs="B Nazanin"/>
          <w:sz w:val="28"/>
          <w:szCs w:val="28"/>
          <w:rtl/>
        </w:rPr>
        <w:t xml:space="preserve"> و همچن</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مدل ساز</w:t>
      </w:r>
      <w:r w:rsidRPr="00C33443">
        <w:rPr>
          <w:rFonts w:cs="B Nazanin" w:hint="cs"/>
          <w:sz w:val="28"/>
          <w:szCs w:val="28"/>
          <w:rtl/>
        </w:rPr>
        <w:t>ی</w:t>
      </w:r>
      <w:r w:rsidRPr="00C33443">
        <w:rPr>
          <w:rFonts w:cs="B Nazanin"/>
          <w:sz w:val="28"/>
          <w:szCs w:val="28"/>
          <w:rtl/>
        </w:rPr>
        <w:t xml:space="preserve"> قابل</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انعطاف پذ</w:t>
      </w:r>
      <w:r w:rsidRPr="00C33443">
        <w:rPr>
          <w:rFonts w:cs="B Nazanin" w:hint="cs"/>
          <w:sz w:val="28"/>
          <w:szCs w:val="28"/>
          <w:rtl/>
        </w:rPr>
        <w:t>ی</w:t>
      </w:r>
      <w:r w:rsidRPr="00C33443">
        <w:rPr>
          <w:rFonts w:cs="B Nazanin" w:hint="eastAsia"/>
          <w:sz w:val="28"/>
          <w:szCs w:val="28"/>
          <w:rtl/>
        </w:rPr>
        <w:t>ر</w:t>
      </w:r>
      <w:r w:rsidRPr="00C33443">
        <w:rPr>
          <w:rFonts w:cs="B Nazanin" w:hint="cs"/>
          <w:sz w:val="28"/>
          <w:szCs w:val="28"/>
          <w:rtl/>
        </w:rPr>
        <w:t>ی</w:t>
      </w:r>
      <w:r w:rsidRPr="00C33443">
        <w:rPr>
          <w:rFonts w:cs="B Nazanin"/>
          <w:sz w:val="28"/>
          <w:szCs w:val="28"/>
          <w:rtl/>
        </w:rPr>
        <w:t xml:space="preserve"> ف</w:t>
      </w:r>
      <w:r w:rsidRPr="00C33443">
        <w:rPr>
          <w:rFonts w:cs="B Nazanin" w:hint="cs"/>
          <w:sz w:val="28"/>
          <w:szCs w:val="28"/>
          <w:rtl/>
        </w:rPr>
        <w:t>ی</w:t>
      </w:r>
      <w:r w:rsidRPr="00C33443">
        <w:rPr>
          <w:rFonts w:cs="B Nazanin" w:hint="eastAsia"/>
          <w:sz w:val="28"/>
          <w:szCs w:val="28"/>
          <w:rtl/>
        </w:rPr>
        <w:t>ز</w:t>
      </w:r>
      <w:r w:rsidRPr="00C33443">
        <w:rPr>
          <w:rFonts w:cs="B Nazanin" w:hint="cs"/>
          <w:sz w:val="28"/>
          <w:szCs w:val="28"/>
          <w:rtl/>
        </w:rPr>
        <w:t>ی</w:t>
      </w:r>
      <w:r w:rsidRPr="00C33443">
        <w:rPr>
          <w:rFonts w:cs="B Nazanin" w:hint="eastAsia"/>
          <w:sz w:val="28"/>
          <w:szCs w:val="28"/>
          <w:rtl/>
        </w:rPr>
        <w:t>ولوژ</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sz w:val="28"/>
          <w:szCs w:val="28"/>
          <w:rtl/>
        </w:rPr>
        <w:t xml:space="preserve"> س</w:t>
      </w:r>
      <w:r w:rsidRPr="00C33443">
        <w:rPr>
          <w:rFonts w:cs="B Nazanin" w:hint="cs"/>
          <w:sz w:val="28"/>
          <w:szCs w:val="28"/>
          <w:rtl/>
        </w:rPr>
        <w:t>ی</w:t>
      </w:r>
      <w:r w:rsidRPr="00C33443">
        <w:rPr>
          <w:rFonts w:cs="B Nazanin" w:hint="eastAsia"/>
          <w:sz w:val="28"/>
          <w:szCs w:val="28"/>
          <w:rtl/>
        </w:rPr>
        <w:t>ناپس</w:t>
      </w:r>
      <w:r w:rsidRPr="00C33443">
        <w:rPr>
          <w:rFonts w:cs="B Nazanin" w:hint="cs"/>
          <w:sz w:val="28"/>
          <w:szCs w:val="28"/>
          <w:rtl/>
        </w:rPr>
        <w:t>ی</w:t>
      </w:r>
      <w:r w:rsidRPr="00C33443">
        <w:rPr>
          <w:rFonts w:cs="B Nazanin"/>
          <w:sz w:val="28"/>
          <w:szCs w:val="28"/>
          <w:rtl/>
        </w:rPr>
        <w:t xml:space="preserve"> ، مستلزم آن است که هر س</w:t>
      </w:r>
      <w:r w:rsidRPr="00C33443">
        <w:rPr>
          <w:rFonts w:cs="B Nazanin" w:hint="cs"/>
          <w:sz w:val="28"/>
          <w:szCs w:val="28"/>
          <w:rtl/>
        </w:rPr>
        <w:t>ی</w:t>
      </w:r>
      <w:r w:rsidRPr="00C33443">
        <w:rPr>
          <w:rFonts w:cs="B Nazanin" w:hint="eastAsia"/>
          <w:sz w:val="28"/>
          <w:szCs w:val="28"/>
          <w:rtl/>
        </w:rPr>
        <w:t>ناپس</w:t>
      </w:r>
      <w:r w:rsidRPr="00C33443">
        <w:rPr>
          <w:rFonts w:cs="B Nazanin"/>
          <w:sz w:val="28"/>
          <w:szCs w:val="28"/>
          <w:rtl/>
        </w:rPr>
        <w:t xml:space="preserve"> و سوما را بتوان جداگانه نشان داد.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امر معمولاً در چارچوب کل</w:t>
      </w:r>
      <w:r w:rsidRPr="00C33443">
        <w:rPr>
          <w:rFonts w:cs="B Nazanin" w:hint="cs"/>
          <w:sz w:val="28"/>
          <w:szCs w:val="28"/>
          <w:rtl/>
        </w:rPr>
        <w:t>ی</w:t>
      </w:r>
      <w:r w:rsidRPr="00C33443">
        <w:rPr>
          <w:rFonts w:cs="B Nazanin"/>
          <w:sz w:val="28"/>
          <w:szCs w:val="28"/>
          <w:rtl/>
        </w:rPr>
        <w:t xml:space="preserve"> مدلها</w:t>
      </w:r>
      <w:r w:rsidRPr="00C33443">
        <w:rPr>
          <w:rFonts w:cs="B Nazanin" w:hint="cs"/>
          <w:sz w:val="28"/>
          <w:szCs w:val="28"/>
          <w:rtl/>
        </w:rPr>
        <w:t>ی</w:t>
      </w:r>
      <w:r w:rsidRPr="00C33443">
        <w:rPr>
          <w:rFonts w:cs="B Nazanin"/>
          <w:sz w:val="28"/>
          <w:szCs w:val="28"/>
          <w:rtl/>
        </w:rPr>
        <w:t xml:space="preserve"> م</w:t>
      </w:r>
      <w:r w:rsidRPr="00C33443">
        <w:rPr>
          <w:rFonts w:cs="B Nazanin" w:hint="cs"/>
          <w:sz w:val="28"/>
          <w:szCs w:val="28"/>
          <w:rtl/>
        </w:rPr>
        <w:t>ی</w:t>
      </w:r>
      <w:r w:rsidRPr="00C33443">
        <w:rPr>
          <w:rFonts w:cs="B Nazanin" w:hint="eastAsia"/>
          <w:sz w:val="28"/>
          <w:szCs w:val="28"/>
          <w:rtl/>
        </w:rPr>
        <w:t>کروسکوپ</w:t>
      </w:r>
      <w:r w:rsidRPr="00C33443">
        <w:rPr>
          <w:rFonts w:cs="B Nazanin" w:hint="cs"/>
          <w:sz w:val="28"/>
          <w:szCs w:val="28"/>
          <w:rtl/>
        </w:rPr>
        <w:t>ی</w:t>
      </w:r>
      <w:r w:rsidRPr="00C33443">
        <w:rPr>
          <w:rFonts w:cs="B Nazanin"/>
          <w:sz w:val="28"/>
          <w:szCs w:val="28"/>
          <w:rtl/>
        </w:rPr>
        <w:t xml:space="preserve"> حاصل م</w:t>
      </w:r>
      <w:r w:rsidRPr="00C33443">
        <w:rPr>
          <w:rFonts w:cs="B Nazanin" w:hint="cs"/>
          <w:sz w:val="28"/>
          <w:szCs w:val="28"/>
          <w:rtl/>
        </w:rPr>
        <w:t>ی</w:t>
      </w:r>
      <w:r w:rsidR="007474EA">
        <w:rPr>
          <w:rFonts w:cs="B Nazanin"/>
          <w:sz w:val="28"/>
          <w:szCs w:val="28"/>
          <w:rtl/>
        </w:rPr>
        <w:t xml:space="preserve"> شود</w:t>
      </w:r>
      <w:r w:rsidRPr="00C33443">
        <w:rPr>
          <w:rFonts w:cs="B Nazanin"/>
          <w:sz w:val="28"/>
          <w:szCs w:val="28"/>
          <w:rtl/>
        </w:rPr>
        <w:t xml:space="preserve"> که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مطالعه بر اساس آن انجام شده است.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مدل از پچ نئوکورت</w:t>
      </w:r>
      <w:r w:rsidRPr="00C33443">
        <w:rPr>
          <w:rFonts w:cs="B Nazanin" w:hint="cs"/>
          <w:sz w:val="28"/>
          <w:szCs w:val="28"/>
          <w:rtl/>
        </w:rPr>
        <w:t>ی</w:t>
      </w:r>
      <w:r w:rsidRPr="00C33443">
        <w:rPr>
          <w:rFonts w:cs="B Nazanin" w:hint="eastAsia"/>
          <w:sz w:val="28"/>
          <w:szCs w:val="28"/>
          <w:rtl/>
        </w:rPr>
        <w:t>کال</w:t>
      </w:r>
      <w:r w:rsidRPr="00C33443">
        <w:rPr>
          <w:rFonts w:cs="B Nazanin" w:hint="cs"/>
          <w:sz w:val="28"/>
          <w:szCs w:val="28"/>
          <w:rtl/>
        </w:rPr>
        <w:t xml:space="preserve"> (</w:t>
      </w:r>
      <w:r w:rsidRPr="00C33443">
        <w:rPr>
          <w:rFonts w:cs="B Nazanin"/>
          <w:sz w:val="28"/>
          <w:szCs w:val="28"/>
          <w:rtl/>
        </w:rPr>
        <w:t xml:space="preserve">شامل حدود </w:t>
      </w:r>
      <m:oMath>
        <m:sSup>
          <m:sSupPr>
            <m:ctrlPr>
              <w:rPr>
                <w:rFonts w:ascii="Cambria Math" w:hAnsi="Cambria Math" w:cs="B Nazanin"/>
                <w:sz w:val="28"/>
                <w:szCs w:val="28"/>
              </w:rPr>
            </m:ctrlPr>
          </m:sSupPr>
          <m:e>
            <m:r>
              <w:rPr>
                <w:rFonts w:ascii="Cambria Math" w:hAnsi="Cambria Math" w:cs="B Nazanin"/>
                <w:sz w:val="28"/>
                <w:szCs w:val="28"/>
              </w:rPr>
              <m:t>10</m:t>
            </m:r>
          </m:e>
          <m:sup>
            <m:r>
              <w:rPr>
                <w:rFonts w:ascii="Cambria Math" w:hAnsi="Cambria Math" w:cs="B Nazanin"/>
                <w:sz w:val="28"/>
                <w:szCs w:val="28"/>
              </w:rPr>
              <m:t>4</m:t>
            </m:r>
          </m:sup>
        </m:sSup>
      </m:oMath>
      <w:r w:rsidRPr="00C33443">
        <w:rPr>
          <w:rFonts w:cs="B Nazanin" w:hint="cs"/>
          <w:sz w:val="28"/>
          <w:szCs w:val="28"/>
          <w:rtl/>
        </w:rPr>
        <w:t xml:space="preserve"> </w:t>
      </w:r>
      <w:r w:rsidRPr="00C33443">
        <w:rPr>
          <w:rFonts w:cs="B Nazanin"/>
          <w:sz w:val="28"/>
          <w:szCs w:val="28"/>
          <w:rtl/>
        </w:rPr>
        <w:t>نورون و 500 س</w:t>
      </w:r>
      <w:r w:rsidRPr="00C33443">
        <w:rPr>
          <w:rFonts w:cs="B Nazanin" w:hint="cs"/>
          <w:sz w:val="28"/>
          <w:szCs w:val="28"/>
          <w:rtl/>
        </w:rPr>
        <w:t>ی</w:t>
      </w:r>
      <w:r w:rsidRPr="00C33443">
        <w:rPr>
          <w:rFonts w:cs="B Nazanin" w:hint="eastAsia"/>
          <w:sz w:val="28"/>
          <w:szCs w:val="28"/>
          <w:rtl/>
        </w:rPr>
        <w:t>ناپس</w:t>
      </w:r>
      <w:r w:rsidRPr="00C33443">
        <w:rPr>
          <w:rFonts w:cs="B Nazanin"/>
          <w:sz w:val="28"/>
          <w:szCs w:val="28"/>
          <w:rtl/>
        </w:rPr>
        <w:t xml:space="preserve"> در هر نورون</w:t>
      </w:r>
      <w:r w:rsidRPr="00C33443">
        <w:rPr>
          <w:rFonts w:cs="B Nazanin" w:hint="cs"/>
          <w:sz w:val="28"/>
          <w:szCs w:val="28"/>
          <w:rtl/>
        </w:rPr>
        <w:t>)</w:t>
      </w:r>
      <w:r w:rsidR="006931EE">
        <w:rPr>
          <w:rFonts w:cs="B Nazanin"/>
          <w:sz w:val="28"/>
          <w:szCs w:val="28"/>
          <w:rtl/>
        </w:rPr>
        <w:t xml:space="preserve"> </w:t>
      </w:r>
      <w:r w:rsidRPr="00C33443">
        <w:rPr>
          <w:rFonts w:cs="B Nazanin"/>
          <w:sz w:val="28"/>
          <w:szCs w:val="28"/>
          <w:rtl/>
        </w:rPr>
        <w:t>با 5 لا</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متما</w:t>
      </w:r>
      <w:r w:rsidRPr="00C33443">
        <w:rPr>
          <w:rFonts w:cs="B Nazanin" w:hint="cs"/>
          <w:sz w:val="28"/>
          <w:szCs w:val="28"/>
          <w:rtl/>
        </w:rPr>
        <w:t>ی</w:t>
      </w:r>
      <w:r w:rsidRPr="00C33443">
        <w:rPr>
          <w:rFonts w:cs="B Nazanin" w:hint="eastAsia"/>
          <w:sz w:val="28"/>
          <w:szCs w:val="28"/>
          <w:rtl/>
        </w:rPr>
        <w:t>ز</w:t>
      </w:r>
      <w:r w:rsidRPr="00C33443">
        <w:rPr>
          <w:rFonts w:cs="B Nazanin"/>
          <w:sz w:val="28"/>
          <w:szCs w:val="28"/>
          <w:rtl/>
        </w:rPr>
        <w:t xml:space="preserve"> و دسته ها</w:t>
      </w:r>
      <w:r w:rsidRPr="00C33443">
        <w:rPr>
          <w:rFonts w:cs="B Nazanin" w:hint="cs"/>
          <w:sz w:val="28"/>
          <w:szCs w:val="28"/>
          <w:rtl/>
        </w:rPr>
        <w:t>ی</w:t>
      </w:r>
      <w:r w:rsidRPr="00C33443">
        <w:rPr>
          <w:rFonts w:cs="B Nazanin"/>
          <w:sz w:val="28"/>
          <w:szCs w:val="28"/>
          <w:rtl/>
        </w:rPr>
        <w:t xml:space="preserve"> مختلف سلول ها</w:t>
      </w:r>
      <w:r w:rsidRPr="00C33443">
        <w:rPr>
          <w:rFonts w:cs="B Nazanin" w:hint="cs"/>
          <w:sz w:val="28"/>
          <w:szCs w:val="28"/>
          <w:rtl/>
        </w:rPr>
        <w:t>ی</w:t>
      </w:r>
      <w:r w:rsidRPr="00C33443">
        <w:rPr>
          <w:rFonts w:cs="B Nazanin"/>
          <w:sz w:val="28"/>
          <w:szCs w:val="28"/>
          <w:rtl/>
        </w:rPr>
        <w:t xml:space="preserve"> اصل</w:t>
      </w:r>
      <w:r w:rsidRPr="00C33443">
        <w:rPr>
          <w:rFonts w:cs="B Nazanin" w:hint="cs"/>
          <w:sz w:val="28"/>
          <w:szCs w:val="28"/>
          <w:rtl/>
        </w:rPr>
        <w:t>ی</w:t>
      </w:r>
      <w:r w:rsidRPr="00C33443">
        <w:rPr>
          <w:rFonts w:cs="B Nazanin"/>
          <w:sz w:val="28"/>
          <w:szCs w:val="28"/>
          <w:rtl/>
        </w:rPr>
        <w:t xml:space="preserve"> تحر</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sz w:val="28"/>
          <w:szCs w:val="28"/>
          <w:rtl/>
        </w:rPr>
        <w:t xml:space="preserve"> (</w:t>
      </w:r>
      <w:r w:rsidRPr="00C33443">
        <w:rPr>
          <w:rFonts w:cs="B Nazanin"/>
          <w:sz w:val="28"/>
          <w:szCs w:val="28"/>
        </w:rPr>
        <w:t>PC</w:t>
      </w:r>
      <w:r w:rsidRPr="00C33443">
        <w:rPr>
          <w:rFonts w:cs="B Nazanin"/>
          <w:sz w:val="28"/>
          <w:szCs w:val="28"/>
          <w:rtl/>
        </w:rPr>
        <w:t>) و ا</w:t>
      </w:r>
      <w:r w:rsidRPr="00C33443">
        <w:rPr>
          <w:rFonts w:cs="B Nazanin" w:hint="cs"/>
          <w:sz w:val="28"/>
          <w:szCs w:val="28"/>
          <w:rtl/>
        </w:rPr>
        <w:t>ی</w:t>
      </w:r>
      <w:r w:rsidRPr="00C33443">
        <w:rPr>
          <w:rFonts w:cs="B Nazanin" w:hint="eastAsia"/>
          <w:sz w:val="28"/>
          <w:szCs w:val="28"/>
          <w:rtl/>
        </w:rPr>
        <w:t>نترن</w:t>
      </w:r>
      <w:r w:rsidR="00452303">
        <w:rPr>
          <w:rFonts w:cs="B Nazanin" w:hint="cs"/>
          <w:sz w:val="28"/>
          <w:szCs w:val="28"/>
          <w:rtl/>
        </w:rPr>
        <w:t>و</w:t>
      </w:r>
      <w:r w:rsidRPr="00C33443">
        <w:rPr>
          <w:rFonts w:cs="B Nazanin" w:hint="eastAsia"/>
          <w:sz w:val="28"/>
          <w:szCs w:val="28"/>
          <w:rtl/>
        </w:rPr>
        <w:t>رون</w:t>
      </w:r>
      <w:r w:rsidRPr="00C33443">
        <w:rPr>
          <w:rFonts w:cs="B Nazanin"/>
          <w:sz w:val="28"/>
          <w:szCs w:val="28"/>
          <w:rtl/>
        </w:rPr>
        <w:t xml:space="preserve"> ها</w:t>
      </w:r>
      <w:r w:rsidRPr="00C33443">
        <w:rPr>
          <w:rFonts w:cs="B Nazanin" w:hint="cs"/>
          <w:sz w:val="28"/>
          <w:szCs w:val="28"/>
          <w:rtl/>
        </w:rPr>
        <w:t>ی</w:t>
      </w:r>
      <w:r w:rsidRPr="00C33443">
        <w:rPr>
          <w:rFonts w:cs="B Nazanin"/>
          <w:sz w:val="28"/>
          <w:szCs w:val="28"/>
          <w:rtl/>
        </w:rPr>
        <w:t xml:space="preserve"> مهار</w:t>
      </w:r>
      <w:r w:rsidRPr="00C33443">
        <w:rPr>
          <w:rFonts w:cs="B Nazanin" w:hint="cs"/>
          <w:sz w:val="28"/>
          <w:szCs w:val="28"/>
          <w:rtl/>
        </w:rPr>
        <w:t>ی</w:t>
      </w:r>
      <w:r w:rsidRPr="00C33443">
        <w:rPr>
          <w:rFonts w:cs="B Nazanin"/>
          <w:sz w:val="28"/>
          <w:szCs w:val="28"/>
          <w:rtl/>
        </w:rPr>
        <w:t xml:space="preserve"> (</w:t>
      </w:r>
      <w:r w:rsidRPr="00C33443">
        <w:rPr>
          <w:rFonts w:cs="B Nazanin"/>
          <w:sz w:val="28"/>
          <w:szCs w:val="28"/>
        </w:rPr>
        <w:t>IN</w:t>
      </w:r>
      <w:r w:rsidRPr="00C33443">
        <w:rPr>
          <w:rFonts w:cs="B Nazanin"/>
          <w:sz w:val="28"/>
          <w:szCs w:val="28"/>
          <w:rtl/>
        </w:rPr>
        <w:t>) ا</w:t>
      </w:r>
      <w:r w:rsidRPr="00C33443">
        <w:rPr>
          <w:rFonts w:cs="B Nazanin" w:hint="cs"/>
          <w:sz w:val="28"/>
          <w:szCs w:val="28"/>
          <w:rtl/>
        </w:rPr>
        <w:t>ی</w:t>
      </w:r>
      <w:r w:rsidRPr="00C33443">
        <w:rPr>
          <w:rFonts w:cs="B Nazanin" w:hint="eastAsia"/>
          <w:sz w:val="28"/>
          <w:szCs w:val="28"/>
          <w:rtl/>
        </w:rPr>
        <w:t>جاد</w:t>
      </w:r>
      <w:r w:rsidRPr="00C33443">
        <w:rPr>
          <w:rFonts w:cs="B Nazanin"/>
          <w:sz w:val="28"/>
          <w:szCs w:val="28"/>
          <w:rtl/>
        </w:rPr>
        <w:t xml:space="preserve"> </w:t>
      </w:r>
      <w:r w:rsidRPr="00C33443">
        <w:rPr>
          <w:rFonts w:cs="B Nazanin" w:hint="cs"/>
          <w:sz w:val="28"/>
          <w:szCs w:val="28"/>
          <w:rtl/>
        </w:rPr>
        <w:t>شد</w:t>
      </w:r>
      <w:r w:rsidRPr="00C33443">
        <w:rPr>
          <w:rFonts w:cs="B Nazanin"/>
          <w:sz w:val="28"/>
          <w:szCs w:val="28"/>
          <w:rtl/>
        </w:rPr>
        <w:t>. پچ نئوکورت</w:t>
      </w:r>
      <w:r w:rsidRPr="00C33443">
        <w:rPr>
          <w:rFonts w:cs="B Nazanin" w:hint="cs"/>
          <w:sz w:val="28"/>
          <w:szCs w:val="28"/>
          <w:rtl/>
        </w:rPr>
        <w:t>ی</w:t>
      </w:r>
      <w:r w:rsidRPr="00C33443">
        <w:rPr>
          <w:rFonts w:cs="B Nazanin" w:hint="eastAsia"/>
          <w:sz w:val="28"/>
          <w:szCs w:val="28"/>
          <w:rtl/>
        </w:rPr>
        <w:t>کال</w:t>
      </w:r>
      <w:r w:rsidRPr="00C33443">
        <w:rPr>
          <w:rFonts w:cs="B Nazanin"/>
          <w:sz w:val="28"/>
          <w:szCs w:val="28"/>
          <w:rtl/>
        </w:rPr>
        <w:t xml:space="preserve"> توسط </w:t>
      </w:r>
      <w:r w:rsidR="007474EA" w:rsidRPr="007474EA">
        <w:rPr>
          <w:rFonts w:cs="B Nazanin"/>
          <w:sz w:val="28"/>
          <w:szCs w:val="28"/>
          <w:rtl/>
        </w:rPr>
        <w:t>فرافکن</w:t>
      </w:r>
      <w:r w:rsidR="007474EA" w:rsidRPr="007474EA">
        <w:rPr>
          <w:rFonts w:cs="B Nazanin" w:hint="cs"/>
          <w:sz w:val="28"/>
          <w:szCs w:val="28"/>
          <w:rtl/>
        </w:rPr>
        <w:t>ی</w:t>
      </w:r>
      <w:r w:rsidR="007474EA">
        <w:rPr>
          <w:rStyle w:val="FootnoteReference"/>
          <w:rFonts w:cs="B Nazanin"/>
          <w:sz w:val="28"/>
          <w:szCs w:val="28"/>
          <w:rtl/>
        </w:rPr>
        <w:footnoteReference w:id="25"/>
      </w:r>
      <w:r w:rsidR="007474EA" w:rsidRPr="007474EA">
        <w:rPr>
          <w:rFonts w:cs="B Nazanin"/>
          <w:sz w:val="28"/>
          <w:szCs w:val="28"/>
          <w:rtl/>
        </w:rPr>
        <w:t xml:space="preserve"> </w:t>
      </w:r>
      <w:r w:rsidRPr="00C33443">
        <w:rPr>
          <w:rFonts w:cs="B Nazanin"/>
          <w:sz w:val="28"/>
          <w:szCs w:val="28"/>
          <w:rtl/>
        </w:rPr>
        <w:t>ها</w:t>
      </w:r>
      <w:r w:rsidRPr="00C33443">
        <w:rPr>
          <w:rFonts w:cs="B Nazanin" w:hint="cs"/>
          <w:sz w:val="28"/>
          <w:szCs w:val="28"/>
          <w:rtl/>
        </w:rPr>
        <w:t>ی</w:t>
      </w:r>
      <w:r w:rsidRPr="00C33443">
        <w:rPr>
          <w:rFonts w:cs="B Nazanin"/>
          <w:sz w:val="28"/>
          <w:szCs w:val="28"/>
          <w:rtl/>
        </w:rPr>
        <w:t xml:space="preserve"> گلوتاماترژ</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تالاموکورت</w:t>
      </w:r>
      <w:r w:rsidRPr="00C33443">
        <w:rPr>
          <w:rFonts w:cs="B Nazanin" w:hint="cs"/>
          <w:sz w:val="28"/>
          <w:szCs w:val="28"/>
          <w:rtl/>
        </w:rPr>
        <w:t>ی</w:t>
      </w:r>
      <w:r w:rsidRPr="00C33443">
        <w:rPr>
          <w:rFonts w:cs="B Nazanin" w:hint="eastAsia"/>
          <w:sz w:val="28"/>
          <w:szCs w:val="28"/>
          <w:rtl/>
        </w:rPr>
        <w:t>کال</w:t>
      </w:r>
      <w:r w:rsidRPr="00C33443">
        <w:rPr>
          <w:rFonts w:cs="B Nazanin"/>
          <w:sz w:val="28"/>
          <w:szCs w:val="28"/>
          <w:rtl/>
        </w:rPr>
        <w:t xml:space="preserve"> هدف قرار م</w:t>
      </w:r>
      <w:r w:rsidRPr="00C33443">
        <w:rPr>
          <w:rFonts w:cs="B Nazanin" w:hint="cs"/>
          <w:sz w:val="28"/>
          <w:szCs w:val="28"/>
          <w:rtl/>
        </w:rPr>
        <w:t>ی</w:t>
      </w:r>
      <w:r w:rsidRPr="00C33443">
        <w:rPr>
          <w:rFonts w:cs="B Nazanin"/>
          <w:sz w:val="28"/>
          <w:szCs w:val="28"/>
          <w:rtl/>
        </w:rPr>
        <w:t xml:space="preserve"> گ</w:t>
      </w:r>
      <w:r w:rsidRPr="00C33443">
        <w:rPr>
          <w:rFonts w:cs="B Nazanin" w:hint="cs"/>
          <w:sz w:val="28"/>
          <w:szCs w:val="28"/>
          <w:rtl/>
        </w:rPr>
        <w:t>ی</w:t>
      </w:r>
      <w:r w:rsidRPr="00C33443">
        <w:rPr>
          <w:rFonts w:cs="B Nazanin" w:hint="eastAsia"/>
          <w:sz w:val="28"/>
          <w:szCs w:val="28"/>
          <w:rtl/>
        </w:rPr>
        <w:t>رد</w:t>
      </w:r>
      <w:r w:rsidRPr="00C33443">
        <w:rPr>
          <w:rFonts w:cs="B Nazanin"/>
          <w:sz w:val="28"/>
          <w:szCs w:val="28"/>
          <w:rtl/>
        </w:rPr>
        <w:t xml:space="preserve">. از آنجا که اثرات </w:t>
      </w:r>
      <w:r w:rsidRPr="00C33443">
        <w:rPr>
          <w:rFonts w:cs="B Nazanin"/>
          <w:sz w:val="28"/>
          <w:szCs w:val="28"/>
        </w:rPr>
        <w:t>tDCS</w:t>
      </w:r>
      <w:r w:rsidRPr="00C33443">
        <w:rPr>
          <w:rFonts w:cs="B Nazanin"/>
          <w:sz w:val="28"/>
          <w:szCs w:val="28"/>
          <w:rtl/>
        </w:rPr>
        <w:t xml:space="preserve"> به شدت ب</w:t>
      </w:r>
      <w:r w:rsidRPr="00C33443">
        <w:rPr>
          <w:rFonts w:cs="B Nazanin" w:hint="eastAsia"/>
          <w:sz w:val="28"/>
          <w:szCs w:val="28"/>
          <w:rtl/>
        </w:rPr>
        <w:t>ه</w:t>
      </w:r>
      <w:r w:rsidRPr="00C33443">
        <w:rPr>
          <w:rFonts w:cs="B Nazanin"/>
          <w:sz w:val="28"/>
          <w:szCs w:val="28"/>
          <w:rtl/>
        </w:rPr>
        <w:t xml:space="preserve"> جهت گ</w:t>
      </w:r>
      <w:r w:rsidRPr="00C33443">
        <w:rPr>
          <w:rFonts w:cs="B Nazanin" w:hint="cs"/>
          <w:sz w:val="28"/>
          <w:szCs w:val="28"/>
          <w:rtl/>
        </w:rPr>
        <w:t>ی</w:t>
      </w:r>
      <w:r w:rsidRPr="00C33443">
        <w:rPr>
          <w:rFonts w:cs="B Nazanin" w:hint="eastAsia"/>
          <w:sz w:val="28"/>
          <w:szCs w:val="28"/>
          <w:rtl/>
        </w:rPr>
        <w:t>ر</w:t>
      </w:r>
      <w:r w:rsidRPr="00C33443">
        <w:rPr>
          <w:rFonts w:cs="B Nazanin" w:hint="cs"/>
          <w:sz w:val="28"/>
          <w:szCs w:val="28"/>
          <w:rtl/>
        </w:rPr>
        <w:t>ی</w:t>
      </w:r>
      <w:r w:rsidRPr="00C33443">
        <w:rPr>
          <w:rFonts w:cs="B Nazanin"/>
          <w:sz w:val="28"/>
          <w:szCs w:val="28"/>
          <w:rtl/>
        </w:rPr>
        <w:t xml:space="preserve"> نور</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ها در م</w:t>
      </w:r>
      <w:r w:rsidRPr="00C33443">
        <w:rPr>
          <w:rFonts w:cs="B Nazanin" w:hint="cs"/>
          <w:sz w:val="28"/>
          <w:szCs w:val="28"/>
          <w:rtl/>
        </w:rPr>
        <w:t>ی</w:t>
      </w:r>
      <w:r w:rsidRPr="00C33443">
        <w:rPr>
          <w:rFonts w:cs="B Nazanin" w:hint="eastAsia"/>
          <w:sz w:val="28"/>
          <w:szCs w:val="28"/>
          <w:rtl/>
        </w:rPr>
        <w:t>دان</w:t>
      </w:r>
      <w:r w:rsidRPr="00C33443">
        <w:rPr>
          <w:rFonts w:cs="B Nazanin"/>
          <w:sz w:val="28"/>
          <w:szCs w:val="28"/>
          <w:rtl/>
        </w:rPr>
        <w:t xml:space="preserve"> الکتر</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sz w:val="28"/>
          <w:szCs w:val="28"/>
          <w:rtl/>
        </w:rPr>
        <w:t xml:space="preserve"> بستگ</w:t>
      </w:r>
      <w:r w:rsidRPr="00C33443">
        <w:rPr>
          <w:rFonts w:cs="B Nazanin" w:hint="cs"/>
          <w:sz w:val="28"/>
          <w:szCs w:val="28"/>
          <w:rtl/>
        </w:rPr>
        <w:t>ی</w:t>
      </w:r>
      <w:r w:rsidRPr="00C33443">
        <w:rPr>
          <w:rFonts w:cs="B Nazanin"/>
          <w:sz w:val="28"/>
          <w:szCs w:val="28"/>
          <w:rtl/>
        </w:rPr>
        <w:t xml:space="preserve"> دارد ،</w:t>
      </w:r>
      <w:r w:rsidRPr="00C33443">
        <w:rPr>
          <w:rFonts w:cs="B Nazanin" w:hint="cs"/>
          <w:sz w:val="28"/>
          <w:szCs w:val="28"/>
          <w:rtl/>
        </w:rPr>
        <w:t xml:space="preserve"> </w:t>
      </w:r>
      <w:r w:rsidRPr="00C33443">
        <w:rPr>
          <w:rFonts w:cs="B Nazanin"/>
          <w:sz w:val="28"/>
          <w:szCs w:val="28"/>
          <w:rtl/>
        </w:rPr>
        <w:t>مکان اجسام سلول و نور</w:t>
      </w:r>
      <w:r w:rsidRPr="00C33443">
        <w:rPr>
          <w:rFonts w:cs="B Nazanin" w:hint="cs"/>
          <w:sz w:val="28"/>
          <w:szCs w:val="28"/>
          <w:rtl/>
        </w:rPr>
        <w:t>ی</w:t>
      </w:r>
      <w:r w:rsidRPr="00C33443">
        <w:rPr>
          <w:rFonts w:cs="B Nazanin" w:hint="eastAsia"/>
          <w:sz w:val="28"/>
          <w:szCs w:val="28"/>
          <w:rtl/>
        </w:rPr>
        <w:t>ت</w:t>
      </w:r>
      <w:r w:rsidR="006931EE">
        <w:rPr>
          <w:rFonts w:cs="B Nazanin"/>
          <w:sz w:val="28"/>
          <w:szCs w:val="28"/>
          <w:rtl/>
        </w:rPr>
        <w:t xml:space="preserve"> ها</w:t>
      </w:r>
      <w:r w:rsidRPr="00C33443">
        <w:rPr>
          <w:rFonts w:cs="B Nazanin"/>
          <w:sz w:val="28"/>
          <w:szCs w:val="28"/>
          <w:rtl/>
        </w:rPr>
        <w:t xml:space="preserve"> نسبت به </w:t>
      </w:r>
      <w:r w:rsidRPr="00C33443">
        <w:rPr>
          <w:rFonts w:cs="B Nazanin" w:hint="cs"/>
          <w:sz w:val="28"/>
          <w:szCs w:val="28"/>
          <w:rtl/>
        </w:rPr>
        <w:t>ی</w:t>
      </w:r>
      <w:r w:rsidRPr="00C33443">
        <w:rPr>
          <w:rFonts w:cs="B Nazanin" w:hint="eastAsia"/>
          <w:sz w:val="28"/>
          <w:szCs w:val="28"/>
          <w:rtl/>
        </w:rPr>
        <w:t>کد</w:t>
      </w:r>
      <w:r w:rsidRPr="00C33443">
        <w:rPr>
          <w:rFonts w:cs="B Nazanin" w:hint="cs"/>
          <w:sz w:val="28"/>
          <w:szCs w:val="28"/>
          <w:rtl/>
        </w:rPr>
        <w:t>ی</w:t>
      </w:r>
      <w:r w:rsidRPr="00C33443">
        <w:rPr>
          <w:rFonts w:cs="B Nazanin" w:hint="eastAsia"/>
          <w:sz w:val="28"/>
          <w:szCs w:val="28"/>
          <w:rtl/>
        </w:rPr>
        <w:t>گر</w:t>
      </w:r>
      <w:r w:rsidRPr="00C33443">
        <w:rPr>
          <w:rFonts w:cs="B Nazanin"/>
          <w:sz w:val="28"/>
          <w:szCs w:val="28"/>
          <w:rtl/>
        </w:rPr>
        <w:t xml:space="preserve"> و م</w:t>
      </w:r>
      <w:r w:rsidRPr="00C33443">
        <w:rPr>
          <w:rFonts w:cs="B Nazanin" w:hint="cs"/>
          <w:sz w:val="28"/>
          <w:szCs w:val="28"/>
          <w:rtl/>
        </w:rPr>
        <w:t>ی</w:t>
      </w:r>
      <w:r w:rsidRPr="00C33443">
        <w:rPr>
          <w:rFonts w:cs="B Nazanin" w:hint="eastAsia"/>
          <w:sz w:val="28"/>
          <w:szCs w:val="28"/>
          <w:rtl/>
        </w:rPr>
        <w:t>دان</w:t>
      </w:r>
      <w:r w:rsidRPr="00C33443">
        <w:rPr>
          <w:rFonts w:cs="B Nazanin"/>
          <w:sz w:val="28"/>
          <w:szCs w:val="28"/>
          <w:rtl/>
        </w:rPr>
        <w:t xml:space="preserve"> الکتر</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sz w:val="28"/>
          <w:szCs w:val="28"/>
          <w:rtl/>
        </w:rPr>
        <w:t xml:space="preserve"> در نظر گرفت</w:t>
      </w:r>
      <w:r w:rsidRPr="00C33443">
        <w:rPr>
          <w:rFonts w:cs="B Nazanin" w:hint="cs"/>
          <w:sz w:val="28"/>
          <w:szCs w:val="28"/>
          <w:rtl/>
        </w:rPr>
        <w:t xml:space="preserve">ه شد </w:t>
      </w:r>
      <w:r w:rsidRPr="00C33443">
        <w:rPr>
          <w:rFonts w:cs="B Nazanin"/>
          <w:sz w:val="28"/>
          <w:szCs w:val="28"/>
          <w:rtl/>
        </w:rPr>
        <w:t>. برا</w:t>
      </w:r>
      <w:r w:rsidRPr="00C33443">
        <w:rPr>
          <w:rFonts w:cs="B Nazanin" w:hint="cs"/>
          <w:sz w:val="28"/>
          <w:szCs w:val="28"/>
          <w:rtl/>
        </w:rPr>
        <w:t>ی</w:t>
      </w:r>
      <w:r w:rsidRPr="00C33443">
        <w:rPr>
          <w:rFonts w:cs="B Nazanin"/>
          <w:sz w:val="28"/>
          <w:szCs w:val="28"/>
          <w:rtl/>
        </w:rPr>
        <w:t xml:space="preserve"> در نظر گرفتن تغ</w:t>
      </w:r>
      <w:r w:rsidRPr="00C33443">
        <w:rPr>
          <w:rFonts w:cs="B Nazanin" w:hint="cs"/>
          <w:sz w:val="28"/>
          <w:szCs w:val="28"/>
          <w:rtl/>
        </w:rPr>
        <w:t>یی</w:t>
      </w:r>
      <w:r w:rsidRPr="00C33443">
        <w:rPr>
          <w:rFonts w:cs="B Nazanin" w:hint="eastAsia"/>
          <w:sz w:val="28"/>
          <w:szCs w:val="28"/>
          <w:rtl/>
        </w:rPr>
        <w:t>رات</w:t>
      </w:r>
      <w:r w:rsidRPr="00C33443">
        <w:rPr>
          <w:rFonts w:cs="B Nazanin"/>
          <w:sz w:val="28"/>
          <w:szCs w:val="28"/>
          <w:rtl/>
        </w:rPr>
        <w:t xml:space="preserve"> </w:t>
      </w:r>
      <w:r w:rsidR="007474EA">
        <w:rPr>
          <w:rFonts w:cs="B Nazanin" w:hint="cs"/>
          <w:sz w:val="28"/>
          <w:szCs w:val="28"/>
          <w:rtl/>
        </w:rPr>
        <w:t>دراز مدت</w:t>
      </w:r>
      <w:r w:rsidRPr="00C33443">
        <w:rPr>
          <w:rFonts w:cs="B Nazanin"/>
          <w:sz w:val="28"/>
          <w:szCs w:val="28"/>
          <w:rtl/>
        </w:rPr>
        <w:t xml:space="preserve"> فعال</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شبکه ، دو جز از انعطاف پذ</w:t>
      </w:r>
      <w:r w:rsidRPr="00C33443">
        <w:rPr>
          <w:rFonts w:cs="B Nazanin" w:hint="cs"/>
          <w:sz w:val="28"/>
          <w:szCs w:val="28"/>
          <w:rtl/>
        </w:rPr>
        <w:t>ی</w:t>
      </w:r>
      <w:r w:rsidRPr="00C33443">
        <w:rPr>
          <w:rFonts w:cs="B Nazanin" w:hint="eastAsia"/>
          <w:sz w:val="28"/>
          <w:szCs w:val="28"/>
          <w:rtl/>
        </w:rPr>
        <w:t>ر</w:t>
      </w:r>
      <w:r w:rsidRPr="00C33443">
        <w:rPr>
          <w:rFonts w:cs="B Nazanin" w:hint="cs"/>
          <w:sz w:val="28"/>
          <w:szCs w:val="28"/>
          <w:rtl/>
        </w:rPr>
        <w:t>ی</w:t>
      </w:r>
      <w:r w:rsidRPr="00C33443">
        <w:rPr>
          <w:rFonts w:cs="B Nazanin"/>
          <w:sz w:val="28"/>
          <w:szCs w:val="28"/>
          <w:rtl/>
        </w:rPr>
        <w:t xml:space="preserve"> س</w:t>
      </w:r>
      <w:r w:rsidRPr="00C33443">
        <w:rPr>
          <w:rFonts w:cs="B Nazanin" w:hint="cs"/>
          <w:sz w:val="28"/>
          <w:szCs w:val="28"/>
          <w:rtl/>
        </w:rPr>
        <w:t>ی</w:t>
      </w:r>
      <w:r w:rsidRPr="00C33443">
        <w:rPr>
          <w:rFonts w:cs="B Nazanin" w:hint="eastAsia"/>
          <w:sz w:val="28"/>
          <w:szCs w:val="28"/>
          <w:rtl/>
        </w:rPr>
        <w:t>ناپس</w:t>
      </w:r>
      <w:r w:rsidRPr="00C33443">
        <w:rPr>
          <w:rFonts w:cs="B Nazanin" w:hint="cs"/>
          <w:sz w:val="28"/>
          <w:szCs w:val="28"/>
          <w:rtl/>
        </w:rPr>
        <w:t>ی</w:t>
      </w:r>
      <w:r w:rsidRPr="00C33443">
        <w:rPr>
          <w:rFonts w:cs="B Nazanin"/>
          <w:sz w:val="28"/>
          <w:szCs w:val="28"/>
          <w:rtl/>
        </w:rPr>
        <w:t xml:space="preserve"> ، </w:t>
      </w:r>
      <w:r w:rsidRPr="00C33443">
        <w:rPr>
          <w:rFonts w:cs="B Nazanin" w:hint="cs"/>
          <w:sz w:val="28"/>
          <w:szCs w:val="28"/>
          <w:rtl/>
        </w:rPr>
        <w:t>ی</w:t>
      </w:r>
      <w:r w:rsidRPr="00C33443">
        <w:rPr>
          <w:rFonts w:cs="B Nazanin" w:hint="eastAsia"/>
          <w:sz w:val="28"/>
          <w:szCs w:val="28"/>
          <w:rtl/>
        </w:rPr>
        <w:t>عن</w:t>
      </w:r>
      <w:r w:rsidRPr="00C33443">
        <w:rPr>
          <w:rFonts w:cs="B Nazanin" w:hint="cs"/>
          <w:sz w:val="28"/>
          <w:szCs w:val="28"/>
          <w:rtl/>
        </w:rPr>
        <w:t>ی</w:t>
      </w:r>
      <w:r w:rsidRPr="00C33443">
        <w:rPr>
          <w:rFonts w:cs="B Nazanin"/>
          <w:sz w:val="28"/>
          <w:szCs w:val="28"/>
          <w:rtl/>
        </w:rPr>
        <w:t xml:space="preserve"> تقو</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طولان</w:t>
      </w:r>
      <w:r w:rsidRPr="00C33443">
        <w:rPr>
          <w:rFonts w:cs="B Nazanin" w:hint="cs"/>
          <w:sz w:val="28"/>
          <w:szCs w:val="28"/>
          <w:rtl/>
        </w:rPr>
        <w:t>ی</w:t>
      </w:r>
      <w:r w:rsidRPr="00C33443">
        <w:rPr>
          <w:rFonts w:cs="B Nazanin"/>
          <w:sz w:val="28"/>
          <w:szCs w:val="28"/>
          <w:rtl/>
        </w:rPr>
        <w:t xml:space="preserve"> مدت (</w:t>
      </w:r>
      <w:r w:rsidRPr="00C33443">
        <w:rPr>
          <w:rFonts w:cs="B Nazanin"/>
          <w:sz w:val="28"/>
          <w:szCs w:val="28"/>
        </w:rPr>
        <w:t>LTP</w:t>
      </w:r>
      <w:r w:rsidRPr="00C33443">
        <w:rPr>
          <w:rFonts w:cs="B Nazanin"/>
          <w:sz w:val="28"/>
          <w:szCs w:val="28"/>
          <w:rtl/>
        </w:rPr>
        <w:t xml:space="preserve">) و </w:t>
      </w:r>
      <w:r w:rsidRPr="00C33443">
        <w:rPr>
          <w:rFonts w:cs="B Nazanin"/>
          <w:sz w:val="28"/>
          <w:szCs w:val="28"/>
        </w:rPr>
        <w:t>metaplasticity</w:t>
      </w:r>
      <w:r w:rsidRPr="00C33443">
        <w:rPr>
          <w:rFonts w:cs="B Nazanin"/>
          <w:sz w:val="28"/>
          <w:szCs w:val="28"/>
          <w:rtl/>
        </w:rPr>
        <w:t xml:space="preserve"> اجرا </w:t>
      </w:r>
      <w:r w:rsidRPr="00C33443">
        <w:rPr>
          <w:rFonts w:cs="B Nazanin" w:hint="cs"/>
          <w:sz w:val="28"/>
          <w:szCs w:val="28"/>
          <w:rtl/>
        </w:rPr>
        <w:t>شد</w:t>
      </w:r>
      <w:r w:rsidRPr="00C33443">
        <w:rPr>
          <w:rFonts w:cs="B Nazanin"/>
          <w:sz w:val="28"/>
          <w:szCs w:val="28"/>
          <w:rtl/>
        </w:rPr>
        <w:t>. هر دو به خاص</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w:t>
      </w:r>
      <w:r w:rsidR="007474EA">
        <w:rPr>
          <w:rFonts w:cs="B Nazanin" w:hint="cs"/>
          <w:sz w:val="28"/>
          <w:szCs w:val="28"/>
          <w:rtl/>
        </w:rPr>
        <w:t>بهره</w:t>
      </w:r>
      <w:r w:rsidRPr="00C33443">
        <w:rPr>
          <w:rFonts w:cs="B Nazanin"/>
          <w:sz w:val="28"/>
          <w:szCs w:val="28"/>
          <w:rtl/>
        </w:rPr>
        <w:t xml:space="preserve"> ها</w:t>
      </w:r>
      <w:r w:rsidRPr="00C33443">
        <w:rPr>
          <w:rFonts w:cs="B Nazanin" w:hint="cs"/>
          <w:sz w:val="28"/>
          <w:szCs w:val="28"/>
          <w:rtl/>
        </w:rPr>
        <w:t>ی</w:t>
      </w:r>
      <w:r w:rsidRPr="00C33443">
        <w:rPr>
          <w:rFonts w:cs="B Nazanin"/>
          <w:sz w:val="28"/>
          <w:szCs w:val="28"/>
          <w:rtl/>
        </w:rPr>
        <w:t xml:space="preserve"> س</w:t>
      </w:r>
      <w:r w:rsidRPr="00C33443">
        <w:rPr>
          <w:rFonts w:cs="B Nazanin" w:hint="cs"/>
          <w:sz w:val="28"/>
          <w:szCs w:val="28"/>
          <w:rtl/>
        </w:rPr>
        <w:t>ی</w:t>
      </w:r>
      <w:r w:rsidRPr="00C33443">
        <w:rPr>
          <w:rFonts w:cs="B Nazanin" w:hint="eastAsia"/>
          <w:sz w:val="28"/>
          <w:szCs w:val="28"/>
          <w:rtl/>
        </w:rPr>
        <w:t>ناپس</w:t>
      </w:r>
      <w:r w:rsidRPr="00C33443">
        <w:rPr>
          <w:rFonts w:cs="B Nazanin" w:hint="cs"/>
          <w:sz w:val="28"/>
          <w:szCs w:val="28"/>
          <w:rtl/>
        </w:rPr>
        <w:t>ی</w:t>
      </w:r>
      <w:r w:rsidRPr="00C33443">
        <w:rPr>
          <w:rFonts w:cs="B Nazanin"/>
          <w:sz w:val="28"/>
          <w:szCs w:val="28"/>
          <w:rtl/>
        </w:rPr>
        <w:t xml:space="preserve"> برا</w:t>
      </w:r>
      <w:r w:rsidRPr="00C33443">
        <w:rPr>
          <w:rFonts w:cs="B Nazanin" w:hint="cs"/>
          <w:sz w:val="28"/>
          <w:szCs w:val="28"/>
          <w:rtl/>
        </w:rPr>
        <w:t>ی</w:t>
      </w:r>
      <w:r w:rsidRPr="00C33443">
        <w:rPr>
          <w:rFonts w:cs="B Nazanin"/>
          <w:sz w:val="28"/>
          <w:szCs w:val="28"/>
          <w:rtl/>
        </w:rPr>
        <w:t xml:space="preserve"> تغ</w:t>
      </w:r>
      <w:r w:rsidRPr="00C33443">
        <w:rPr>
          <w:rFonts w:cs="B Nazanin" w:hint="cs"/>
          <w:sz w:val="28"/>
          <w:szCs w:val="28"/>
          <w:rtl/>
        </w:rPr>
        <w:t>یی</w:t>
      </w:r>
      <w:r w:rsidRPr="00C33443">
        <w:rPr>
          <w:rFonts w:cs="B Nazanin" w:hint="eastAsia"/>
          <w:sz w:val="28"/>
          <w:szCs w:val="28"/>
          <w:rtl/>
        </w:rPr>
        <w:t>ر</w:t>
      </w:r>
      <w:r w:rsidRPr="00C33443">
        <w:rPr>
          <w:rFonts w:cs="B Nazanin"/>
          <w:sz w:val="28"/>
          <w:szCs w:val="28"/>
          <w:rtl/>
        </w:rPr>
        <w:t xml:space="preserve"> با توجه به فعال</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نورون قبل و بعد از س</w:t>
      </w:r>
      <w:r w:rsidRPr="00C33443">
        <w:rPr>
          <w:rFonts w:cs="B Nazanin" w:hint="cs"/>
          <w:sz w:val="28"/>
          <w:szCs w:val="28"/>
          <w:rtl/>
        </w:rPr>
        <w:t>ی</w:t>
      </w:r>
      <w:r w:rsidRPr="00C33443">
        <w:rPr>
          <w:rFonts w:cs="B Nazanin" w:hint="eastAsia"/>
          <w:sz w:val="28"/>
          <w:szCs w:val="28"/>
          <w:rtl/>
        </w:rPr>
        <w:t>ناپس</w:t>
      </w:r>
      <w:r w:rsidRPr="00C33443">
        <w:rPr>
          <w:rFonts w:cs="B Nazanin" w:hint="cs"/>
          <w:sz w:val="28"/>
          <w:szCs w:val="28"/>
          <w:rtl/>
        </w:rPr>
        <w:t>ی</w:t>
      </w:r>
      <w:r w:rsidRPr="00C33443">
        <w:rPr>
          <w:rFonts w:cs="B Nazanin"/>
          <w:sz w:val="28"/>
          <w:szCs w:val="28"/>
          <w:rtl/>
        </w:rPr>
        <w:t xml:space="preserve"> اشاره م</w:t>
      </w:r>
      <w:r w:rsidRPr="00C33443">
        <w:rPr>
          <w:rFonts w:cs="B Nazanin" w:hint="cs"/>
          <w:sz w:val="28"/>
          <w:szCs w:val="28"/>
          <w:rtl/>
        </w:rPr>
        <w:t>ی</w:t>
      </w:r>
      <w:r w:rsidRPr="00C33443">
        <w:rPr>
          <w:rFonts w:cs="B Nazanin"/>
          <w:sz w:val="28"/>
          <w:szCs w:val="28"/>
          <w:rtl/>
        </w:rPr>
        <w:t xml:space="preserve"> کنند </w:t>
      </w:r>
      <w:r w:rsidRPr="00C33443">
        <w:rPr>
          <w:rFonts w:cs="B Nazanin" w:hint="cs"/>
          <w:sz w:val="28"/>
          <w:szCs w:val="28"/>
          <w:rtl/>
        </w:rPr>
        <w:t xml:space="preserve">. </w:t>
      </w:r>
      <w:r w:rsidRPr="00C33443">
        <w:rPr>
          <w:rFonts w:cs="B Nazanin"/>
          <w:sz w:val="28"/>
          <w:szCs w:val="28"/>
        </w:rPr>
        <w:t>LTP</w:t>
      </w:r>
      <w:r w:rsidRPr="00C33443">
        <w:rPr>
          <w:rFonts w:cs="B Nazanin"/>
          <w:sz w:val="28"/>
          <w:szCs w:val="28"/>
          <w:rtl/>
        </w:rPr>
        <w:t xml:space="preserve"> به عنوان تغ</w:t>
      </w:r>
      <w:r w:rsidRPr="00C33443">
        <w:rPr>
          <w:rFonts w:cs="B Nazanin" w:hint="cs"/>
          <w:sz w:val="28"/>
          <w:szCs w:val="28"/>
          <w:rtl/>
        </w:rPr>
        <w:t>یی</w:t>
      </w:r>
      <w:r w:rsidRPr="00C33443">
        <w:rPr>
          <w:rFonts w:cs="B Nazanin" w:hint="eastAsia"/>
          <w:sz w:val="28"/>
          <w:szCs w:val="28"/>
          <w:rtl/>
        </w:rPr>
        <w:t>ر</w:t>
      </w:r>
      <w:r w:rsidRPr="00C33443">
        <w:rPr>
          <w:rFonts w:cs="B Nazanin" w:hint="cs"/>
          <w:sz w:val="28"/>
          <w:szCs w:val="28"/>
          <w:rtl/>
        </w:rPr>
        <w:t>ی</w:t>
      </w:r>
      <w:r w:rsidRPr="00C33443">
        <w:rPr>
          <w:rFonts w:cs="B Nazanin"/>
          <w:sz w:val="28"/>
          <w:szCs w:val="28"/>
          <w:rtl/>
        </w:rPr>
        <w:t xml:space="preserve"> </w:t>
      </w:r>
      <w:r w:rsidRPr="00C33443">
        <w:rPr>
          <w:rFonts w:cs="B Nazanin"/>
          <w:sz w:val="28"/>
          <w:szCs w:val="28"/>
          <w:rtl/>
        </w:rPr>
        <w:lastRenderedPageBreak/>
        <w:t>در دامنه پتانس</w:t>
      </w:r>
      <w:r w:rsidRPr="00C33443">
        <w:rPr>
          <w:rFonts w:cs="B Nazanin" w:hint="cs"/>
          <w:sz w:val="28"/>
          <w:szCs w:val="28"/>
          <w:rtl/>
        </w:rPr>
        <w:t>ی</w:t>
      </w:r>
      <w:r w:rsidRPr="00C33443">
        <w:rPr>
          <w:rFonts w:cs="B Nazanin" w:hint="eastAsia"/>
          <w:sz w:val="28"/>
          <w:szCs w:val="28"/>
          <w:rtl/>
        </w:rPr>
        <w:t>ل</w:t>
      </w:r>
      <w:r w:rsidRPr="00C33443">
        <w:rPr>
          <w:rFonts w:cs="B Nazanin"/>
          <w:sz w:val="28"/>
          <w:szCs w:val="28"/>
          <w:rtl/>
        </w:rPr>
        <w:t xml:space="preserve"> پس س</w:t>
      </w:r>
      <w:r w:rsidRPr="00C33443">
        <w:rPr>
          <w:rFonts w:cs="B Nazanin" w:hint="cs"/>
          <w:sz w:val="28"/>
          <w:szCs w:val="28"/>
          <w:rtl/>
        </w:rPr>
        <w:t>ی</w:t>
      </w:r>
      <w:r w:rsidRPr="00C33443">
        <w:rPr>
          <w:rFonts w:cs="B Nazanin" w:hint="eastAsia"/>
          <w:sz w:val="28"/>
          <w:szCs w:val="28"/>
          <w:rtl/>
        </w:rPr>
        <w:t>ناپس</w:t>
      </w:r>
      <w:r w:rsidRPr="00C33443">
        <w:rPr>
          <w:rFonts w:cs="B Nazanin" w:hint="cs"/>
          <w:sz w:val="28"/>
          <w:szCs w:val="28"/>
          <w:rtl/>
        </w:rPr>
        <w:t>ی</w:t>
      </w:r>
      <w:r w:rsidRPr="00C33443">
        <w:rPr>
          <w:rFonts w:cs="B Nazanin"/>
          <w:sz w:val="28"/>
          <w:szCs w:val="28"/>
          <w:rtl/>
        </w:rPr>
        <w:t xml:space="preserve"> در نظر گرفته شد. برا</w:t>
      </w:r>
      <w:r w:rsidRPr="00C33443">
        <w:rPr>
          <w:rFonts w:cs="B Nazanin" w:hint="cs"/>
          <w:sz w:val="28"/>
          <w:szCs w:val="28"/>
          <w:rtl/>
        </w:rPr>
        <w:t>ی</w:t>
      </w:r>
      <w:r w:rsidRPr="00C33443">
        <w:rPr>
          <w:rFonts w:cs="B Nazanin"/>
          <w:sz w:val="28"/>
          <w:szCs w:val="28"/>
          <w:rtl/>
        </w:rPr>
        <w:t xml:space="preserve"> </w:t>
      </w:r>
      <w:r w:rsidRPr="00C33443">
        <w:rPr>
          <w:rFonts w:cs="B Nazanin"/>
          <w:sz w:val="28"/>
          <w:szCs w:val="28"/>
        </w:rPr>
        <w:t>metaplasticity</w:t>
      </w:r>
      <w:r w:rsidRPr="00C33443">
        <w:rPr>
          <w:rFonts w:cs="B Nazanin"/>
          <w:sz w:val="28"/>
          <w:szCs w:val="28"/>
          <w:rtl/>
        </w:rPr>
        <w:t xml:space="preserve"> ، تئور</w:t>
      </w:r>
      <w:r w:rsidRPr="00C33443">
        <w:rPr>
          <w:rFonts w:cs="B Nazanin" w:hint="cs"/>
          <w:sz w:val="28"/>
          <w:szCs w:val="28"/>
          <w:rtl/>
        </w:rPr>
        <w:t>ی</w:t>
      </w:r>
      <w:r w:rsidR="00F61298">
        <w:rPr>
          <w:rFonts w:cs="B Nazanin"/>
          <w:sz w:val="28"/>
          <w:szCs w:val="28"/>
          <w:rtl/>
        </w:rPr>
        <w:t xml:space="preserve"> معروف به</w:t>
      </w:r>
      <w:r w:rsidR="00F61298">
        <w:rPr>
          <w:rFonts w:cs="B Nazanin" w:hint="cs"/>
          <w:sz w:val="28"/>
          <w:szCs w:val="28"/>
          <w:rtl/>
        </w:rPr>
        <w:t xml:space="preserve"> انعطاف پذیری</w:t>
      </w:r>
      <w:r w:rsidR="00F61298">
        <w:rPr>
          <w:rFonts w:cs="B Nazanin"/>
          <w:sz w:val="28"/>
          <w:szCs w:val="28"/>
          <w:rtl/>
        </w:rPr>
        <w:t xml:space="preserve"> </w:t>
      </w:r>
      <w:r w:rsidRPr="00C33443">
        <w:rPr>
          <w:rFonts w:cs="B Nazanin"/>
          <w:sz w:val="28"/>
          <w:szCs w:val="28"/>
        </w:rPr>
        <w:t xml:space="preserve">BCM </w:t>
      </w:r>
      <w:r w:rsidR="00F61298">
        <w:rPr>
          <w:rFonts w:cs="B Nazanin"/>
          <w:sz w:val="28"/>
          <w:szCs w:val="28"/>
          <w:rtl/>
        </w:rPr>
        <w:t xml:space="preserve">، انتخاب شد. </w:t>
      </w:r>
      <w:r w:rsidRPr="00C33443">
        <w:rPr>
          <w:rFonts w:cs="B Nazanin"/>
          <w:sz w:val="28"/>
          <w:szCs w:val="28"/>
          <w:rtl/>
        </w:rPr>
        <w:t>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انتخاب دو مز</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داشت. انعطاف پذ</w:t>
      </w:r>
      <w:r w:rsidRPr="00C33443">
        <w:rPr>
          <w:rFonts w:cs="B Nazanin" w:hint="cs"/>
          <w:sz w:val="28"/>
          <w:szCs w:val="28"/>
          <w:rtl/>
        </w:rPr>
        <w:t>ی</w:t>
      </w:r>
      <w:r w:rsidRPr="00C33443">
        <w:rPr>
          <w:rFonts w:cs="B Nazanin" w:hint="eastAsia"/>
          <w:sz w:val="28"/>
          <w:szCs w:val="28"/>
          <w:rtl/>
        </w:rPr>
        <w:t>ر</w:t>
      </w:r>
      <w:r w:rsidRPr="00C33443">
        <w:rPr>
          <w:rFonts w:cs="B Nazanin" w:hint="cs"/>
          <w:sz w:val="28"/>
          <w:szCs w:val="28"/>
          <w:rtl/>
        </w:rPr>
        <w:t>ی</w:t>
      </w:r>
      <w:r w:rsidRPr="00C33443">
        <w:rPr>
          <w:rFonts w:cs="B Nazanin"/>
          <w:sz w:val="28"/>
          <w:szCs w:val="28"/>
          <w:rtl/>
        </w:rPr>
        <w:t xml:space="preserve"> </w:t>
      </w:r>
      <w:r w:rsidRPr="00C33443">
        <w:rPr>
          <w:rFonts w:cs="B Nazanin"/>
          <w:sz w:val="28"/>
          <w:szCs w:val="28"/>
        </w:rPr>
        <w:t>BCM</w:t>
      </w:r>
      <w:r w:rsidRPr="00C33443">
        <w:rPr>
          <w:rFonts w:cs="B Nazanin"/>
          <w:sz w:val="28"/>
          <w:szCs w:val="28"/>
          <w:rtl/>
        </w:rPr>
        <w:t xml:space="preserve"> به شدت با ف</w:t>
      </w:r>
      <w:r w:rsidRPr="00C33443">
        <w:rPr>
          <w:rFonts w:cs="B Nazanin" w:hint="cs"/>
          <w:sz w:val="28"/>
          <w:szCs w:val="28"/>
          <w:rtl/>
        </w:rPr>
        <w:t>ی</w:t>
      </w:r>
      <w:r w:rsidRPr="00C33443">
        <w:rPr>
          <w:rFonts w:cs="B Nazanin" w:hint="eastAsia"/>
          <w:sz w:val="28"/>
          <w:szCs w:val="28"/>
          <w:rtl/>
        </w:rPr>
        <w:t>ز</w:t>
      </w:r>
      <w:r w:rsidRPr="00C33443">
        <w:rPr>
          <w:rFonts w:cs="B Nazanin" w:hint="cs"/>
          <w:sz w:val="28"/>
          <w:szCs w:val="28"/>
          <w:rtl/>
        </w:rPr>
        <w:t>ی</w:t>
      </w:r>
      <w:r w:rsidRPr="00C33443">
        <w:rPr>
          <w:rFonts w:cs="B Nazanin" w:hint="eastAsia"/>
          <w:sz w:val="28"/>
          <w:szCs w:val="28"/>
          <w:rtl/>
        </w:rPr>
        <w:t>ولوژ</w:t>
      </w:r>
      <w:r w:rsidRPr="00C33443">
        <w:rPr>
          <w:rFonts w:cs="B Nazanin" w:hint="cs"/>
          <w:sz w:val="28"/>
          <w:szCs w:val="28"/>
          <w:rtl/>
        </w:rPr>
        <w:t>ی</w:t>
      </w:r>
      <w:r w:rsidRPr="00C33443">
        <w:rPr>
          <w:rFonts w:cs="B Nazanin"/>
          <w:sz w:val="28"/>
          <w:szCs w:val="28"/>
          <w:rtl/>
        </w:rPr>
        <w:t xml:space="preserve"> مرتبط است.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خاص</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هوموستات</w:t>
      </w:r>
      <w:r w:rsidRPr="00C33443">
        <w:rPr>
          <w:rFonts w:cs="B Nazanin" w:hint="cs"/>
          <w:sz w:val="28"/>
          <w:szCs w:val="28"/>
          <w:rtl/>
        </w:rPr>
        <w:t>ی</w:t>
      </w:r>
      <w:r w:rsidRPr="00C33443">
        <w:rPr>
          <w:rFonts w:cs="B Nazanin" w:hint="eastAsia"/>
          <w:sz w:val="28"/>
          <w:szCs w:val="28"/>
          <w:rtl/>
        </w:rPr>
        <w:t>ک</w:t>
      </w:r>
      <w:r w:rsidR="00F61298">
        <w:rPr>
          <w:rFonts w:cs="B Nazanin" w:hint="cs"/>
          <w:sz w:val="28"/>
          <w:szCs w:val="28"/>
          <w:rtl/>
        </w:rPr>
        <w:t xml:space="preserve">، </w:t>
      </w:r>
      <w:r w:rsidRPr="00C33443">
        <w:rPr>
          <w:rFonts w:cs="B Nazanin"/>
          <w:sz w:val="28"/>
          <w:szCs w:val="28"/>
          <w:rtl/>
        </w:rPr>
        <w:t>از نظر تئور</w:t>
      </w:r>
      <w:r w:rsidRPr="00C33443">
        <w:rPr>
          <w:rFonts w:cs="B Nazanin" w:hint="cs"/>
          <w:sz w:val="28"/>
          <w:szCs w:val="28"/>
          <w:rtl/>
        </w:rPr>
        <w:t>ی</w:t>
      </w:r>
      <w:r w:rsidRPr="00C33443">
        <w:rPr>
          <w:rFonts w:cs="B Nazanin"/>
          <w:sz w:val="28"/>
          <w:szCs w:val="28"/>
          <w:rtl/>
        </w:rPr>
        <w:t xml:space="preserve"> از صفر رفتن فعال</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عصب</w:t>
      </w:r>
      <w:r w:rsidRPr="00C33443">
        <w:rPr>
          <w:rFonts w:cs="B Nazanin" w:hint="cs"/>
          <w:sz w:val="28"/>
          <w:szCs w:val="28"/>
          <w:rtl/>
        </w:rPr>
        <w:t>ی</w:t>
      </w:r>
      <w:r w:rsidRPr="00C33443">
        <w:rPr>
          <w:rFonts w:cs="B Nazanin"/>
          <w:sz w:val="28"/>
          <w:szCs w:val="28"/>
          <w:rtl/>
        </w:rPr>
        <w:t xml:space="preserve"> </w:t>
      </w:r>
      <w:r w:rsidRPr="00C33443">
        <w:rPr>
          <w:rFonts w:cs="B Nazanin" w:hint="cs"/>
          <w:sz w:val="28"/>
          <w:szCs w:val="28"/>
          <w:rtl/>
        </w:rPr>
        <w:t>ی</w:t>
      </w:r>
      <w:r w:rsidRPr="00C33443">
        <w:rPr>
          <w:rFonts w:cs="B Nazanin" w:hint="eastAsia"/>
          <w:sz w:val="28"/>
          <w:szCs w:val="28"/>
          <w:rtl/>
        </w:rPr>
        <w:t>ا</w:t>
      </w:r>
      <w:r w:rsidR="00F61298">
        <w:rPr>
          <w:rFonts w:cs="B Nazanin"/>
          <w:sz w:val="28"/>
          <w:szCs w:val="28"/>
          <w:rtl/>
        </w:rPr>
        <w:t xml:space="preserve"> انحراف </w:t>
      </w:r>
      <w:r w:rsidR="00F61298">
        <w:rPr>
          <w:rFonts w:cs="B Nazanin" w:hint="cs"/>
          <w:sz w:val="28"/>
          <w:szCs w:val="28"/>
          <w:rtl/>
        </w:rPr>
        <w:t>به</w:t>
      </w:r>
      <w:r w:rsidRPr="00C33443">
        <w:rPr>
          <w:rFonts w:cs="B Nazanin"/>
          <w:sz w:val="28"/>
          <w:szCs w:val="28"/>
          <w:rtl/>
        </w:rPr>
        <w:t xml:space="preserve"> ب</w:t>
      </w:r>
      <w:r w:rsidRPr="00C33443">
        <w:rPr>
          <w:rFonts w:cs="B Nazanin" w:hint="cs"/>
          <w:sz w:val="28"/>
          <w:szCs w:val="28"/>
          <w:rtl/>
        </w:rPr>
        <w:t>ی</w:t>
      </w:r>
      <w:r w:rsidRPr="00C33443">
        <w:rPr>
          <w:rFonts w:cs="B Nazanin"/>
          <w:sz w:val="28"/>
          <w:szCs w:val="28"/>
          <w:rtl/>
        </w:rPr>
        <w:t xml:space="preserve"> نها</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جلوگ</w:t>
      </w:r>
      <w:r w:rsidRPr="00C33443">
        <w:rPr>
          <w:rFonts w:cs="B Nazanin" w:hint="cs"/>
          <w:sz w:val="28"/>
          <w:szCs w:val="28"/>
          <w:rtl/>
        </w:rPr>
        <w:t>ی</w:t>
      </w:r>
      <w:r w:rsidRPr="00C33443">
        <w:rPr>
          <w:rFonts w:cs="B Nazanin" w:hint="eastAsia"/>
          <w:sz w:val="28"/>
          <w:szCs w:val="28"/>
          <w:rtl/>
        </w:rPr>
        <w:t>ر</w:t>
      </w:r>
      <w:r w:rsidRPr="00C33443">
        <w:rPr>
          <w:rFonts w:cs="B Nazanin" w:hint="cs"/>
          <w:sz w:val="28"/>
          <w:szCs w:val="28"/>
          <w:rtl/>
        </w:rPr>
        <w:t>ی</w:t>
      </w:r>
      <w:r w:rsidRPr="00C33443">
        <w:rPr>
          <w:rFonts w:cs="B Nazanin"/>
          <w:sz w:val="28"/>
          <w:szCs w:val="28"/>
          <w:rtl/>
        </w:rPr>
        <w:t xml:space="preserve"> م</w:t>
      </w:r>
      <w:r w:rsidRPr="00C33443">
        <w:rPr>
          <w:rFonts w:cs="B Nazanin" w:hint="cs"/>
          <w:sz w:val="28"/>
          <w:szCs w:val="28"/>
          <w:rtl/>
        </w:rPr>
        <w:t>ی</w:t>
      </w:r>
      <w:r w:rsidR="00F61298">
        <w:rPr>
          <w:rFonts w:cs="B Nazanin"/>
          <w:sz w:val="28"/>
          <w:szCs w:val="28"/>
          <w:rtl/>
        </w:rPr>
        <w:softHyphen/>
      </w:r>
      <w:r w:rsidRPr="00C33443">
        <w:rPr>
          <w:rFonts w:cs="B Nazanin"/>
          <w:sz w:val="28"/>
          <w:szCs w:val="28"/>
          <w:rtl/>
        </w:rPr>
        <w:t>کند. علاوه بر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 م</w:t>
      </w:r>
      <w:r w:rsidRPr="00C33443">
        <w:rPr>
          <w:rFonts w:cs="B Nazanin" w:hint="cs"/>
          <w:sz w:val="28"/>
          <w:szCs w:val="28"/>
          <w:rtl/>
        </w:rPr>
        <w:t>ی</w:t>
      </w:r>
      <w:r w:rsidRPr="00C33443">
        <w:rPr>
          <w:rFonts w:cs="B Nazanin"/>
          <w:sz w:val="28"/>
          <w:szCs w:val="28"/>
          <w:rtl/>
        </w:rPr>
        <w:t xml:space="preserve"> توان آن را به راحت</w:t>
      </w:r>
      <w:r w:rsidRPr="00C33443">
        <w:rPr>
          <w:rFonts w:cs="B Nazanin" w:hint="cs"/>
          <w:sz w:val="28"/>
          <w:szCs w:val="28"/>
          <w:rtl/>
        </w:rPr>
        <w:t>ی</w:t>
      </w:r>
      <w:r w:rsidRPr="00C33443">
        <w:rPr>
          <w:rFonts w:cs="B Nazanin"/>
          <w:sz w:val="28"/>
          <w:szCs w:val="28"/>
          <w:rtl/>
        </w:rPr>
        <w:t xml:space="preserve"> در مدل ها</w:t>
      </w:r>
      <w:r w:rsidRPr="00C33443">
        <w:rPr>
          <w:rFonts w:cs="B Nazanin" w:hint="cs"/>
          <w:sz w:val="28"/>
          <w:szCs w:val="28"/>
          <w:rtl/>
        </w:rPr>
        <w:t>ی</w:t>
      </w:r>
      <w:r w:rsidRPr="00C33443">
        <w:rPr>
          <w:rFonts w:cs="B Nazanin"/>
          <w:sz w:val="28"/>
          <w:szCs w:val="28"/>
          <w:rtl/>
        </w:rPr>
        <w:t xml:space="preserve"> عصب</w:t>
      </w:r>
      <w:r w:rsidRPr="00C33443">
        <w:rPr>
          <w:rFonts w:cs="B Nazanin" w:hint="cs"/>
          <w:sz w:val="28"/>
          <w:szCs w:val="28"/>
          <w:rtl/>
        </w:rPr>
        <w:t>ی</w:t>
      </w:r>
      <w:r w:rsidRPr="00C33443">
        <w:rPr>
          <w:rFonts w:cs="B Nazanin"/>
          <w:sz w:val="28"/>
          <w:szCs w:val="28"/>
          <w:rtl/>
        </w:rPr>
        <w:t xml:space="preserve"> پ</w:t>
      </w:r>
      <w:r w:rsidRPr="00C33443">
        <w:rPr>
          <w:rFonts w:cs="B Nazanin" w:hint="cs"/>
          <w:sz w:val="28"/>
          <w:szCs w:val="28"/>
          <w:rtl/>
        </w:rPr>
        <w:t>ی</w:t>
      </w:r>
      <w:r w:rsidRPr="00C33443">
        <w:rPr>
          <w:rFonts w:cs="B Nazanin" w:hint="eastAsia"/>
          <w:sz w:val="28"/>
          <w:szCs w:val="28"/>
          <w:rtl/>
        </w:rPr>
        <w:t>اده</w:t>
      </w:r>
      <w:r w:rsidRPr="00C33443">
        <w:rPr>
          <w:rFonts w:cs="B Nazanin"/>
          <w:sz w:val="28"/>
          <w:szCs w:val="28"/>
          <w:rtl/>
        </w:rPr>
        <w:t xml:space="preserve"> ساز</w:t>
      </w:r>
      <w:r w:rsidRPr="00C33443">
        <w:rPr>
          <w:rFonts w:cs="B Nazanin" w:hint="cs"/>
          <w:sz w:val="28"/>
          <w:szCs w:val="28"/>
          <w:rtl/>
        </w:rPr>
        <w:t>ی</w:t>
      </w:r>
      <w:r w:rsidRPr="00C33443">
        <w:rPr>
          <w:rFonts w:cs="B Nazanin"/>
          <w:sz w:val="28"/>
          <w:szCs w:val="28"/>
          <w:rtl/>
        </w:rPr>
        <w:t xml:space="preserve"> کر</w:t>
      </w:r>
      <w:r w:rsidRPr="00C33443">
        <w:rPr>
          <w:rFonts w:cs="B Nazanin" w:hint="eastAsia"/>
          <w:sz w:val="28"/>
          <w:szCs w:val="28"/>
          <w:rtl/>
        </w:rPr>
        <w:t>د</w:t>
      </w:r>
      <w:r w:rsidR="006931EE">
        <w:rPr>
          <w:rFonts w:cs="B Nazanin" w:hint="cs"/>
          <w:sz w:val="28"/>
          <w:szCs w:val="28"/>
          <w:rtl/>
        </w:rPr>
        <w:t>.</w:t>
      </w:r>
    </w:p>
    <w:p w14:paraId="0E4779E6" w14:textId="7CA78109" w:rsidR="004F3CAF" w:rsidRPr="00C33443" w:rsidRDefault="00316D32" w:rsidP="00F61298">
      <w:pPr>
        <w:jc w:val="both"/>
        <w:rPr>
          <w:rFonts w:cs="B Nazanin"/>
          <w:sz w:val="28"/>
          <w:szCs w:val="28"/>
          <w:rtl/>
        </w:rPr>
      </w:pPr>
      <w:ins w:id="267" w:author="Fariba" w:date="2021-02-02T18:48:00Z">
        <w:r>
          <w:rPr>
            <w:rFonts w:cs="B Nazanin" w:hint="cs"/>
            <w:sz w:val="28"/>
            <w:szCs w:val="28"/>
            <w:rtl/>
          </w:rPr>
          <w:t xml:space="preserve">در این مدل </w:t>
        </w:r>
      </w:ins>
      <w:r w:rsidR="004F3CAF" w:rsidRPr="00C33443">
        <w:rPr>
          <w:rFonts w:cs="B Nazanin"/>
          <w:sz w:val="28"/>
          <w:szCs w:val="28"/>
          <w:rtl/>
        </w:rPr>
        <w:t>چهار نوع سلول عصب</w:t>
      </w:r>
      <w:r w:rsidR="004F3CAF" w:rsidRPr="00C33443">
        <w:rPr>
          <w:rFonts w:cs="B Nazanin" w:hint="cs"/>
          <w:sz w:val="28"/>
          <w:szCs w:val="28"/>
          <w:rtl/>
        </w:rPr>
        <w:t>ی</w:t>
      </w:r>
      <w:r w:rsidR="004F3CAF" w:rsidRPr="00C33443">
        <w:rPr>
          <w:rFonts w:cs="B Nazanin"/>
          <w:sz w:val="28"/>
          <w:szCs w:val="28"/>
          <w:rtl/>
        </w:rPr>
        <w:t xml:space="preserve"> در نظر گرفته شد</w:t>
      </w:r>
      <w:r w:rsidR="004F3CAF" w:rsidRPr="00C33443">
        <w:rPr>
          <w:rFonts w:cs="B Nazanin" w:hint="cs"/>
          <w:sz w:val="28"/>
          <w:szCs w:val="28"/>
          <w:rtl/>
        </w:rPr>
        <w:t xml:space="preserve"> .</w:t>
      </w:r>
      <w:r w:rsidR="004F3CAF" w:rsidRPr="00C33443">
        <w:rPr>
          <w:rFonts w:cs="B Nazanin"/>
          <w:sz w:val="28"/>
          <w:szCs w:val="28"/>
          <w:rtl/>
        </w:rPr>
        <w:t xml:space="preserve"> خصوص</w:t>
      </w:r>
      <w:r w:rsidR="004F3CAF" w:rsidRPr="00C33443">
        <w:rPr>
          <w:rFonts w:cs="B Nazanin" w:hint="cs"/>
          <w:sz w:val="28"/>
          <w:szCs w:val="28"/>
          <w:rtl/>
        </w:rPr>
        <w:t>ی</w:t>
      </w:r>
      <w:r w:rsidR="004F3CAF" w:rsidRPr="00C33443">
        <w:rPr>
          <w:rFonts w:cs="B Nazanin" w:hint="eastAsia"/>
          <w:sz w:val="28"/>
          <w:szCs w:val="28"/>
          <w:rtl/>
        </w:rPr>
        <w:t>ات</w:t>
      </w:r>
      <w:r w:rsidR="004F3CAF" w:rsidRPr="00C33443">
        <w:rPr>
          <w:rFonts w:cs="B Nazanin"/>
          <w:sz w:val="28"/>
          <w:szCs w:val="28"/>
          <w:rtl/>
        </w:rPr>
        <w:t xml:space="preserve"> ف</w:t>
      </w:r>
      <w:r w:rsidR="004F3CAF" w:rsidRPr="00C33443">
        <w:rPr>
          <w:rFonts w:cs="B Nazanin" w:hint="cs"/>
          <w:sz w:val="28"/>
          <w:szCs w:val="28"/>
          <w:rtl/>
        </w:rPr>
        <w:t>ی</w:t>
      </w:r>
      <w:r w:rsidR="004F3CAF" w:rsidRPr="00C33443">
        <w:rPr>
          <w:rFonts w:cs="B Nazanin" w:hint="eastAsia"/>
          <w:sz w:val="28"/>
          <w:szCs w:val="28"/>
          <w:rtl/>
        </w:rPr>
        <w:t>ز</w:t>
      </w:r>
      <w:r w:rsidR="004F3CAF" w:rsidRPr="00C33443">
        <w:rPr>
          <w:rFonts w:cs="B Nazanin" w:hint="cs"/>
          <w:sz w:val="28"/>
          <w:szCs w:val="28"/>
          <w:rtl/>
        </w:rPr>
        <w:t>ی</w:t>
      </w:r>
      <w:r w:rsidR="004F3CAF" w:rsidRPr="00C33443">
        <w:rPr>
          <w:rFonts w:cs="B Nazanin" w:hint="eastAsia"/>
          <w:sz w:val="28"/>
          <w:szCs w:val="28"/>
          <w:rtl/>
        </w:rPr>
        <w:t>ولوژ</w:t>
      </w:r>
      <w:r w:rsidR="004F3CAF" w:rsidRPr="00C33443">
        <w:rPr>
          <w:rFonts w:cs="B Nazanin" w:hint="cs"/>
          <w:sz w:val="28"/>
          <w:szCs w:val="28"/>
          <w:rtl/>
        </w:rPr>
        <w:t>ی</w:t>
      </w:r>
      <w:r w:rsidR="004F3CAF" w:rsidRPr="00C33443">
        <w:rPr>
          <w:rFonts w:cs="B Nazanin" w:hint="eastAsia"/>
          <w:sz w:val="28"/>
          <w:szCs w:val="28"/>
          <w:rtl/>
        </w:rPr>
        <w:t>ک</w:t>
      </w:r>
      <w:r w:rsidR="004F3CAF" w:rsidRPr="00C33443">
        <w:rPr>
          <w:rFonts w:cs="B Nazanin" w:hint="cs"/>
          <w:sz w:val="28"/>
          <w:szCs w:val="28"/>
          <w:rtl/>
        </w:rPr>
        <w:t>ی</w:t>
      </w:r>
      <w:r w:rsidR="004F3CAF" w:rsidRPr="00C33443">
        <w:rPr>
          <w:rFonts w:cs="B Nazanin"/>
          <w:sz w:val="28"/>
          <w:szCs w:val="28"/>
          <w:rtl/>
        </w:rPr>
        <w:t xml:space="preserve"> و آناتوم</w:t>
      </w:r>
      <w:r w:rsidR="004F3CAF" w:rsidRPr="00C33443">
        <w:rPr>
          <w:rFonts w:cs="B Nazanin" w:hint="cs"/>
          <w:sz w:val="28"/>
          <w:szCs w:val="28"/>
          <w:rtl/>
        </w:rPr>
        <w:t>ی</w:t>
      </w:r>
      <w:r w:rsidR="004F3CAF" w:rsidRPr="00C33443">
        <w:rPr>
          <w:rFonts w:cs="B Nazanin" w:hint="eastAsia"/>
          <w:sz w:val="28"/>
          <w:szCs w:val="28"/>
          <w:rtl/>
        </w:rPr>
        <w:t>ک</w:t>
      </w:r>
      <w:r w:rsidR="004F3CAF" w:rsidRPr="00C33443">
        <w:rPr>
          <w:rFonts w:cs="B Nazanin" w:hint="cs"/>
          <w:sz w:val="28"/>
          <w:szCs w:val="28"/>
          <w:rtl/>
        </w:rPr>
        <w:t>ی</w:t>
      </w:r>
      <w:r w:rsidR="004F3CAF" w:rsidRPr="00C33443">
        <w:rPr>
          <w:rFonts w:cs="B Nazanin"/>
          <w:sz w:val="28"/>
          <w:szCs w:val="28"/>
          <w:rtl/>
        </w:rPr>
        <w:t xml:space="preserve"> آنها در هر لا</w:t>
      </w:r>
      <w:r w:rsidR="004F3CAF" w:rsidRPr="00C33443">
        <w:rPr>
          <w:rFonts w:cs="B Nazanin" w:hint="cs"/>
          <w:sz w:val="28"/>
          <w:szCs w:val="28"/>
          <w:rtl/>
        </w:rPr>
        <w:t>ی</w:t>
      </w:r>
      <w:r w:rsidR="004F3CAF" w:rsidRPr="00C33443">
        <w:rPr>
          <w:rFonts w:cs="B Nazanin" w:hint="eastAsia"/>
          <w:sz w:val="28"/>
          <w:szCs w:val="28"/>
          <w:rtl/>
        </w:rPr>
        <w:t>ه</w:t>
      </w:r>
      <w:r w:rsidR="004F3CAF" w:rsidRPr="00C33443">
        <w:rPr>
          <w:rFonts w:cs="B Nazanin"/>
          <w:sz w:val="28"/>
          <w:szCs w:val="28"/>
          <w:rtl/>
        </w:rPr>
        <w:t xml:space="preserve"> قشر </w:t>
      </w:r>
      <w:r w:rsidR="004F3CAF" w:rsidRPr="00C33443">
        <w:rPr>
          <w:rFonts w:cs="B Nazanin" w:hint="cs"/>
          <w:sz w:val="28"/>
          <w:szCs w:val="28"/>
          <w:rtl/>
        </w:rPr>
        <w:t>ی</w:t>
      </w:r>
      <w:r w:rsidR="004F3CAF" w:rsidRPr="00C33443">
        <w:rPr>
          <w:rFonts w:cs="B Nazanin" w:hint="eastAsia"/>
          <w:sz w:val="28"/>
          <w:szCs w:val="28"/>
          <w:rtl/>
        </w:rPr>
        <w:t>کنواخت</w:t>
      </w:r>
      <w:r w:rsidR="004F3CAF" w:rsidRPr="00C33443">
        <w:rPr>
          <w:rFonts w:cs="B Nazanin"/>
          <w:sz w:val="28"/>
          <w:szCs w:val="28"/>
          <w:rtl/>
        </w:rPr>
        <w:t xml:space="preserve"> فرض شد</w:t>
      </w:r>
      <w:r w:rsidR="004F3CAF" w:rsidRPr="00C33443">
        <w:rPr>
          <w:rFonts w:cs="B Nazanin" w:hint="cs"/>
          <w:sz w:val="28"/>
          <w:szCs w:val="28"/>
          <w:rtl/>
        </w:rPr>
        <w:t xml:space="preserve"> </w:t>
      </w:r>
      <w:r w:rsidR="004F3CAF" w:rsidRPr="00C33443">
        <w:rPr>
          <w:rFonts w:cs="B Nazanin"/>
          <w:sz w:val="28"/>
          <w:szCs w:val="28"/>
          <w:rtl/>
        </w:rPr>
        <w:t xml:space="preserve">. در </w:t>
      </w:r>
      <w:r w:rsidR="004F3CAF" w:rsidRPr="00C33443">
        <w:rPr>
          <w:rFonts w:cs="B Nazanin" w:hint="cs"/>
          <w:sz w:val="28"/>
          <w:szCs w:val="28"/>
          <w:rtl/>
        </w:rPr>
        <w:t xml:space="preserve">این </w:t>
      </w:r>
      <w:r w:rsidR="004F3CAF" w:rsidRPr="00C33443">
        <w:rPr>
          <w:rFonts w:cs="B Nazanin"/>
          <w:sz w:val="28"/>
          <w:szCs w:val="28"/>
          <w:rtl/>
        </w:rPr>
        <w:t>مدل ، سلولها</w:t>
      </w:r>
      <w:r w:rsidR="004F3CAF" w:rsidRPr="00C33443">
        <w:rPr>
          <w:rFonts w:cs="B Nazanin" w:hint="cs"/>
          <w:sz w:val="28"/>
          <w:szCs w:val="28"/>
          <w:rtl/>
        </w:rPr>
        <w:t>ی</w:t>
      </w:r>
      <w:r w:rsidR="004F3CAF" w:rsidRPr="00C33443">
        <w:rPr>
          <w:rFonts w:cs="B Nazanin"/>
          <w:sz w:val="28"/>
          <w:szCs w:val="28"/>
          <w:rtl/>
        </w:rPr>
        <w:t xml:space="preserve"> اصل</w:t>
      </w:r>
      <w:r w:rsidR="004F3CAF" w:rsidRPr="00C33443">
        <w:rPr>
          <w:rFonts w:cs="B Nazanin" w:hint="cs"/>
          <w:sz w:val="28"/>
          <w:szCs w:val="28"/>
          <w:rtl/>
        </w:rPr>
        <w:t>ی</w:t>
      </w:r>
      <w:r w:rsidR="004F3CAF" w:rsidRPr="00C33443">
        <w:rPr>
          <w:rFonts w:cs="B Nazanin"/>
          <w:sz w:val="28"/>
          <w:szCs w:val="28"/>
          <w:rtl/>
        </w:rPr>
        <w:t xml:space="preserve"> تحر</w:t>
      </w:r>
      <w:r w:rsidR="004F3CAF" w:rsidRPr="00C33443">
        <w:rPr>
          <w:rFonts w:cs="B Nazanin" w:hint="cs"/>
          <w:sz w:val="28"/>
          <w:szCs w:val="28"/>
          <w:rtl/>
        </w:rPr>
        <w:t>ی</w:t>
      </w:r>
      <w:r w:rsidR="004F3CAF" w:rsidRPr="00C33443">
        <w:rPr>
          <w:rFonts w:cs="B Nazanin" w:hint="eastAsia"/>
          <w:sz w:val="28"/>
          <w:szCs w:val="28"/>
          <w:rtl/>
        </w:rPr>
        <w:t>ک</w:t>
      </w:r>
      <w:r w:rsidR="004F3CAF" w:rsidRPr="00C33443">
        <w:rPr>
          <w:rFonts w:cs="B Nazanin" w:hint="cs"/>
          <w:sz w:val="28"/>
          <w:szCs w:val="28"/>
          <w:rtl/>
        </w:rPr>
        <w:t>ی</w:t>
      </w:r>
      <w:r w:rsidR="004F3CAF" w:rsidRPr="00C33443">
        <w:rPr>
          <w:rFonts w:cs="B Nazanin"/>
          <w:sz w:val="28"/>
          <w:szCs w:val="28"/>
          <w:rtl/>
        </w:rPr>
        <w:t xml:space="preserve"> گلوتاماترژ</w:t>
      </w:r>
      <w:r w:rsidR="004F3CAF" w:rsidRPr="00C33443">
        <w:rPr>
          <w:rFonts w:cs="B Nazanin" w:hint="cs"/>
          <w:sz w:val="28"/>
          <w:szCs w:val="28"/>
          <w:rtl/>
        </w:rPr>
        <w:t>ی</w:t>
      </w:r>
      <w:r w:rsidR="004F3CAF" w:rsidRPr="00C33443">
        <w:rPr>
          <w:rFonts w:cs="B Nazanin" w:hint="eastAsia"/>
          <w:sz w:val="28"/>
          <w:szCs w:val="28"/>
          <w:rtl/>
        </w:rPr>
        <w:t>ک</w:t>
      </w:r>
      <w:r w:rsidR="004F3CAF" w:rsidRPr="00C33443">
        <w:rPr>
          <w:rFonts w:cs="B Nazanin"/>
          <w:sz w:val="28"/>
          <w:szCs w:val="28"/>
          <w:rtl/>
        </w:rPr>
        <w:t xml:space="preserve"> 70 تا 80 درصد سلولها</w:t>
      </w:r>
      <w:r w:rsidR="004F3CAF" w:rsidRPr="00C33443">
        <w:rPr>
          <w:rFonts w:cs="B Nazanin" w:hint="cs"/>
          <w:sz w:val="28"/>
          <w:szCs w:val="28"/>
          <w:rtl/>
        </w:rPr>
        <w:t>ی</w:t>
      </w:r>
      <w:r w:rsidR="004F3CAF" w:rsidRPr="00C33443">
        <w:rPr>
          <w:rFonts w:cs="B Nazanin"/>
          <w:sz w:val="28"/>
          <w:szCs w:val="28"/>
          <w:rtl/>
        </w:rPr>
        <w:t xml:space="preserve"> عصب</w:t>
      </w:r>
      <w:r w:rsidR="004F3CAF" w:rsidRPr="00C33443">
        <w:rPr>
          <w:rFonts w:cs="B Nazanin" w:hint="cs"/>
          <w:sz w:val="28"/>
          <w:szCs w:val="28"/>
          <w:rtl/>
        </w:rPr>
        <w:t>ی</w:t>
      </w:r>
      <w:r w:rsidR="004F3CAF" w:rsidRPr="00C33443">
        <w:rPr>
          <w:rFonts w:cs="B Nazanin"/>
          <w:sz w:val="28"/>
          <w:szCs w:val="28"/>
          <w:rtl/>
        </w:rPr>
        <w:t xml:space="preserve"> را در ب</w:t>
      </w:r>
      <w:r w:rsidR="004F3CAF" w:rsidRPr="00C33443">
        <w:rPr>
          <w:rFonts w:cs="B Nazanin" w:hint="cs"/>
          <w:sz w:val="28"/>
          <w:szCs w:val="28"/>
          <w:rtl/>
        </w:rPr>
        <w:t>ی</w:t>
      </w:r>
      <w:r w:rsidR="004F3CAF" w:rsidRPr="00C33443">
        <w:rPr>
          <w:rFonts w:cs="B Nazanin" w:hint="eastAsia"/>
          <w:sz w:val="28"/>
          <w:szCs w:val="28"/>
          <w:rtl/>
        </w:rPr>
        <w:t>ن</w:t>
      </w:r>
      <w:r w:rsidR="004F3CAF" w:rsidRPr="00C33443">
        <w:rPr>
          <w:rFonts w:cs="B Nazanin"/>
          <w:sz w:val="28"/>
          <w:szCs w:val="28"/>
          <w:rtl/>
        </w:rPr>
        <w:t xml:space="preserve"> لا</w:t>
      </w:r>
      <w:r w:rsidR="004F3CAF" w:rsidRPr="00C33443">
        <w:rPr>
          <w:rFonts w:cs="B Nazanin" w:hint="cs"/>
          <w:sz w:val="28"/>
          <w:szCs w:val="28"/>
          <w:rtl/>
        </w:rPr>
        <w:t>ی</w:t>
      </w:r>
      <w:r w:rsidR="004F3CAF" w:rsidRPr="00C33443">
        <w:rPr>
          <w:rFonts w:cs="B Nazanin" w:hint="eastAsia"/>
          <w:sz w:val="28"/>
          <w:szCs w:val="28"/>
          <w:rtl/>
        </w:rPr>
        <w:t>ه</w:t>
      </w:r>
      <w:r w:rsidR="004F3CAF" w:rsidRPr="00C33443">
        <w:rPr>
          <w:rFonts w:cs="B Nazanin"/>
          <w:sz w:val="28"/>
          <w:szCs w:val="28"/>
          <w:rtl/>
        </w:rPr>
        <w:t xml:space="preserve"> ها تشک</w:t>
      </w:r>
      <w:r w:rsidR="004F3CAF" w:rsidRPr="00C33443">
        <w:rPr>
          <w:rFonts w:cs="B Nazanin" w:hint="cs"/>
          <w:sz w:val="28"/>
          <w:szCs w:val="28"/>
          <w:rtl/>
        </w:rPr>
        <w:t>ی</w:t>
      </w:r>
      <w:r w:rsidR="004F3CAF" w:rsidRPr="00C33443">
        <w:rPr>
          <w:rFonts w:cs="B Nazanin" w:hint="eastAsia"/>
          <w:sz w:val="28"/>
          <w:szCs w:val="28"/>
          <w:rtl/>
        </w:rPr>
        <w:t>ل</w:t>
      </w:r>
      <w:r w:rsidR="004F3CAF" w:rsidRPr="00C33443">
        <w:rPr>
          <w:rFonts w:cs="B Nazanin"/>
          <w:sz w:val="28"/>
          <w:szCs w:val="28"/>
          <w:rtl/>
        </w:rPr>
        <w:t xml:space="preserve"> م</w:t>
      </w:r>
      <w:r w:rsidR="004F3CAF" w:rsidRPr="00C33443">
        <w:rPr>
          <w:rFonts w:cs="B Nazanin" w:hint="cs"/>
          <w:sz w:val="28"/>
          <w:szCs w:val="28"/>
          <w:rtl/>
        </w:rPr>
        <w:t>ی</w:t>
      </w:r>
      <w:r w:rsidR="004F3CAF" w:rsidRPr="00C33443">
        <w:rPr>
          <w:rFonts w:cs="B Nazanin"/>
          <w:sz w:val="28"/>
          <w:szCs w:val="28"/>
          <w:rtl/>
        </w:rPr>
        <w:t xml:space="preserve"> دهند. در لا</w:t>
      </w:r>
      <w:r w:rsidR="004F3CAF" w:rsidRPr="00C33443">
        <w:rPr>
          <w:rFonts w:cs="B Nazanin" w:hint="cs"/>
          <w:sz w:val="28"/>
          <w:szCs w:val="28"/>
          <w:rtl/>
        </w:rPr>
        <w:t>ی</w:t>
      </w:r>
      <w:r w:rsidR="004F3CAF" w:rsidRPr="00C33443">
        <w:rPr>
          <w:rFonts w:cs="B Nazanin" w:hint="eastAsia"/>
          <w:sz w:val="28"/>
          <w:szCs w:val="28"/>
          <w:rtl/>
        </w:rPr>
        <w:t>ه</w:t>
      </w:r>
      <w:r w:rsidR="004F3CAF" w:rsidRPr="00C33443">
        <w:rPr>
          <w:rFonts w:cs="B Nazanin"/>
          <w:sz w:val="28"/>
          <w:szCs w:val="28"/>
          <w:rtl/>
        </w:rPr>
        <w:t xml:space="preserve"> 4 آنها توسط سلولها</w:t>
      </w:r>
      <w:r w:rsidR="004F3CAF" w:rsidRPr="00C33443">
        <w:rPr>
          <w:rFonts w:cs="B Nazanin" w:hint="cs"/>
          <w:sz w:val="28"/>
          <w:szCs w:val="28"/>
          <w:rtl/>
        </w:rPr>
        <w:t>ی</w:t>
      </w:r>
      <w:r w:rsidR="004F3CAF" w:rsidRPr="00C33443">
        <w:rPr>
          <w:rFonts w:cs="B Nazanin"/>
          <w:sz w:val="28"/>
          <w:szCs w:val="28"/>
          <w:rtl/>
        </w:rPr>
        <w:t xml:space="preserve"> </w:t>
      </w:r>
      <w:r w:rsidR="004F3CAF" w:rsidRPr="00C33443">
        <w:rPr>
          <w:rFonts w:cs="B Nazanin"/>
          <w:sz w:val="28"/>
          <w:szCs w:val="28"/>
        </w:rPr>
        <w:t>spiny stellate</w:t>
      </w:r>
      <w:r w:rsidR="004F3CAF" w:rsidRPr="00C33443">
        <w:rPr>
          <w:rFonts w:cs="B Nazanin"/>
          <w:sz w:val="28"/>
          <w:szCs w:val="28"/>
          <w:rtl/>
        </w:rPr>
        <w:t xml:space="preserve"> نشان داده شدند. در لا</w:t>
      </w:r>
      <w:r w:rsidR="004F3CAF" w:rsidRPr="00C33443">
        <w:rPr>
          <w:rFonts w:cs="B Nazanin" w:hint="cs"/>
          <w:sz w:val="28"/>
          <w:szCs w:val="28"/>
          <w:rtl/>
        </w:rPr>
        <w:t>ی</w:t>
      </w:r>
      <w:r w:rsidR="004F3CAF" w:rsidRPr="00C33443">
        <w:rPr>
          <w:rFonts w:cs="B Nazanin" w:hint="eastAsia"/>
          <w:sz w:val="28"/>
          <w:szCs w:val="28"/>
          <w:rtl/>
        </w:rPr>
        <w:t>ه</w:t>
      </w:r>
      <w:r w:rsidR="004F3CAF" w:rsidRPr="00C33443">
        <w:rPr>
          <w:rFonts w:cs="B Nazanin"/>
          <w:sz w:val="28"/>
          <w:szCs w:val="28"/>
          <w:rtl/>
        </w:rPr>
        <w:t xml:space="preserve"> ها</w:t>
      </w:r>
      <w:r w:rsidR="004F3CAF" w:rsidRPr="00C33443">
        <w:rPr>
          <w:rFonts w:cs="B Nazanin" w:hint="cs"/>
          <w:sz w:val="28"/>
          <w:szCs w:val="28"/>
          <w:rtl/>
        </w:rPr>
        <w:t>ی</w:t>
      </w:r>
      <w:r w:rsidR="004F3CAF" w:rsidRPr="00C33443">
        <w:rPr>
          <w:rFonts w:cs="B Nazanin"/>
          <w:sz w:val="28"/>
          <w:szCs w:val="28"/>
          <w:rtl/>
        </w:rPr>
        <w:t xml:space="preserve"> د</w:t>
      </w:r>
      <w:r w:rsidR="004F3CAF" w:rsidRPr="00C33443">
        <w:rPr>
          <w:rFonts w:cs="B Nazanin" w:hint="cs"/>
          <w:sz w:val="28"/>
          <w:szCs w:val="28"/>
          <w:rtl/>
        </w:rPr>
        <w:t>ی</w:t>
      </w:r>
      <w:r w:rsidR="006931EE">
        <w:rPr>
          <w:rFonts w:cs="B Nazanin"/>
          <w:sz w:val="28"/>
          <w:szCs w:val="28"/>
          <w:rtl/>
        </w:rPr>
        <w:t xml:space="preserve">گر </w:t>
      </w:r>
      <w:r w:rsidR="004F3CAF" w:rsidRPr="00C33443">
        <w:rPr>
          <w:rFonts w:cs="B Nazanin"/>
          <w:sz w:val="28"/>
          <w:szCs w:val="28"/>
          <w:rtl/>
        </w:rPr>
        <w:t>سلولها</w:t>
      </w:r>
      <w:r w:rsidR="004F3CAF" w:rsidRPr="00C33443">
        <w:rPr>
          <w:rFonts w:cs="B Nazanin" w:hint="cs"/>
          <w:sz w:val="28"/>
          <w:szCs w:val="28"/>
          <w:rtl/>
        </w:rPr>
        <w:t>ی</w:t>
      </w:r>
      <w:r w:rsidR="004F3CAF" w:rsidRPr="00C33443">
        <w:rPr>
          <w:rFonts w:cs="B Nazanin"/>
          <w:sz w:val="28"/>
          <w:szCs w:val="28"/>
          <w:rtl/>
        </w:rPr>
        <w:t xml:space="preserve"> هرم</w:t>
      </w:r>
      <w:r w:rsidR="004F3CAF" w:rsidRPr="00C33443">
        <w:rPr>
          <w:rFonts w:cs="B Nazanin" w:hint="cs"/>
          <w:sz w:val="28"/>
          <w:szCs w:val="28"/>
          <w:rtl/>
        </w:rPr>
        <w:t>ی</w:t>
      </w:r>
      <w:r w:rsidR="004F3CAF" w:rsidRPr="00C33443">
        <w:rPr>
          <w:rFonts w:cs="B Nazanin"/>
          <w:sz w:val="28"/>
          <w:szCs w:val="28"/>
          <w:rtl/>
        </w:rPr>
        <w:t xml:space="preserve"> بودند. </w:t>
      </w:r>
      <w:r w:rsidR="00F61298">
        <w:rPr>
          <w:rFonts w:cs="B Nazanin" w:hint="cs"/>
          <w:sz w:val="28"/>
          <w:szCs w:val="28"/>
          <w:rtl/>
        </w:rPr>
        <w:t xml:space="preserve">این </w:t>
      </w:r>
      <w:r w:rsidR="004F3CAF" w:rsidRPr="00C33443">
        <w:rPr>
          <w:rFonts w:cs="B Nazanin"/>
          <w:sz w:val="28"/>
          <w:szCs w:val="28"/>
          <w:rtl/>
        </w:rPr>
        <w:t>سلولها از ا</w:t>
      </w:r>
      <w:r w:rsidR="004F3CAF" w:rsidRPr="00C33443">
        <w:rPr>
          <w:rFonts w:cs="B Nazanin" w:hint="cs"/>
          <w:sz w:val="28"/>
          <w:szCs w:val="28"/>
          <w:rtl/>
        </w:rPr>
        <w:t>ی</w:t>
      </w:r>
      <w:r w:rsidR="004F3CAF" w:rsidRPr="00C33443">
        <w:rPr>
          <w:rFonts w:cs="B Nazanin" w:hint="eastAsia"/>
          <w:sz w:val="28"/>
          <w:szCs w:val="28"/>
          <w:rtl/>
        </w:rPr>
        <w:t>نتر</w:t>
      </w:r>
      <w:r w:rsidR="00F61298">
        <w:rPr>
          <w:rFonts w:cs="B Nazanin" w:hint="cs"/>
          <w:sz w:val="28"/>
          <w:szCs w:val="28"/>
          <w:rtl/>
        </w:rPr>
        <w:t>نور</w:t>
      </w:r>
      <w:r w:rsidR="004F3CAF" w:rsidRPr="00C33443">
        <w:rPr>
          <w:rFonts w:cs="B Nazanin" w:hint="eastAsia"/>
          <w:sz w:val="28"/>
          <w:szCs w:val="28"/>
          <w:rtl/>
        </w:rPr>
        <w:t>ون</w:t>
      </w:r>
      <w:r w:rsidR="00F61298">
        <w:rPr>
          <w:rFonts w:cs="B Nazanin" w:hint="cs"/>
          <w:sz w:val="28"/>
          <w:szCs w:val="28"/>
          <w:rtl/>
        </w:rPr>
        <w:t xml:space="preserve"> </w:t>
      </w:r>
      <w:r w:rsidR="004F3CAF" w:rsidRPr="00C33443">
        <w:rPr>
          <w:rFonts w:cs="B Nazanin" w:hint="eastAsia"/>
          <w:sz w:val="28"/>
          <w:szCs w:val="28"/>
          <w:rtl/>
        </w:rPr>
        <w:t>ها</w:t>
      </w:r>
      <w:r w:rsidR="004F3CAF" w:rsidRPr="00C33443">
        <w:rPr>
          <w:rFonts w:cs="B Nazanin" w:hint="cs"/>
          <w:sz w:val="28"/>
          <w:szCs w:val="28"/>
          <w:rtl/>
        </w:rPr>
        <w:t>ی</w:t>
      </w:r>
      <w:r w:rsidR="004F3CAF" w:rsidRPr="00C33443">
        <w:rPr>
          <w:rFonts w:cs="B Nazanin"/>
          <w:sz w:val="28"/>
          <w:szCs w:val="28"/>
          <w:rtl/>
        </w:rPr>
        <w:t xml:space="preserve"> عصب</w:t>
      </w:r>
      <w:r w:rsidR="004F3CAF" w:rsidRPr="00C33443">
        <w:rPr>
          <w:rFonts w:cs="B Nazanin" w:hint="cs"/>
          <w:sz w:val="28"/>
          <w:szCs w:val="28"/>
          <w:rtl/>
        </w:rPr>
        <w:t>ی</w:t>
      </w:r>
      <w:r w:rsidR="004F3CAF" w:rsidRPr="00C33443">
        <w:rPr>
          <w:rFonts w:cs="B Nazanin"/>
          <w:sz w:val="28"/>
          <w:szCs w:val="28"/>
          <w:rtl/>
        </w:rPr>
        <w:t xml:space="preserve"> </w:t>
      </w:r>
      <w:r w:rsidR="004F3CAF" w:rsidRPr="00C33443">
        <w:rPr>
          <w:rFonts w:cs="B Nazanin"/>
          <w:sz w:val="28"/>
          <w:szCs w:val="28"/>
        </w:rPr>
        <w:t>GABA</w:t>
      </w:r>
      <w:r w:rsidR="004F3CAF" w:rsidRPr="00C33443">
        <w:rPr>
          <w:rFonts w:cs="B Nazanin"/>
          <w:sz w:val="28"/>
          <w:szCs w:val="28"/>
          <w:rtl/>
        </w:rPr>
        <w:t xml:space="preserve"> بودند که </w:t>
      </w:r>
      <w:r w:rsidR="00F61298">
        <w:rPr>
          <w:rFonts w:cs="B Nazanin" w:hint="cs"/>
          <w:sz w:val="28"/>
          <w:szCs w:val="28"/>
          <w:rtl/>
        </w:rPr>
        <w:t xml:space="preserve">در </w:t>
      </w:r>
      <w:r w:rsidR="004F3CAF" w:rsidRPr="00C33443">
        <w:rPr>
          <w:rFonts w:cs="B Nazanin"/>
          <w:sz w:val="28"/>
          <w:szCs w:val="28"/>
          <w:rtl/>
        </w:rPr>
        <w:t>3 ز</w:t>
      </w:r>
      <w:r w:rsidR="004F3CAF" w:rsidRPr="00C33443">
        <w:rPr>
          <w:rFonts w:cs="B Nazanin" w:hint="cs"/>
          <w:sz w:val="28"/>
          <w:szCs w:val="28"/>
          <w:rtl/>
        </w:rPr>
        <w:t>ی</w:t>
      </w:r>
      <w:r w:rsidR="004F3CAF" w:rsidRPr="00C33443">
        <w:rPr>
          <w:rFonts w:cs="B Nazanin" w:hint="eastAsia"/>
          <w:sz w:val="28"/>
          <w:szCs w:val="28"/>
          <w:rtl/>
        </w:rPr>
        <w:t>رگروه</w:t>
      </w:r>
      <w:r w:rsidR="004F3CAF" w:rsidRPr="00C33443">
        <w:rPr>
          <w:rFonts w:cs="B Nazanin"/>
          <w:sz w:val="28"/>
          <w:szCs w:val="28"/>
          <w:rtl/>
        </w:rPr>
        <w:t xml:space="preserve"> از هم تفک</w:t>
      </w:r>
      <w:r w:rsidR="004F3CAF" w:rsidRPr="00C33443">
        <w:rPr>
          <w:rFonts w:cs="B Nazanin" w:hint="cs"/>
          <w:sz w:val="28"/>
          <w:szCs w:val="28"/>
          <w:rtl/>
        </w:rPr>
        <w:t>ی</w:t>
      </w:r>
      <w:r w:rsidR="004F3CAF" w:rsidRPr="00C33443">
        <w:rPr>
          <w:rFonts w:cs="B Nazanin" w:hint="eastAsia"/>
          <w:sz w:val="28"/>
          <w:szCs w:val="28"/>
          <w:rtl/>
        </w:rPr>
        <w:t>ک</w:t>
      </w:r>
      <w:r w:rsidR="004F3CAF" w:rsidRPr="00C33443">
        <w:rPr>
          <w:rFonts w:cs="B Nazanin"/>
          <w:sz w:val="28"/>
          <w:szCs w:val="28"/>
          <w:rtl/>
        </w:rPr>
        <w:t xml:space="preserve"> </w:t>
      </w:r>
      <w:r w:rsidR="004F3CAF" w:rsidRPr="00C33443">
        <w:rPr>
          <w:rFonts w:cs="B Nazanin" w:hint="cs"/>
          <w:sz w:val="28"/>
          <w:szCs w:val="28"/>
          <w:rtl/>
        </w:rPr>
        <w:t>شدند</w:t>
      </w:r>
      <w:r w:rsidR="004F3CAF" w:rsidRPr="00C33443">
        <w:rPr>
          <w:rFonts w:cs="B Nazanin"/>
          <w:sz w:val="28"/>
          <w:szCs w:val="28"/>
          <w:rtl/>
        </w:rPr>
        <w:t xml:space="preserve"> </w:t>
      </w:r>
      <w:r w:rsidR="004F3CAF" w:rsidRPr="00C33443">
        <w:rPr>
          <w:rFonts w:cs="B Nazanin" w:hint="cs"/>
          <w:sz w:val="28"/>
          <w:szCs w:val="28"/>
          <w:rtl/>
        </w:rPr>
        <w:t>که</w:t>
      </w:r>
      <w:r w:rsidR="004F3CAF" w:rsidRPr="00C33443">
        <w:rPr>
          <w:rFonts w:cs="B Nazanin"/>
          <w:sz w:val="28"/>
          <w:szCs w:val="28"/>
          <w:rtl/>
        </w:rPr>
        <w:t xml:space="preserve"> شامل 40 تا 50 درصد نورونها</w:t>
      </w:r>
      <w:r w:rsidR="004F3CAF" w:rsidRPr="00C33443">
        <w:rPr>
          <w:rFonts w:cs="B Nazanin" w:hint="cs"/>
          <w:sz w:val="28"/>
          <w:szCs w:val="28"/>
          <w:rtl/>
        </w:rPr>
        <w:t>ی</w:t>
      </w:r>
      <w:r w:rsidR="004F3CAF" w:rsidRPr="00C33443">
        <w:rPr>
          <w:rFonts w:cs="B Nazanin"/>
          <w:sz w:val="28"/>
          <w:szCs w:val="28"/>
          <w:rtl/>
        </w:rPr>
        <w:t xml:space="preserve"> ب</w:t>
      </w:r>
      <w:r w:rsidR="004F3CAF" w:rsidRPr="00C33443">
        <w:rPr>
          <w:rFonts w:cs="B Nazanin" w:hint="cs"/>
          <w:sz w:val="28"/>
          <w:szCs w:val="28"/>
          <w:rtl/>
        </w:rPr>
        <w:t>ی</w:t>
      </w:r>
      <w:r w:rsidR="004F3CAF" w:rsidRPr="00C33443">
        <w:rPr>
          <w:rFonts w:cs="B Nazanin" w:hint="eastAsia"/>
          <w:sz w:val="28"/>
          <w:szCs w:val="28"/>
          <w:rtl/>
        </w:rPr>
        <w:t>ان</w:t>
      </w:r>
      <w:r w:rsidR="004F3CAF" w:rsidRPr="00C33443">
        <w:rPr>
          <w:rFonts w:cs="B Nazanin"/>
          <w:sz w:val="28"/>
          <w:szCs w:val="28"/>
          <w:rtl/>
        </w:rPr>
        <w:t xml:space="preserve"> کننده </w:t>
      </w:r>
      <w:r w:rsidR="004F3CAF" w:rsidRPr="00C33443">
        <w:rPr>
          <w:rFonts w:cs="B Nazanin"/>
          <w:sz w:val="28"/>
          <w:szCs w:val="28"/>
        </w:rPr>
        <w:t>parvalbumin</w:t>
      </w:r>
      <w:r w:rsidR="004F3CAF" w:rsidRPr="00C33443">
        <w:rPr>
          <w:rFonts w:cs="B Nazanin"/>
          <w:sz w:val="28"/>
          <w:szCs w:val="28"/>
          <w:rtl/>
        </w:rPr>
        <w:t xml:space="preserve"> (</w:t>
      </w:r>
      <w:r w:rsidR="004F3CAF" w:rsidRPr="00C33443">
        <w:rPr>
          <w:rFonts w:cs="B Nazanin"/>
          <w:sz w:val="28"/>
          <w:szCs w:val="28"/>
        </w:rPr>
        <w:t>PV</w:t>
      </w:r>
      <w:r w:rsidR="00F61298">
        <w:rPr>
          <w:rFonts w:cs="B Nazanin"/>
          <w:sz w:val="28"/>
          <w:szCs w:val="28"/>
          <w:rtl/>
        </w:rPr>
        <w:t>)</w:t>
      </w:r>
      <w:r w:rsidR="004F3CAF" w:rsidRPr="00C33443">
        <w:rPr>
          <w:rFonts w:cs="B Nazanin" w:hint="cs"/>
          <w:sz w:val="28"/>
          <w:szCs w:val="28"/>
          <w:rtl/>
        </w:rPr>
        <w:t xml:space="preserve"> </w:t>
      </w:r>
      <w:r w:rsidR="004F3CAF" w:rsidRPr="00C33443">
        <w:rPr>
          <w:rFonts w:cs="B Nazanin"/>
          <w:sz w:val="28"/>
          <w:szCs w:val="28"/>
          <w:rtl/>
        </w:rPr>
        <w:t>، 30 تا 40 درصد ا</w:t>
      </w:r>
      <w:r w:rsidR="004F3CAF" w:rsidRPr="00C33443">
        <w:rPr>
          <w:rFonts w:cs="B Nazanin" w:hint="cs"/>
          <w:sz w:val="28"/>
          <w:szCs w:val="28"/>
          <w:rtl/>
        </w:rPr>
        <w:t>ی</w:t>
      </w:r>
      <w:r w:rsidR="004F3CAF" w:rsidRPr="00C33443">
        <w:rPr>
          <w:rFonts w:cs="B Nazanin" w:hint="eastAsia"/>
          <w:sz w:val="28"/>
          <w:szCs w:val="28"/>
          <w:rtl/>
        </w:rPr>
        <w:t>نترنورون</w:t>
      </w:r>
      <w:r w:rsidR="00474D20" w:rsidRPr="00C33443">
        <w:rPr>
          <w:rFonts w:cs="B Nazanin" w:hint="cs"/>
          <w:sz w:val="28"/>
          <w:szCs w:val="28"/>
          <w:rtl/>
        </w:rPr>
        <w:t xml:space="preserve"> </w:t>
      </w:r>
      <w:r w:rsidR="004F3CAF" w:rsidRPr="00C33443">
        <w:rPr>
          <w:rFonts w:cs="B Nazanin" w:hint="eastAsia"/>
          <w:sz w:val="28"/>
          <w:szCs w:val="28"/>
          <w:rtl/>
        </w:rPr>
        <w:t>ها</w:t>
      </w:r>
      <w:r w:rsidR="004F3CAF" w:rsidRPr="00C33443">
        <w:rPr>
          <w:rFonts w:cs="B Nazanin" w:hint="cs"/>
          <w:sz w:val="28"/>
          <w:szCs w:val="28"/>
          <w:rtl/>
        </w:rPr>
        <w:t>ی</w:t>
      </w:r>
      <w:r w:rsidR="004F3CAF" w:rsidRPr="00C33443">
        <w:rPr>
          <w:rFonts w:cs="B Nazanin"/>
          <w:sz w:val="28"/>
          <w:szCs w:val="28"/>
          <w:rtl/>
        </w:rPr>
        <w:t xml:space="preserve"> ب</w:t>
      </w:r>
      <w:r w:rsidR="004F3CAF" w:rsidRPr="00C33443">
        <w:rPr>
          <w:rFonts w:cs="B Nazanin" w:hint="cs"/>
          <w:sz w:val="28"/>
          <w:szCs w:val="28"/>
          <w:rtl/>
        </w:rPr>
        <w:t>ی</w:t>
      </w:r>
      <w:r w:rsidR="004F3CAF" w:rsidRPr="00C33443">
        <w:rPr>
          <w:rFonts w:cs="B Nazanin" w:hint="eastAsia"/>
          <w:sz w:val="28"/>
          <w:szCs w:val="28"/>
          <w:rtl/>
        </w:rPr>
        <w:t>ان</w:t>
      </w:r>
      <w:r w:rsidR="004F3CAF" w:rsidRPr="00C33443">
        <w:rPr>
          <w:rFonts w:cs="B Nazanin"/>
          <w:sz w:val="28"/>
          <w:szCs w:val="28"/>
          <w:rtl/>
        </w:rPr>
        <w:t xml:space="preserve"> کننده </w:t>
      </w:r>
      <w:r w:rsidR="004F3CAF" w:rsidRPr="00C33443">
        <w:rPr>
          <w:rFonts w:cs="B Nazanin"/>
          <w:sz w:val="28"/>
          <w:szCs w:val="28"/>
        </w:rPr>
        <w:t>somatostatin</w:t>
      </w:r>
      <w:r w:rsidR="004F3CAF" w:rsidRPr="00C33443">
        <w:rPr>
          <w:rFonts w:cs="B Nazanin"/>
          <w:sz w:val="28"/>
          <w:szCs w:val="28"/>
          <w:rtl/>
        </w:rPr>
        <w:t xml:space="preserve"> (</w:t>
      </w:r>
      <w:r w:rsidR="004F3CAF" w:rsidRPr="00C33443">
        <w:rPr>
          <w:rFonts w:cs="B Nazanin"/>
          <w:sz w:val="28"/>
          <w:szCs w:val="28"/>
        </w:rPr>
        <w:t>SST</w:t>
      </w:r>
      <w:r w:rsidR="004F3CAF" w:rsidRPr="00C33443">
        <w:rPr>
          <w:rFonts w:cs="B Nazanin"/>
          <w:sz w:val="28"/>
          <w:szCs w:val="28"/>
          <w:rtl/>
        </w:rPr>
        <w:t>) و 10 تا 20 درصد</w:t>
      </w:r>
      <w:r w:rsidR="00474D20" w:rsidRPr="00C33443">
        <w:rPr>
          <w:rFonts w:cs="B Nazanin" w:hint="cs"/>
          <w:sz w:val="28"/>
          <w:szCs w:val="28"/>
          <w:rtl/>
        </w:rPr>
        <w:t xml:space="preserve"> </w:t>
      </w:r>
      <w:r w:rsidR="00474D20" w:rsidRPr="00C33443">
        <w:rPr>
          <w:rFonts w:cs="B Nazanin"/>
          <w:sz w:val="28"/>
          <w:szCs w:val="28"/>
          <w:rtl/>
        </w:rPr>
        <w:t>ا</w:t>
      </w:r>
      <w:r w:rsidR="00474D20" w:rsidRPr="00C33443">
        <w:rPr>
          <w:rFonts w:cs="B Nazanin" w:hint="cs"/>
          <w:sz w:val="28"/>
          <w:szCs w:val="28"/>
          <w:rtl/>
        </w:rPr>
        <w:t>ی</w:t>
      </w:r>
      <w:r w:rsidR="00474D20" w:rsidRPr="00C33443">
        <w:rPr>
          <w:rFonts w:cs="B Nazanin" w:hint="eastAsia"/>
          <w:sz w:val="28"/>
          <w:szCs w:val="28"/>
          <w:rtl/>
        </w:rPr>
        <w:t>نترنورون</w:t>
      </w:r>
      <w:r w:rsidR="00474D20" w:rsidRPr="00C33443">
        <w:rPr>
          <w:rFonts w:cs="B Nazanin" w:hint="cs"/>
          <w:sz w:val="28"/>
          <w:szCs w:val="28"/>
          <w:rtl/>
        </w:rPr>
        <w:t xml:space="preserve"> </w:t>
      </w:r>
      <w:r w:rsidR="00474D20" w:rsidRPr="00C33443">
        <w:rPr>
          <w:rFonts w:cs="B Nazanin" w:hint="eastAsia"/>
          <w:sz w:val="28"/>
          <w:szCs w:val="28"/>
          <w:rtl/>
        </w:rPr>
        <w:t>ها</w:t>
      </w:r>
      <w:r w:rsidR="00474D20" w:rsidRPr="00C33443">
        <w:rPr>
          <w:rFonts w:cs="B Nazanin" w:hint="cs"/>
          <w:sz w:val="28"/>
          <w:szCs w:val="28"/>
          <w:rtl/>
        </w:rPr>
        <w:t>ی</w:t>
      </w:r>
      <w:r w:rsidR="00474D20" w:rsidRPr="00C33443">
        <w:rPr>
          <w:rFonts w:cs="B Nazanin"/>
          <w:sz w:val="28"/>
          <w:szCs w:val="28"/>
          <w:rtl/>
        </w:rPr>
        <w:t xml:space="preserve"> ب</w:t>
      </w:r>
      <w:r w:rsidR="00474D20" w:rsidRPr="00C33443">
        <w:rPr>
          <w:rFonts w:cs="B Nazanin" w:hint="cs"/>
          <w:sz w:val="28"/>
          <w:szCs w:val="28"/>
          <w:rtl/>
        </w:rPr>
        <w:t>ی</w:t>
      </w:r>
      <w:r w:rsidR="00474D20" w:rsidRPr="00C33443">
        <w:rPr>
          <w:rFonts w:cs="B Nazanin" w:hint="eastAsia"/>
          <w:sz w:val="28"/>
          <w:szCs w:val="28"/>
          <w:rtl/>
        </w:rPr>
        <w:t>ان</w:t>
      </w:r>
      <w:r w:rsidR="00474D20" w:rsidRPr="00C33443">
        <w:rPr>
          <w:rFonts w:cs="B Nazanin"/>
          <w:sz w:val="28"/>
          <w:szCs w:val="28"/>
          <w:rtl/>
        </w:rPr>
        <w:t xml:space="preserve"> کننده</w:t>
      </w:r>
      <w:r w:rsidR="004F3CAF" w:rsidRPr="00C33443">
        <w:rPr>
          <w:rFonts w:cs="B Nazanin"/>
          <w:sz w:val="28"/>
          <w:szCs w:val="28"/>
          <w:rtl/>
        </w:rPr>
        <w:t xml:space="preserve"> </w:t>
      </w:r>
      <w:r w:rsidR="004F3CAF" w:rsidRPr="00C33443">
        <w:rPr>
          <w:rFonts w:cs="B Nazanin"/>
          <w:sz w:val="28"/>
          <w:szCs w:val="28"/>
        </w:rPr>
        <w:t>vasointestinal peptide</w:t>
      </w:r>
      <w:r w:rsidR="004F3CAF" w:rsidRPr="00C33443">
        <w:rPr>
          <w:rFonts w:cs="B Nazanin"/>
          <w:sz w:val="28"/>
          <w:szCs w:val="28"/>
          <w:rtl/>
        </w:rPr>
        <w:t xml:space="preserve"> (</w:t>
      </w:r>
      <w:r w:rsidR="004F3CAF" w:rsidRPr="00C33443">
        <w:rPr>
          <w:rFonts w:cs="B Nazanin"/>
          <w:sz w:val="28"/>
          <w:szCs w:val="28"/>
        </w:rPr>
        <w:t>VIP</w:t>
      </w:r>
      <w:r w:rsidR="004F3CAF" w:rsidRPr="00C33443">
        <w:rPr>
          <w:rFonts w:cs="B Nazanin"/>
          <w:sz w:val="28"/>
          <w:szCs w:val="28"/>
          <w:rtl/>
        </w:rPr>
        <w:t>) است.</w:t>
      </w:r>
    </w:p>
    <w:p w14:paraId="671C2F9D" w14:textId="0DBD0A1D" w:rsidR="004F3CAF" w:rsidRPr="00C33443" w:rsidRDefault="00474D20" w:rsidP="00316D32">
      <w:pPr>
        <w:jc w:val="both"/>
        <w:rPr>
          <w:rFonts w:cs="B Nazanin"/>
          <w:sz w:val="28"/>
          <w:szCs w:val="28"/>
        </w:rPr>
      </w:pPr>
      <w:del w:id="268" w:author="Fariba" w:date="2021-02-02T18:50:00Z">
        <w:r w:rsidRPr="00C33443" w:rsidDel="00316D32">
          <w:rPr>
            <w:rFonts w:cs="B Nazanin"/>
            <w:sz w:val="28"/>
            <w:szCs w:val="28"/>
            <w:rtl/>
          </w:rPr>
          <w:delText>ا</w:delText>
        </w:r>
        <w:r w:rsidRPr="00C33443" w:rsidDel="00316D32">
          <w:rPr>
            <w:rFonts w:cs="B Nazanin" w:hint="cs"/>
            <w:sz w:val="28"/>
            <w:szCs w:val="28"/>
            <w:rtl/>
          </w:rPr>
          <w:delText>ی</w:delText>
        </w:r>
        <w:r w:rsidRPr="00C33443" w:rsidDel="00316D32">
          <w:rPr>
            <w:rFonts w:cs="B Nazanin" w:hint="eastAsia"/>
            <w:sz w:val="28"/>
            <w:szCs w:val="28"/>
            <w:rtl/>
          </w:rPr>
          <w:delText>ن</w:delText>
        </w:r>
        <w:r w:rsidRPr="00C33443" w:rsidDel="00316D32">
          <w:rPr>
            <w:rFonts w:cs="B Nazanin"/>
            <w:sz w:val="28"/>
            <w:szCs w:val="28"/>
            <w:rtl/>
          </w:rPr>
          <w:delText xml:space="preserve"> مدل شامل پنج لا</w:delText>
        </w:r>
        <w:r w:rsidRPr="00C33443" w:rsidDel="00316D32">
          <w:rPr>
            <w:rFonts w:cs="B Nazanin" w:hint="cs"/>
            <w:sz w:val="28"/>
            <w:szCs w:val="28"/>
            <w:rtl/>
          </w:rPr>
          <w:delText>ی</w:delText>
        </w:r>
        <w:r w:rsidRPr="00C33443" w:rsidDel="00316D32">
          <w:rPr>
            <w:rFonts w:cs="B Nazanin" w:hint="eastAsia"/>
            <w:sz w:val="28"/>
            <w:szCs w:val="28"/>
            <w:rtl/>
          </w:rPr>
          <w:delText>ه</w:delText>
        </w:r>
        <w:r w:rsidRPr="00C33443" w:rsidDel="00316D32">
          <w:rPr>
            <w:rFonts w:cs="B Nazanin"/>
            <w:sz w:val="28"/>
            <w:szCs w:val="28"/>
            <w:rtl/>
          </w:rPr>
          <w:delText xml:space="preserve"> مربوط به لا</w:delText>
        </w:r>
        <w:r w:rsidRPr="00C33443" w:rsidDel="00316D32">
          <w:rPr>
            <w:rFonts w:cs="B Nazanin" w:hint="cs"/>
            <w:sz w:val="28"/>
            <w:szCs w:val="28"/>
            <w:rtl/>
          </w:rPr>
          <w:delText>ی</w:delText>
        </w:r>
        <w:r w:rsidRPr="00C33443" w:rsidDel="00316D32">
          <w:rPr>
            <w:rFonts w:cs="B Nazanin" w:hint="eastAsia"/>
            <w:sz w:val="28"/>
            <w:szCs w:val="28"/>
            <w:rtl/>
          </w:rPr>
          <w:delText>ه</w:delText>
        </w:r>
        <w:r w:rsidRPr="00C33443" w:rsidDel="00316D32">
          <w:rPr>
            <w:rFonts w:cs="B Nazanin"/>
            <w:sz w:val="28"/>
            <w:szCs w:val="28"/>
            <w:rtl/>
          </w:rPr>
          <w:delText xml:space="preserve"> ها</w:delText>
        </w:r>
        <w:r w:rsidRPr="00C33443" w:rsidDel="00316D32">
          <w:rPr>
            <w:rFonts w:cs="B Nazanin" w:hint="cs"/>
            <w:sz w:val="28"/>
            <w:szCs w:val="28"/>
            <w:rtl/>
          </w:rPr>
          <w:delText>ی</w:delText>
        </w:r>
        <w:r w:rsidRPr="00C33443" w:rsidDel="00316D32">
          <w:rPr>
            <w:rFonts w:cs="B Nazanin"/>
            <w:sz w:val="28"/>
            <w:szCs w:val="28"/>
            <w:rtl/>
          </w:rPr>
          <w:delText xml:space="preserve"> 1 ، 2 </w:delText>
        </w:r>
      </w:del>
      <w:del w:id="269" w:author="Fariba" w:date="2021-02-02T18:49:00Z">
        <w:r w:rsidRPr="00C33443" w:rsidDel="00316D32">
          <w:rPr>
            <w:rFonts w:cs="B Nazanin"/>
            <w:sz w:val="28"/>
            <w:szCs w:val="28"/>
            <w:rtl/>
          </w:rPr>
          <w:delText xml:space="preserve">+ </w:delText>
        </w:r>
      </w:del>
      <w:del w:id="270" w:author="Fariba" w:date="2021-02-02T18:50:00Z">
        <w:r w:rsidRPr="00C33443" w:rsidDel="00316D32">
          <w:rPr>
            <w:rFonts w:cs="B Nazanin"/>
            <w:sz w:val="28"/>
            <w:szCs w:val="28"/>
            <w:rtl/>
          </w:rPr>
          <w:delText xml:space="preserve">3 ، 4 ، 5 و 6 بود (شکل </w:delText>
        </w:r>
        <w:r w:rsidR="00544C3B" w:rsidDel="00316D32">
          <w:rPr>
            <w:rFonts w:cs="B Nazanin" w:hint="cs"/>
            <w:sz w:val="28"/>
            <w:szCs w:val="28"/>
            <w:rtl/>
          </w:rPr>
          <w:delText>3</w:delText>
        </w:r>
        <w:r w:rsidR="00C43369" w:rsidDel="00316D32">
          <w:rPr>
            <w:rFonts w:cs="B Nazanin" w:hint="cs"/>
            <w:sz w:val="28"/>
            <w:szCs w:val="28"/>
            <w:rtl/>
          </w:rPr>
          <w:delText>-4</w:delText>
        </w:r>
        <w:r w:rsidRPr="00C33443" w:rsidDel="00316D32">
          <w:rPr>
            <w:rFonts w:cs="B Nazanin"/>
            <w:sz w:val="28"/>
            <w:szCs w:val="28"/>
          </w:rPr>
          <w:delText xml:space="preserve">a </w:delText>
        </w:r>
        <w:r w:rsidRPr="00C33443" w:rsidDel="00316D32">
          <w:rPr>
            <w:rFonts w:cs="B Nazanin"/>
            <w:sz w:val="28"/>
            <w:szCs w:val="28"/>
            <w:rtl/>
          </w:rPr>
          <w:delText>). از آنجا که لا</w:delText>
        </w:r>
        <w:r w:rsidRPr="00C33443" w:rsidDel="00316D32">
          <w:rPr>
            <w:rFonts w:cs="B Nazanin" w:hint="cs"/>
            <w:sz w:val="28"/>
            <w:szCs w:val="28"/>
            <w:rtl/>
          </w:rPr>
          <w:delText>ی</w:delText>
        </w:r>
        <w:r w:rsidRPr="00C33443" w:rsidDel="00316D32">
          <w:rPr>
            <w:rFonts w:cs="B Nazanin" w:hint="eastAsia"/>
            <w:sz w:val="28"/>
            <w:szCs w:val="28"/>
            <w:rtl/>
          </w:rPr>
          <w:delText>ه</w:delText>
        </w:r>
        <w:r w:rsidRPr="00C33443" w:rsidDel="00316D32">
          <w:rPr>
            <w:rFonts w:cs="B Nazanin"/>
            <w:sz w:val="28"/>
            <w:szCs w:val="28"/>
            <w:rtl/>
          </w:rPr>
          <w:delText xml:space="preserve"> ها</w:delText>
        </w:r>
        <w:r w:rsidRPr="00C33443" w:rsidDel="00316D32">
          <w:rPr>
            <w:rFonts w:cs="B Nazanin" w:hint="cs"/>
            <w:sz w:val="28"/>
            <w:szCs w:val="28"/>
            <w:rtl/>
          </w:rPr>
          <w:delText>ی</w:delText>
        </w:r>
        <w:r w:rsidRPr="00C33443" w:rsidDel="00316D32">
          <w:rPr>
            <w:rFonts w:cs="B Nazanin"/>
            <w:sz w:val="28"/>
            <w:szCs w:val="28"/>
            <w:rtl/>
          </w:rPr>
          <w:delText xml:space="preserve"> 2 و 3 از نظر اتصال و ترک</w:delText>
        </w:r>
        <w:r w:rsidRPr="00C33443" w:rsidDel="00316D32">
          <w:rPr>
            <w:rFonts w:cs="B Nazanin" w:hint="cs"/>
            <w:sz w:val="28"/>
            <w:szCs w:val="28"/>
            <w:rtl/>
          </w:rPr>
          <w:delText>ی</w:delText>
        </w:r>
        <w:r w:rsidRPr="00C33443" w:rsidDel="00316D32">
          <w:rPr>
            <w:rFonts w:cs="B Nazanin" w:hint="eastAsia"/>
            <w:sz w:val="28"/>
            <w:szCs w:val="28"/>
            <w:rtl/>
          </w:rPr>
          <w:delText>ب</w:delText>
        </w:r>
        <w:r w:rsidRPr="00C33443" w:rsidDel="00316D32">
          <w:rPr>
            <w:rFonts w:cs="B Nazanin"/>
            <w:sz w:val="28"/>
            <w:szCs w:val="28"/>
            <w:rtl/>
          </w:rPr>
          <w:delText xml:space="preserve"> دارا</w:delText>
        </w:r>
        <w:r w:rsidRPr="00C33443" w:rsidDel="00316D32">
          <w:rPr>
            <w:rFonts w:cs="B Nazanin" w:hint="cs"/>
            <w:sz w:val="28"/>
            <w:szCs w:val="28"/>
            <w:rtl/>
          </w:rPr>
          <w:delText>ی</w:delText>
        </w:r>
        <w:r w:rsidRPr="00C33443" w:rsidDel="00316D32">
          <w:rPr>
            <w:rFonts w:cs="B Nazanin"/>
            <w:sz w:val="28"/>
            <w:szCs w:val="28"/>
            <w:rtl/>
          </w:rPr>
          <w:delText xml:space="preserve"> و</w:delText>
        </w:r>
        <w:r w:rsidRPr="00C33443" w:rsidDel="00316D32">
          <w:rPr>
            <w:rFonts w:cs="B Nazanin" w:hint="cs"/>
            <w:sz w:val="28"/>
            <w:szCs w:val="28"/>
            <w:rtl/>
          </w:rPr>
          <w:delText>ی</w:delText>
        </w:r>
        <w:r w:rsidRPr="00C33443" w:rsidDel="00316D32">
          <w:rPr>
            <w:rFonts w:cs="B Nazanin" w:hint="eastAsia"/>
            <w:sz w:val="28"/>
            <w:szCs w:val="28"/>
            <w:rtl/>
          </w:rPr>
          <w:delText>ژگ</w:delText>
        </w:r>
        <w:r w:rsidRPr="00C33443" w:rsidDel="00316D32">
          <w:rPr>
            <w:rFonts w:cs="B Nazanin" w:hint="cs"/>
            <w:sz w:val="28"/>
            <w:szCs w:val="28"/>
            <w:rtl/>
          </w:rPr>
          <w:delText>ی</w:delText>
        </w:r>
        <w:r w:rsidRPr="00C33443" w:rsidDel="00316D32">
          <w:rPr>
            <w:rFonts w:cs="B Nazanin"/>
            <w:sz w:val="28"/>
            <w:szCs w:val="28"/>
            <w:rtl/>
          </w:rPr>
          <w:delText xml:space="preserve"> ها</w:delText>
        </w:r>
        <w:r w:rsidRPr="00C33443" w:rsidDel="00316D32">
          <w:rPr>
            <w:rFonts w:cs="B Nazanin" w:hint="cs"/>
            <w:sz w:val="28"/>
            <w:szCs w:val="28"/>
            <w:rtl/>
          </w:rPr>
          <w:delText>ی</w:delText>
        </w:r>
        <w:r w:rsidRPr="00C33443" w:rsidDel="00316D32">
          <w:rPr>
            <w:rFonts w:cs="B Nazanin"/>
            <w:sz w:val="28"/>
            <w:szCs w:val="28"/>
            <w:rtl/>
          </w:rPr>
          <w:delText xml:space="preserve"> نزد</w:delText>
        </w:r>
        <w:r w:rsidRPr="00C33443" w:rsidDel="00316D32">
          <w:rPr>
            <w:rFonts w:cs="B Nazanin" w:hint="cs"/>
            <w:sz w:val="28"/>
            <w:szCs w:val="28"/>
            <w:rtl/>
          </w:rPr>
          <w:delText>ی</w:delText>
        </w:r>
        <w:r w:rsidRPr="00C33443" w:rsidDel="00316D32">
          <w:rPr>
            <w:rFonts w:cs="B Nazanin" w:hint="eastAsia"/>
            <w:sz w:val="28"/>
            <w:szCs w:val="28"/>
            <w:rtl/>
          </w:rPr>
          <w:delText>ک</w:delText>
        </w:r>
        <w:r w:rsidRPr="00C33443" w:rsidDel="00316D32">
          <w:rPr>
            <w:rFonts w:cs="B Nazanin"/>
            <w:sz w:val="28"/>
            <w:szCs w:val="28"/>
            <w:rtl/>
          </w:rPr>
          <w:delText xml:space="preserve"> هستند  ، آنها به عنوان </w:delText>
        </w:r>
        <w:r w:rsidRPr="00C33443" w:rsidDel="00316D32">
          <w:rPr>
            <w:rFonts w:cs="B Nazanin" w:hint="cs"/>
            <w:sz w:val="28"/>
            <w:szCs w:val="28"/>
            <w:rtl/>
          </w:rPr>
          <w:delText>ی</w:delText>
        </w:r>
        <w:r w:rsidRPr="00C33443" w:rsidDel="00316D32">
          <w:rPr>
            <w:rFonts w:cs="B Nazanin" w:hint="eastAsia"/>
            <w:sz w:val="28"/>
            <w:szCs w:val="28"/>
            <w:rtl/>
          </w:rPr>
          <w:delText>ک</w:delText>
        </w:r>
        <w:r w:rsidRPr="00C33443" w:rsidDel="00316D32">
          <w:rPr>
            <w:rFonts w:cs="B Nazanin"/>
            <w:sz w:val="28"/>
            <w:szCs w:val="28"/>
            <w:rtl/>
          </w:rPr>
          <w:delText xml:space="preserve"> لا</w:delText>
        </w:r>
        <w:r w:rsidRPr="00C33443" w:rsidDel="00316D32">
          <w:rPr>
            <w:rFonts w:cs="B Nazanin" w:hint="cs"/>
            <w:sz w:val="28"/>
            <w:szCs w:val="28"/>
            <w:rtl/>
          </w:rPr>
          <w:delText>ی</w:delText>
        </w:r>
        <w:r w:rsidRPr="00C33443" w:rsidDel="00316D32">
          <w:rPr>
            <w:rFonts w:cs="B Nazanin" w:hint="eastAsia"/>
            <w:sz w:val="28"/>
            <w:szCs w:val="28"/>
            <w:rtl/>
          </w:rPr>
          <w:delText>ه</w:delText>
        </w:r>
        <w:r w:rsidRPr="00C33443" w:rsidDel="00316D32">
          <w:rPr>
            <w:rFonts w:cs="B Nazanin"/>
            <w:sz w:val="28"/>
            <w:szCs w:val="28"/>
            <w:rtl/>
          </w:rPr>
          <w:delText xml:space="preserve"> واحد در نظر گرفته شدند. لا</w:delText>
        </w:r>
        <w:r w:rsidRPr="00C33443" w:rsidDel="00316D32">
          <w:rPr>
            <w:rFonts w:cs="B Nazanin" w:hint="cs"/>
            <w:sz w:val="28"/>
            <w:szCs w:val="28"/>
            <w:rtl/>
          </w:rPr>
          <w:delText>ی</w:delText>
        </w:r>
        <w:r w:rsidRPr="00C33443" w:rsidDel="00316D32">
          <w:rPr>
            <w:rFonts w:cs="B Nazanin" w:hint="eastAsia"/>
            <w:sz w:val="28"/>
            <w:szCs w:val="28"/>
            <w:rtl/>
          </w:rPr>
          <w:delText>ه</w:delText>
        </w:r>
        <w:r w:rsidRPr="00C33443" w:rsidDel="00316D32">
          <w:rPr>
            <w:rFonts w:cs="B Nazanin"/>
            <w:sz w:val="28"/>
            <w:szCs w:val="28"/>
            <w:rtl/>
          </w:rPr>
          <w:delText xml:space="preserve"> 1 فقط شامل س</w:delText>
        </w:r>
        <w:r w:rsidRPr="00C33443" w:rsidDel="00316D32">
          <w:rPr>
            <w:rFonts w:cs="B Nazanin" w:hint="cs"/>
            <w:sz w:val="28"/>
            <w:szCs w:val="28"/>
            <w:rtl/>
          </w:rPr>
          <w:delText>ی</w:delText>
        </w:r>
        <w:r w:rsidRPr="00C33443" w:rsidDel="00316D32">
          <w:rPr>
            <w:rFonts w:cs="B Nazanin" w:hint="eastAsia"/>
            <w:sz w:val="28"/>
            <w:szCs w:val="28"/>
            <w:rtl/>
          </w:rPr>
          <w:delText>ناپس</w:delText>
        </w:r>
        <w:r w:rsidRPr="00C33443" w:rsidDel="00316D32">
          <w:rPr>
            <w:rFonts w:cs="B Nazanin"/>
            <w:sz w:val="28"/>
            <w:szCs w:val="28"/>
            <w:rtl/>
          </w:rPr>
          <w:delText xml:space="preserve"> و از </w:delText>
        </w:r>
        <w:r w:rsidRPr="00C33443" w:rsidDel="00316D32">
          <w:rPr>
            <w:rFonts w:cs="B Nazanin"/>
            <w:sz w:val="28"/>
            <w:szCs w:val="28"/>
          </w:rPr>
          <w:delText>soma</w:delText>
        </w:r>
        <w:r w:rsidRPr="00C33443" w:rsidDel="00316D32">
          <w:rPr>
            <w:rFonts w:cs="B Nazanin"/>
            <w:sz w:val="28"/>
            <w:szCs w:val="28"/>
            <w:rtl/>
          </w:rPr>
          <w:delText xml:space="preserve"> نورون خال</w:delText>
        </w:r>
        <w:r w:rsidRPr="00C33443" w:rsidDel="00316D32">
          <w:rPr>
            <w:rFonts w:cs="B Nazanin" w:hint="cs"/>
            <w:sz w:val="28"/>
            <w:szCs w:val="28"/>
            <w:rtl/>
          </w:rPr>
          <w:delText>ی</w:delText>
        </w:r>
        <w:r w:rsidRPr="00C33443" w:rsidDel="00316D32">
          <w:rPr>
            <w:rFonts w:cs="B Nazanin"/>
            <w:sz w:val="28"/>
            <w:szCs w:val="28"/>
            <w:rtl/>
          </w:rPr>
          <w:delText xml:space="preserve"> است. هر لا</w:delText>
        </w:r>
        <w:r w:rsidRPr="00C33443" w:rsidDel="00316D32">
          <w:rPr>
            <w:rFonts w:cs="B Nazanin" w:hint="cs"/>
            <w:sz w:val="28"/>
            <w:szCs w:val="28"/>
            <w:rtl/>
          </w:rPr>
          <w:delText>ی</w:delText>
        </w:r>
        <w:r w:rsidRPr="00C33443" w:rsidDel="00316D32">
          <w:rPr>
            <w:rFonts w:cs="B Nazanin" w:hint="eastAsia"/>
            <w:sz w:val="28"/>
            <w:szCs w:val="28"/>
            <w:rtl/>
          </w:rPr>
          <w:delText>ه</w:delText>
        </w:r>
        <w:r w:rsidRPr="00C33443" w:rsidDel="00316D32">
          <w:rPr>
            <w:rFonts w:cs="B Nazanin"/>
            <w:sz w:val="28"/>
            <w:szCs w:val="28"/>
            <w:rtl/>
          </w:rPr>
          <w:delText xml:space="preserve"> توسط چند</w:delText>
        </w:r>
        <w:r w:rsidRPr="00C33443" w:rsidDel="00316D32">
          <w:rPr>
            <w:rFonts w:cs="B Nazanin" w:hint="cs"/>
            <w:sz w:val="28"/>
            <w:szCs w:val="28"/>
            <w:rtl/>
          </w:rPr>
          <w:delText>ی</w:delText>
        </w:r>
        <w:r w:rsidRPr="00C33443" w:rsidDel="00316D32">
          <w:rPr>
            <w:rFonts w:cs="B Nazanin" w:hint="eastAsia"/>
            <w:sz w:val="28"/>
            <w:szCs w:val="28"/>
            <w:rtl/>
          </w:rPr>
          <w:delText>ن</w:delText>
        </w:r>
        <w:r w:rsidRPr="00C33443" w:rsidDel="00316D32">
          <w:rPr>
            <w:rFonts w:cs="B Nazanin"/>
            <w:sz w:val="28"/>
            <w:szCs w:val="28"/>
            <w:rtl/>
          </w:rPr>
          <w:delText xml:space="preserve"> جمع</w:delText>
        </w:r>
        <w:r w:rsidRPr="00C33443" w:rsidDel="00316D32">
          <w:rPr>
            <w:rFonts w:cs="B Nazanin" w:hint="cs"/>
            <w:sz w:val="28"/>
            <w:szCs w:val="28"/>
            <w:rtl/>
          </w:rPr>
          <w:delText>ی</w:delText>
        </w:r>
        <w:r w:rsidRPr="00C33443" w:rsidDel="00316D32">
          <w:rPr>
            <w:rFonts w:cs="B Nazanin" w:hint="eastAsia"/>
            <w:sz w:val="28"/>
            <w:szCs w:val="28"/>
            <w:rtl/>
          </w:rPr>
          <w:delText>ت</w:delText>
        </w:r>
        <w:r w:rsidRPr="00C33443" w:rsidDel="00316D32">
          <w:rPr>
            <w:rFonts w:cs="B Nazanin"/>
            <w:sz w:val="28"/>
            <w:szCs w:val="28"/>
            <w:rtl/>
          </w:rPr>
          <w:delText xml:space="preserve"> از سلولها</w:delText>
        </w:r>
        <w:r w:rsidRPr="00C33443" w:rsidDel="00316D32">
          <w:rPr>
            <w:rFonts w:cs="B Nazanin" w:hint="cs"/>
            <w:sz w:val="28"/>
            <w:szCs w:val="28"/>
            <w:rtl/>
          </w:rPr>
          <w:delText>ی</w:delText>
        </w:r>
        <w:r w:rsidRPr="00C33443" w:rsidDel="00316D32">
          <w:rPr>
            <w:rFonts w:cs="B Nazanin"/>
            <w:sz w:val="28"/>
            <w:szCs w:val="28"/>
            <w:rtl/>
          </w:rPr>
          <w:delText xml:space="preserve"> گلوتاماترژ</w:delText>
        </w:r>
        <w:r w:rsidRPr="00C33443" w:rsidDel="00316D32">
          <w:rPr>
            <w:rFonts w:cs="B Nazanin" w:hint="cs"/>
            <w:sz w:val="28"/>
            <w:szCs w:val="28"/>
            <w:rtl/>
          </w:rPr>
          <w:delText>ی</w:delText>
        </w:r>
        <w:r w:rsidRPr="00C33443" w:rsidDel="00316D32">
          <w:rPr>
            <w:rFonts w:cs="B Nazanin" w:hint="eastAsia"/>
            <w:sz w:val="28"/>
            <w:szCs w:val="28"/>
            <w:rtl/>
          </w:rPr>
          <w:delText>ک</w:delText>
        </w:r>
        <w:r w:rsidRPr="00C33443" w:rsidDel="00316D32">
          <w:rPr>
            <w:rFonts w:cs="B Nazanin"/>
            <w:sz w:val="28"/>
            <w:szCs w:val="28"/>
            <w:rtl/>
          </w:rPr>
          <w:delText xml:space="preserve"> و </w:delText>
        </w:r>
        <w:r w:rsidRPr="00C33443" w:rsidDel="00316D32">
          <w:rPr>
            <w:rFonts w:cs="B Nazanin"/>
            <w:sz w:val="28"/>
            <w:szCs w:val="28"/>
          </w:rPr>
          <w:delText>GABAergic</w:delText>
        </w:r>
        <w:r w:rsidRPr="00C33443" w:rsidDel="00316D32">
          <w:rPr>
            <w:rFonts w:cs="B Nazanin"/>
            <w:sz w:val="28"/>
            <w:szCs w:val="28"/>
            <w:rtl/>
          </w:rPr>
          <w:delText xml:space="preserve"> تشک</w:delText>
        </w:r>
        <w:r w:rsidRPr="00C33443" w:rsidDel="00316D32">
          <w:rPr>
            <w:rFonts w:cs="B Nazanin" w:hint="cs"/>
            <w:sz w:val="28"/>
            <w:szCs w:val="28"/>
            <w:rtl/>
          </w:rPr>
          <w:delText>ی</w:delText>
        </w:r>
        <w:r w:rsidRPr="00C33443" w:rsidDel="00316D32">
          <w:rPr>
            <w:rFonts w:cs="B Nazanin" w:hint="eastAsia"/>
            <w:sz w:val="28"/>
            <w:szCs w:val="28"/>
            <w:rtl/>
          </w:rPr>
          <w:delText>ل</w:delText>
        </w:r>
        <w:r w:rsidRPr="00C33443" w:rsidDel="00316D32">
          <w:rPr>
            <w:rFonts w:cs="B Nazanin"/>
            <w:sz w:val="28"/>
            <w:szCs w:val="28"/>
            <w:rtl/>
          </w:rPr>
          <w:delText xml:space="preserve"> شده است </w:delText>
        </w:r>
        <w:r w:rsidRPr="00C33443" w:rsidDel="00316D32">
          <w:rPr>
            <w:rFonts w:cs="B Nazanin" w:hint="eastAsia"/>
            <w:sz w:val="28"/>
            <w:szCs w:val="28"/>
            <w:rtl/>
          </w:rPr>
          <w:delText>،</w:delText>
        </w:r>
        <w:r w:rsidRPr="00C33443" w:rsidDel="00316D32">
          <w:rPr>
            <w:rFonts w:cs="B Nazanin"/>
            <w:sz w:val="28"/>
            <w:szCs w:val="28"/>
            <w:rtl/>
          </w:rPr>
          <w:delText xml:space="preserve"> بصورت آمار</w:delText>
        </w:r>
        <w:r w:rsidRPr="00C33443" w:rsidDel="00316D32">
          <w:rPr>
            <w:rFonts w:cs="B Nazanin" w:hint="cs"/>
            <w:sz w:val="28"/>
            <w:szCs w:val="28"/>
            <w:rtl/>
          </w:rPr>
          <w:delText>ی</w:delText>
        </w:r>
        <w:r w:rsidRPr="00C33443" w:rsidDel="00316D32">
          <w:rPr>
            <w:rFonts w:cs="B Nazanin"/>
            <w:sz w:val="28"/>
            <w:szCs w:val="28"/>
            <w:rtl/>
          </w:rPr>
          <w:delText xml:space="preserve"> از نظر ترک</w:delText>
        </w:r>
        <w:r w:rsidRPr="00C33443" w:rsidDel="00316D32">
          <w:rPr>
            <w:rFonts w:cs="B Nazanin" w:hint="cs"/>
            <w:sz w:val="28"/>
            <w:szCs w:val="28"/>
            <w:rtl/>
          </w:rPr>
          <w:delText>ی</w:delText>
        </w:r>
        <w:r w:rsidRPr="00C33443" w:rsidDel="00316D32">
          <w:rPr>
            <w:rFonts w:cs="B Nazanin" w:hint="eastAsia"/>
            <w:sz w:val="28"/>
            <w:szCs w:val="28"/>
            <w:rtl/>
          </w:rPr>
          <w:delText>ب</w:delText>
        </w:r>
        <w:r w:rsidRPr="00C33443" w:rsidDel="00316D32">
          <w:rPr>
            <w:rFonts w:cs="B Nazanin"/>
            <w:sz w:val="28"/>
            <w:szCs w:val="28"/>
            <w:rtl/>
          </w:rPr>
          <w:delText xml:space="preserve"> و اتصال با د</w:delText>
        </w:r>
        <w:r w:rsidRPr="00C33443" w:rsidDel="00316D32">
          <w:rPr>
            <w:rFonts w:cs="B Nazanin" w:hint="cs"/>
            <w:sz w:val="28"/>
            <w:szCs w:val="28"/>
            <w:rtl/>
          </w:rPr>
          <w:delText>ی</w:delText>
        </w:r>
        <w:r w:rsidRPr="00C33443" w:rsidDel="00316D32">
          <w:rPr>
            <w:rFonts w:cs="B Nazanin" w:hint="eastAsia"/>
            <w:sz w:val="28"/>
            <w:szCs w:val="28"/>
            <w:rtl/>
          </w:rPr>
          <w:delText>گر</w:delText>
        </w:r>
        <w:r w:rsidRPr="00C33443" w:rsidDel="00316D32">
          <w:rPr>
            <w:rFonts w:cs="B Nazanin"/>
            <w:sz w:val="28"/>
            <w:szCs w:val="28"/>
            <w:rtl/>
          </w:rPr>
          <w:delText xml:space="preserve"> جمع</w:delText>
        </w:r>
        <w:r w:rsidRPr="00C33443" w:rsidDel="00316D32">
          <w:rPr>
            <w:rFonts w:cs="B Nazanin" w:hint="cs"/>
            <w:sz w:val="28"/>
            <w:szCs w:val="28"/>
            <w:rtl/>
          </w:rPr>
          <w:delText>ی</w:delText>
        </w:r>
        <w:r w:rsidRPr="00C33443" w:rsidDel="00316D32">
          <w:rPr>
            <w:rFonts w:cs="B Nazanin" w:hint="eastAsia"/>
            <w:sz w:val="28"/>
            <w:szCs w:val="28"/>
            <w:rtl/>
          </w:rPr>
          <w:delText>ت</w:delText>
        </w:r>
        <w:r w:rsidRPr="00C33443" w:rsidDel="00316D32">
          <w:rPr>
            <w:rFonts w:cs="B Nazanin"/>
            <w:sz w:val="28"/>
            <w:szCs w:val="28"/>
            <w:rtl/>
          </w:rPr>
          <w:delText xml:space="preserve"> سلولها</w:delText>
        </w:r>
        <w:r w:rsidRPr="00C33443" w:rsidDel="00316D32">
          <w:rPr>
            <w:rFonts w:cs="B Nazanin" w:hint="cs"/>
            <w:sz w:val="28"/>
            <w:szCs w:val="28"/>
            <w:rtl/>
          </w:rPr>
          <w:delText>ی</w:delText>
        </w:r>
        <w:r w:rsidRPr="00C33443" w:rsidDel="00316D32">
          <w:rPr>
            <w:rFonts w:cs="B Nazanin"/>
            <w:sz w:val="28"/>
            <w:szCs w:val="28"/>
            <w:rtl/>
          </w:rPr>
          <w:delText xml:space="preserve"> درون و خارج لا</w:delText>
        </w:r>
        <w:r w:rsidRPr="00C33443" w:rsidDel="00316D32">
          <w:rPr>
            <w:rFonts w:cs="B Nazanin" w:hint="cs"/>
            <w:sz w:val="28"/>
            <w:szCs w:val="28"/>
            <w:rtl/>
          </w:rPr>
          <w:delText>ی</w:delText>
        </w:r>
        <w:r w:rsidRPr="00C33443" w:rsidDel="00316D32">
          <w:rPr>
            <w:rFonts w:cs="B Nazanin" w:hint="eastAsia"/>
            <w:sz w:val="28"/>
            <w:szCs w:val="28"/>
            <w:rtl/>
          </w:rPr>
          <w:delText>ه</w:delText>
        </w:r>
        <w:r w:rsidRPr="00C33443" w:rsidDel="00316D32">
          <w:rPr>
            <w:rFonts w:cs="B Nazanin"/>
            <w:sz w:val="28"/>
            <w:szCs w:val="28"/>
            <w:rtl/>
          </w:rPr>
          <w:delText xml:space="preserve"> </w:delText>
        </w:r>
        <w:r w:rsidRPr="00C33443" w:rsidDel="00316D32">
          <w:rPr>
            <w:rFonts w:cs="B Nazanin" w:hint="cs"/>
            <w:sz w:val="28"/>
            <w:szCs w:val="28"/>
            <w:rtl/>
          </w:rPr>
          <w:delText>ی</w:delText>
        </w:r>
        <w:r w:rsidRPr="00C33443" w:rsidDel="00316D32">
          <w:rPr>
            <w:rFonts w:cs="B Nazanin" w:hint="eastAsia"/>
            <w:sz w:val="28"/>
            <w:szCs w:val="28"/>
            <w:rtl/>
          </w:rPr>
          <w:delText>کسان</w:delText>
        </w:r>
        <w:r w:rsidRPr="00C33443" w:rsidDel="00316D32">
          <w:rPr>
            <w:rFonts w:cs="B Nazanin"/>
            <w:sz w:val="28"/>
            <w:szCs w:val="28"/>
            <w:rtl/>
          </w:rPr>
          <w:delText xml:space="preserve"> است .</w:delText>
        </w:r>
      </w:del>
    </w:p>
    <w:p w14:paraId="3F5B89AE" w14:textId="77777777" w:rsidR="004F3CAF" w:rsidRPr="00C33443" w:rsidRDefault="00E50083" w:rsidP="002A3740">
      <w:pPr>
        <w:jc w:val="center"/>
        <w:rPr>
          <w:rFonts w:cs="B Nazanin"/>
          <w:sz w:val="28"/>
          <w:szCs w:val="28"/>
          <w:rtl/>
        </w:rPr>
      </w:pPr>
      <w:r>
        <w:rPr>
          <w:rFonts w:cs="B Nazanin"/>
          <w:sz w:val="28"/>
          <w:szCs w:val="28"/>
        </w:rPr>
        <w:pict w14:anchorId="71594EEF">
          <v:shape id="_x0000_i1057" type="#_x0000_t75" style="width:326.4pt;height:352.2pt">
            <v:imagedata r:id="rId17" o:title="1"/>
          </v:shape>
        </w:pict>
      </w:r>
    </w:p>
    <w:p w14:paraId="35BDA46A" w14:textId="0F6E91E9" w:rsidR="004F3CAF" w:rsidRPr="000A34A8" w:rsidRDefault="00C43369" w:rsidP="006F41D4">
      <w:pPr>
        <w:rPr>
          <w:rFonts w:cs="B Nazanin"/>
        </w:rPr>
      </w:pPr>
      <w:r w:rsidRPr="000A34A8">
        <w:rPr>
          <w:rFonts w:cs="B Nazanin" w:hint="cs"/>
          <w:rtl/>
        </w:rPr>
        <w:t xml:space="preserve">شکل </w:t>
      </w:r>
      <w:r w:rsidR="00544C3B">
        <w:rPr>
          <w:rFonts w:cs="B Nazanin" w:hint="cs"/>
          <w:rtl/>
        </w:rPr>
        <w:t>3</w:t>
      </w:r>
      <w:r w:rsidRPr="000A34A8">
        <w:rPr>
          <w:rFonts w:cs="B Nazanin" w:hint="cs"/>
          <w:rtl/>
        </w:rPr>
        <w:t>-4</w:t>
      </w:r>
      <w:r w:rsidR="00F61298">
        <w:rPr>
          <w:rFonts w:cs="B Nazanin" w:hint="cs"/>
          <w:rtl/>
        </w:rPr>
        <w:t xml:space="preserve"> .</w:t>
      </w:r>
      <w:r w:rsidR="002A3740" w:rsidRPr="000A34A8">
        <w:rPr>
          <w:rFonts w:cs="B Nazanin" w:hint="cs"/>
          <w:rtl/>
        </w:rPr>
        <w:t xml:space="preserve"> آناتومی شبکه (</w:t>
      </w:r>
      <w:r w:rsidR="002A3740" w:rsidRPr="000A34A8">
        <w:rPr>
          <w:rFonts w:cs="B Nazanin"/>
        </w:rPr>
        <w:t>a</w:t>
      </w:r>
      <w:r w:rsidR="002A3740" w:rsidRPr="000A34A8">
        <w:rPr>
          <w:rFonts w:cs="B Nazanin" w:hint="cs"/>
          <w:rtl/>
        </w:rPr>
        <w:t xml:space="preserve">) </w:t>
      </w:r>
      <w:r w:rsidR="002A3740" w:rsidRPr="000A34A8">
        <w:rPr>
          <w:rFonts w:cs="B Nazanin"/>
          <w:rtl/>
        </w:rPr>
        <w:t>شرح ساده ا</w:t>
      </w:r>
      <w:r w:rsidR="002A3740" w:rsidRPr="000A34A8">
        <w:rPr>
          <w:rFonts w:cs="B Nazanin" w:hint="cs"/>
          <w:rtl/>
        </w:rPr>
        <w:t>ی</w:t>
      </w:r>
      <w:r w:rsidR="002A3740" w:rsidRPr="000A34A8">
        <w:rPr>
          <w:rFonts w:cs="B Nazanin"/>
          <w:rtl/>
        </w:rPr>
        <w:t xml:space="preserve"> از معمار</w:t>
      </w:r>
      <w:r w:rsidR="002A3740" w:rsidRPr="000A34A8">
        <w:rPr>
          <w:rFonts w:cs="B Nazanin" w:hint="cs"/>
          <w:rtl/>
        </w:rPr>
        <w:t>ی</w:t>
      </w:r>
      <w:r w:rsidR="002A3740" w:rsidRPr="000A34A8">
        <w:rPr>
          <w:rFonts w:cs="B Nazanin"/>
          <w:rtl/>
        </w:rPr>
        <w:t xml:space="preserve"> و اتصال قشر مغز</w:t>
      </w:r>
      <w:r w:rsidR="002A3740" w:rsidRPr="000A34A8">
        <w:rPr>
          <w:rFonts w:cs="B Nazanin" w:hint="cs"/>
          <w:rtl/>
        </w:rPr>
        <w:t xml:space="preserve"> </w:t>
      </w:r>
      <w:r w:rsidR="002A3740" w:rsidRPr="000A34A8">
        <w:rPr>
          <w:rFonts w:cs="B Nazanin"/>
          <w:rtl/>
        </w:rPr>
        <w:t>(</w:t>
      </w:r>
      <w:r w:rsidR="002A3740" w:rsidRPr="000A34A8">
        <w:rPr>
          <w:rFonts w:cs="B Nazanin"/>
        </w:rPr>
        <w:t>b</w:t>
      </w:r>
      <w:r w:rsidR="002A3740" w:rsidRPr="000A34A8">
        <w:rPr>
          <w:rFonts w:cs="B Nazanin"/>
          <w:rtl/>
        </w:rPr>
        <w:t>): تصو</w:t>
      </w:r>
      <w:r w:rsidR="002A3740" w:rsidRPr="000A34A8">
        <w:rPr>
          <w:rFonts w:cs="B Nazanin" w:hint="cs"/>
          <w:rtl/>
        </w:rPr>
        <w:t>ی</w:t>
      </w:r>
      <w:r w:rsidR="002A3740" w:rsidRPr="000A34A8">
        <w:rPr>
          <w:rFonts w:cs="B Nazanin" w:hint="eastAsia"/>
          <w:rtl/>
        </w:rPr>
        <w:t>ر</w:t>
      </w:r>
      <w:r w:rsidR="002A3740" w:rsidRPr="000A34A8">
        <w:rPr>
          <w:rFonts w:cs="B Nazanin"/>
          <w:rtl/>
        </w:rPr>
        <w:t xml:space="preserve"> ز</w:t>
      </w:r>
      <w:r w:rsidR="002A3740" w:rsidRPr="000A34A8">
        <w:rPr>
          <w:rFonts w:cs="B Nazanin" w:hint="cs"/>
          <w:rtl/>
        </w:rPr>
        <w:t>ی</w:t>
      </w:r>
      <w:r w:rsidR="002A3740" w:rsidRPr="000A34A8">
        <w:rPr>
          <w:rFonts w:cs="B Nazanin" w:hint="eastAsia"/>
          <w:rtl/>
        </w:rPr>
        <w:t>رمجموعه</w:t>
      </w:r>
      <w:r w:rsidR="002A3740" w:rsidRPr="000A34A8">
        <w:rPr>
          <w:rFonts w:cs="B Nazanin"/>
          <w:rtl/>
        </w:rPr>
        <w:t xml:space="preserve"> ا</w:t>
      </w:r>
      <w:r w:rsidR="002A3740" w:rsidRPr="000A34A8">
        <w:rPr>
          <w:rFonts w:cs="B Nazanin" w:hint="cs"/>
          <w:rtl/>
        </w:rPr>
        <w:t>ی</w:t>
      </w:r>
      <w:r w:rsidR="002A3740" w:rsidRPr="000A34A8">
        <w:rPr>
          <w:rFonts w:cs="B Nazanin"/>
          <w:rtl/>
        </w:rPr>
        <w:t xml:space="preserve"> از سلولها</w:t>
      </w:r>
      <w:r w:rsidR="002A3740" w:rsidRPr="000A34A8">
        <w:rPr>
          <w:rFonts w:cs="B Nazanin" w:hint="cs"/>
          <w:rtl/>
        </w:rPr>
        <w:t>ی</w:t>
      </w:r>
      <w:r w:rsidR="002A3740" w:rsidRPr="000A34A8">
        <w:rPr>
          <w:rFonts w:cs="B Nazanin"/>
          <w:rtl/>
        </w:rPr>
        <w:t xml:space="preserve"> عصب</w:t>
      </w:r>
      <w:r w:rsidR="002A3740" w:rsidRPr="000A34A8">
        <w:rPr>
          <w:rFonts w:cs="B Nazanin" w:hint="cs"/>
          <w:rtl/>
        </w:rPr>
        <w:t>ی</w:t>
      </w:r>
      <w:r w:rsidR="002A3740" w:rsidRPr="000A34A8">
        <w:rPr>
          <w:rFonts w:cs="B Nazanin"/>
          <w:rtl/>
        </w:rPr>
        <w:t xml:space="preserve"> (</w:t>
      </w:r>
      <w:r w:rsidR="002A3740" w:rsidRPr="000A34A8">
        <w:rPr>
          <w:rFonts w:cs="B Nazanin"/>
        </w:rPr>
        <w:t>n = 5000</w:t>
      </w:r>
      <w:r w:rsidR="002A3740" w:rsidRPr="000A34A8">
        <w:rPr>
          <w:rFonts w:cs="B Nazanin"/>
          <w:rtl/>
        </w:rPr>
        <w:t>) شب</w:t>
      </w:r>
      <w:r w:rsidR="002A3740" w:rsidRPr="000A34A8">
        <w:rPr>
          <w:rFonts w:cs="B Nazanin" w:hint="cs"/>
          <w:rtl/>
        </w:rPr>
        <w:t>ی</w:t>
      </w:r>
      <w:r w:rsidR="002A3740" w:rsidRPr="000A34A8">
        <w:rPr>
          <w:rFonts w:cs="B Nazanin" w:hint="eastAsia"/>
          <w:rtl/>
        </w:rPr>
        <w:t>ه</w:t>
      </w:r>
      <w:r w:rsidR="002A3740" w:rsidRPr="000A34A8">
        <w:rPr>
          <w:rFonts w:cs="B Nazanin"/>
          <w:rtl/>
        </w:rPr>
        <w:t xml:space="preserve"> ساز</w:t>
      </w:r>
      <w:r w:rsidR="002A3740" w:rsidRPr="000A34A8">
        <w:rPr>
          <w:rFonts w:cs="B Nazanin" w:hint="cs"/>
          <w:rtl/>
        </w:rPr>
        <w:t>ی</w:t>
      </w:r>
      <w:r w:rsidR="002A3740" w:rsidRPr="000A34A8">
        <w:rPr>
          <w:rFonts w:cs="B Nazanin"/>
          <w:rtl/>
        </w:rPr>
        <w:t xml:space="preserve"> شده در </w:t>
      </w:r>
      <w:del w:id="271" w:author="Fariba" w:date="2021-02-02T18:50:00Z">
        <w:r w:rsidR="002A3740" w:rsidRPr="000A34A8" w:rsidDel="00316D32">
          <w:rPr>
            <w:rFonts w:cs="B Nazanin"/>
            <w:rtl/>
          </w:rPr>
          <w:delText xml:space="preserve">پچ </w:delText>
        </w:r>
      </w:del>
      <w:ins w:id="272" w:author="Fariba" w:date="2021-02-02T18:50:00Z">
        <w:r w:rsidR="00316D32">
          <w:rPr>
            <w:rFonts w:cs="B Nazanin" w:hint="cs"/>
            <w:rtl/>
          </w:rPr>
          <w:t>لایه</w:t>
        </w:r>
      </w:ins>
      <w:ins w:id="273" w:author="Fariba" w:date="2021-02-02T18:51:00Z">
        <w:r w:rsidR="00316D32">
          <w:rPr>
            <w:rFonts w:cs="B Nazanin" w:hint="cs"/>
            <w:rtl/>
          </w:rPr>
          <w:t xml:space="preserve"> </w:t>
        </w:r>
      </w:ins>
      <w:ins w:id="274" w:author="Fariba" w:date="2021-02-02T18:50:00Z">
        <w:r w:rsidR="00316D32">
          <w:rPr>
            <w:rFonts w:cs="B Nazanin" w:hint="cs"/>
            <w:rtl/>
          </w:rPr>
          <w:t>های</w:t>
        </w:r>
        <w:r w:rsidR="00316D32" w:rsidRPr="000A34A8">
          <w:rPr>
            <w:rFonts w:cs="B Nazanin"/>
            <w:rtl/>
          </w:rPr>
          <w:t xml:space="preserve"> </w:t>
        </w:r>
      </w:ins>
      <w:r w:rsidR="002A3740" w:rsidRPr="000A34A8">
        <w:rPr>
          <w:rFonts w:cs="B Nazanin"/>
          <w:rtl/>
        </w:rPr>
        <w:t>قشر</w:t>
      </w:r>
      <w:r w:rsidR="002A3740" w:rsidRPr="000A34A8">
        <w:rPr>
          <w:rFonts w:cs="B Nazanin" w:hint="cs"/>
          <w:rtl/>
        </w:rPr>
        <w:t>ی</w:t>
      </w:r>
      <w:r w:rsidR="00362B86" w:rsidRPr="000A34A8">
        <w:rPr>
          <w:rFonts w:cs="B Nazanin" w:hint="cs"/>
          <w:rtl/>
        </w:rPr>
        <w:t xml:space="preserve"> </w:t>
      </w:r>
      <w:r w:rsidR="00362B86" w:rsidRPr="000A34A8">
        <w:rPr>
          <w:rFonts w:cs="B Nazanin"/>
          <w:rtl/>
        </w:rPr>
        <w:t>(</w:t>
      </w:r>
      <w:r w:rsidR="00362B86" w:rsidRPr="000A34A8">
        <w:rPr>
          <w:rFonts w:cs="B Nazanin"/>
        </w:rPr>
        <w:t>c</w:t>
      </w:r>
      <w:r w:rsidR="00362B86" w:rsidRPr="000A34A8">
        <w:rPr>
          <w:rFonts w:cs="B Nazanin"/>
          <w:rtl/>
        </w:rPr>
        <w:t xml:space="preserve">): شبکه </w:t>
      </w:r>
      <w:r w:rsidR="00362B86" w:rsidRPr="000A34A8">
        <w:rPr>
          <w:rFonts w:cs="B Nazanin" w:hint="cs"/>
          <w:rtl/>
        </w:rPr>
        <w:t>ی</w:t>
      </w:r>
      <w:r w:rsidR="00362B86" w:rsidRPr="000A34A8">
        <w:rPr>
          <w:rFonts w:cs="B Nazanin" w:hint="eastAsia"/>
          <w:rtl/>
        </w:rPr>
        <w:t>ک</w:t>
      </w:r>
      <w:r w:rsidR="00362B86" w:rsidRPr="000A34A8">
        <w:rPr>
          <w:rFonts w:cs="B Nazanin"/>
          <w:rtl/>
        </w:rPr>
        <w:t xml:space="preserve"> </w:t>
      </w:r>
      <w:del w:id="275" w:author="Fariba" w:date="2021-02-02T18:51:00Z">
        <w:r w:rsidR="00362B86" w:rsidRPr="000A34A8" w:rsidDel="006F41D4">
          <w:rPr>
            <w:rFonts w:cs="B Nazanin"/>
          </w:rPr>
          <w:delText>PC</w:delText>
        </w:r>
        <w:r w:rsidR="00362B86" w:rsidRPr="000A34A8" w:rsidDel="006F41D4">
          <w:rPr>
            <w:rFonts w:cs="B Nazanin"/>
            <w:rtl/>
          </w:rPr>
          <w:delText xml:space="preserve"> </w:delText>
        </w:r>
      </w:del>
      <w:ins w:id="276" w:author="Fariba" w:date="2021-02-02T18:51:00Z">
        <w:r w:rsidR="006F41D4">
          <w:rPr>
            <w:rFonts w:cs="B Nazanin" w:hint="cs"/>
            <w:rtl/>
          </w:rPr>
          <w:t>سلول مخروطی</w:t>
        </w:r>
        <w:r w:rsidR="006F41D4" w:rsidRPr="000A34A8">
          <w:rPr>
            <w:rFonts w:cs="B Nazanin"/>
            <w:rtl/>
          </w:rPr>
          <w:t xml:space="preserve"> </w:t>
        </w:r>
      </w:ins>
      <w:r w:rsidR="00362B86" w:rsidRPr="000A34A8">
        <w:rPr>
          <w:rFonts w:cs="B Nazanin"/>
          <w:rtl/>
        </w:rPr>
        <w:t>(لا</w:t>
      </w:r>
      <w:r w:rsidR="00362B86" w:rsidRPr="000A34A8">
        <w:rPr>
          <w:rFonts w:cs="B Nazanin" w:hint="cs"/>
          <w:rtl/>
        </w:rPr>
        <w:t>ی</w:t>
      </w:r>
      <w:r w:rsidR="00362B86" w:rsidRPr="000A34A8">
        <w:rPr>
          <w:rFonts w:cs="B Nazanin" w:hint="eastAsia"/>
          <w:rtl/>
        </w:rPr>
        <w:t>ه</w:t>
      </w:r>
      <w:r w:rsidR="00362B86" w:rsidRPr="000A34A8">
        <w:rPr>
          <w:rFonts w:cs="B Nazanin"/>
          <w:rtl/>
        </w:rPr>
        <w:t xml:space="preserve"> 2-3)</w:t>
      </w:r>
      <w:r w:rsidR="00544C3B">
        <w:rPr>
          <w:rFonts w:cs="B Nazanin" w:hint="cs"/>
          <w:rtl/>
        </w:rPr>
        <w:t xml:space="preserve"> </w:t>
      </w:r>
      <w:r w:rsidR="00544C3B">
        <w:rPr>
          <w:rFonts w:cs="B Nazanin"/>
        </w:rPr>
        <w:t>[</w:t>
      </w:r>
      <w:r w:rsidR="00FE2E01">
        <w:rPr>
          <w:rFonts w:cs="B Nazanin"/>
        </w:rPr>
        <w:t>9</w:t>
      </w:r>
      <w:r w:rsidR="00544C3B">
        <w:rPr>
          <w:rFonts w:cs="B Nazanin"/>
        </w:rPr>
        <w:t>]</w:t>
      </w:r>
    </w:p>
    <w:p w14:paraId="475945EF" w14:textId="1AE1726D" w:rsidR="009736C3" w:rsidRPr="00C33443" w:rsidRDefault="00316D32" w:rsidP="001A3C5D">
      <w:pPr>
        <w:rPr>
          <w:rFonts w:cs="B Nazanin"/>
          <w:sz w:val="28"/>
          <w:szCs w:val="28"/>
          <w:rtl/>
        </w:rPr>
      </w:pPr>
      <w:ins w:id="277" w:author="Fariba" w:date="2021-02-02T18:50:00Z">
        <w:r w:rsidRPr="00C33443">
          <w:rPr>
            <w:rFonts w:cs="B Nazanin"/>
            <w:sz w:val="28"/>
            <w:szCs w:val="28"/>
            <w:rtl/>
          </w:rPr>
          <w:lastRenderedPageBreak/>
          <w:t>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مدل شامل پنج لا</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مربوط به لا</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ها</w:t>
        </w:r>
        <w:r w:rsidRPr="00C33443">
          <w:rPr>
            <w:rFonts w:cs="B Nazanin" w:hint="cs"/>
            <w:sz w:val="28"/>
            <w:szCs w:val="28"/>
            <w:rtl/>
          </w:rPr>
          <w:t>ی</w:t>
        </w:r>
        <w:r w:rsidRPr="00C33443">
          <w:rPr>
            <w:rFonts w:cs="B Nazanin"/>
            <w:sz w:val="28"/>
            <w:szCs w:val="28"/>
            <w:rtl/>
          </w:rPr>
          <w:t xml:space="preserve"> 1 ، 2 </w:t>
        </w:r>
        <w:r>
          <w:rPr>
            <w:rFonts w:cs="Calibri" w:hint="cs"/>
            <w:sz w:val="28"/>
            <w:szCs w:val="28"/>
            <w:rtl/>
          </w:rPr>
          <w:t>&amp;</w:t>
        </w:r>
        <w:r w:rsidRPr="00C33443">
          <w:rPr>
            <w:rFonts w:cs="B Nazanin"/>
            <w:sz w:val="28"/>
            <w:szCs w:val="28"/>
            <w:rtl/>
          </w:rPr>
          <w:t xml:space="preserve"> </w:t>
        </w:r>
        <w:r w:rsidRPr="00C33443">
          <w:rPr>
            <w:rFonts w:cs="B Nazanin"/>
            <w:sz w:val="28"/>
            <w:szCs w:val="28"/>
            <w:rtl/>
          </w:rPr>
          <w:t xml:space="preserve">3 ، 4 ، 5 و 6 بود (شکل </w:t>
        </w:r>
        <w:r>
          <w:rPr>
            <w:rFonts w:cs="B Nazanin" w:hint="cs"/>
            <w:sz w:val="28"/>
            <w:szCs w:val="28"/>
            <w:rtl/>
          </w:rPr>
          <w:t>3-4</w:t>
        </w:r>
        <w:r w:rsidRPr="00C33443">
          <w:rPr>
            <w:rFonts w:cs="B Nazanin"/>
            <w:sz w:val="28"/>
            <w:szCs w:val="28"/>
          </w:rPr>
          <w:t xml:space="preserve">a </w:t>
        </w:r>
        <w:r w:rsidRPr="00C33443">
          <w:rPr>
            <w:rFonts w:cs="B Nazanin"/>
            <w:sz w:val="28"/>
            <w:szCs w:val="28"/>
            <w:rtl/>
          </w:rPr>
          <w:t>). از آنجا که لا</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ها</w:t>
        </w:r>
        <w:r w:rsidRPr="00C33443">
          <w:rPr>
            <w:rFonts w:cs="B Nazanin" w:hint="cs"/>
            <w:sz w:val="28"/>
            <w:szCs w:val="28"/>
            <w:rtl/>
          </w:rPr>
          <w:t>ی</w:t>
        </w:r>
        <w:r w:rsidRPr="00C33443">
          <w:rPr>
            <w:rFonts w:cs="B Nazanin"/>
            <w:sz w:val="28"/>
            <w:szCs w:val="28"/>
            <w:rtl/>
          </w:rPr>
          <w:t xml:space="preserve"> 2 و 3 از نظر اتصال و ترک</w:t>
        </w:r>
        <w:r w:rsidRPr="00C33443">
          <w:rPr>
            <w:rFonts w:cs="B Nazanin" w:hint="cs"/>
            <w:sz w:val="28"/>
            <w:szCs w:val="28"/>
            <w:rtl/>
          </w:rPr>
          <w:t>ی</w:t>
        </w:r>
        <w:r w:rsidRPr="00C33443">
          <w:rPr>
            <w:rFonts w:cs="B Nazanin" w:hint="eastAsia"/>
            <w:sz w:val="28"/>
            <w:szCs w:val="28"/>
            <w:rtl/>
          </w:rPr>
          <w:t>ب</w:t>
        </w:r>
        <w:r w:rsidRPr="00C33443">
          <w:rPr>
            <w:rFonts w:cs="B Nazanin"/>
            <w:sz w:val="28"/>
            <w:szCs w:val="28"/>
            <w:rtl/>
          </w:rPr>
          <w:t xml:space="preserve"> دارا</w:t>
        </w:r>
        <w:r w:rsidRPr="00C33443">
          <w:rPr>
            <w:rFonts w:cs="B Nazanin" w:hint="cs"/>
            <w:sz w:val="28"/>
            <w:szCs w:val="28"/>
            <w:rtl/>
          </w:rPr>
          <w:t>ی</w:t>
        </w:r>
        <w:r w:rsidRPr="00C33443">
          <w:rPr>
            <w:rFonts w:cs="B Nazanin"/>
            <w:sz w:val="28"/>
            <w:szCs w:val="28"/>
            <w:rtl/>
          </w:rPr>
          <w:t xml:space="preserve"> و</w:t>
        </w:r>
        <w:r w:rsidRPr="00C33443">
          <w:rPr>
            <w:rFonts w:cs="B Nazanin" w:hint="cs"/>
            <w:sz w:val="28"/>
            <w:szCs w:val="28"/>
            <w:rtl/>
          </w:rPr>
          <w:t>ی</w:t>
        </w:r>
        <w:r w:rsidRPr="00C33443">
          <w:rPr>
            <w:rFonts w:cs="B Nazanin" w:hint="eastAsia"/>
            <w:sz w:val="28"/>
            <w:szCs w:val="28"/>
            <w:rtl/>
          </w:rPr>
          <w:t>ژگ</w:t>
        </w:r>
        <w:r w:rsidRPr="00C33443">
          <w:rPr>
            <w:rFonts w:cs="B Nazanin" w:hint="cs"/>
            <w:sz w:val="28"/>
            <w:szCs w:val="28"/>
            <w:rtl/>
          </w:rPr>
          <w:t>ی</w:t>
        </w:r>
        <w:r w:rsidRPr="00C33443">
          <w:rPr>
            <w:rFonts w:cs="B Nazanin"/>
            <w:sz w:val="28"/>
            <w:szCs w:val="28"/>
            <w:rtl/>
          </w:rPr>
          <w:t xml:space="preserve"> ها</w:t>
        </w:r>
        <w:r w:rsidRPr="00C33443">
          <w:rPr>
            <w:rFonts w:cs="B Nazanin" w:hint="cs"/>
            <w:sz w:val="28"/>
            <w:szCs w:val="28"/>
            <w:rtl/>
          </w:rPr>
          <w:t>ی</w:t>
        </w:r>
        <w:r w:rsidRPr="00C33443">
          <w:rPr>
            <w:rFonts w:cs="B Nazanin"/>
            <w:sz w:val="28"/>
            <w:szCs w:val="28"/>
            <w:rtl/>
          </w:rPr>
          <w:t xml:space="preserve"> نزد</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هستند  ، آنها به عنوان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لا</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واحد در نظر گرفته شدند. لا</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1 فقط شامل س</w:t>
        </w:r>
        <w:r w:rsidRPr="00C33443">
          <w:rPr>
            <w:rFonts w:cs="B Nazanin" w:hint="cs"/>
            <w:sz w:val="28"/>
            <w:szCs w:val="28"/>
            <w:rtl/>
          </w:rPr>
          <w:t>ی</w:t>
        </w:r>
        <w:r w:rsidRPr="00C33443">
          <w:rPr>
            <w:rFonts w:cs="B Nazanin" w:hint="eastAsia"/>
            <w:sz w:val="28"/>
            <w:szCs w:val="28"/>
            <w:rtl/>
          </w:rPr>
          <w:t>ناپس</w:t>
        </w:r>
        <w:r w:rsidRPr="00C33443">
          <w:rPr>
            <w:rFonts w:cs="B Nazanin"/>
            <w:sz w:val="28"/>
            <w:szCs w:val="28"/>
            <w:rtl/>
          </w:rPr>
          <w:t xml:space="preserve"> و از </w:t>
        </w:r>
        <w:r w:rsidRPr="00C33443">
          <w:rPr>
            <w:rFonts w:cs="B Nazanin"/>
            <w:sz w:val="28"/>
            <w:szCs w:val="28"/>
          </w:rPr>
          <w:t>soma</w:t>
        </w:r>
        <w:r w:rsidRPr="00C33443">
          <w:rPr>
            <w:rFonts w:cs="B Nazanin"/>
            <w:sz w:val="28"/>
            <w:szCs w:val="28"/>
            <w:rtl/>
          </w:rPr>
          <w:t xml:space="preserve"> نورون خال</w:t>
        </w:r>
        <w:r w:rsidRPr="00C33443">
          <w:rPr>
            <w:rFonts w:cs="B Nazanin" w:hint="cs"/>
            <w:sz w:val="28"/>
            <w:szCs w:val="28"/>
            <w:rtl/>
          </w:rPr>
          <w:t>ی</w:t>
        </w:r>
        <w:r w:rsidRPr="00C33443">
          <w:rPr>
            <w:rFonts w:cs="B Nazanin"/>
            <w:sz w:val="28"/>
            <w:szCs w:val="28"/>
            <w:rtl/>
          </w:rPr>
          <w:t xml:space="preserve"> است. هر لا</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توسط چند</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جمع</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از سلولها</w:t>
        </w:r>
        <w:r w:rsidRPr="00C33443">
          <w:rPr>
            <w:rFonts w:cs="B Nazanin" w:hint="cs"/>
            <w:sz w:val="28"/>
            <w:szCs w:val="28"/>
            <w:rtl/>
          </w:rPr>
          <w:t>ی</w:t>
        </w:r>
        <w:r w:rsidRPr="00C33443">
          <w:rPr>
            <w:rFonts w:cs="B Nazanin"/>
            <w:sz w:val="28"/>
            <w:szCs w:val="28"/>
            <w:rtl/>
          </w:rPr>
          <w:t xml:space="preserve"> گلوتاماترژ</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و </w:t>
        </w:r>
        <w:r w:rsidRPr="00C33443">
          <w:rPr>
            <w:rFonts w:cs="B Nazanin"/>
            <w:sz w:val="28"/>
            <w:szCs w:val="28"/>
          </w:rPr>
          <w:t>GABAergic</w:t>
        </w:r>
        <w:r w:rsidRPr="00C33443">
          <w:rPr>
            <w:rFonts w:cs="B Nazanin"/>
            <w:sz w:val="28"/>
            <w:szCs w:val="28"/>
            <w:rtl/>
          </w:rPr>
          <w:t xml:space="preserve"> تشک</w:t>
        </w:r>
        <w:r w:rsidRPr="00C33443">
          <w:rPr>
            <w:rFonts w:cs="B Nazanin" w:hint="cs"/>
            <w:sz w:val="28"/>
            <w:szCs w:val="28"/>
            <w:rtl/>
          </w:rPr>
          <w:t>ی</w:t>
        </w:r>
        <w:r w:rsidRPr="00C33443">
          <w:rPr>
            <w:rFonts w:cs="B Nazanin" w:hint="eastAsia"/>
            <w:sz w:val="28"/>
            <w:szCs w:val="28"/>
            <w:rtl/>
          </w:rPr>
          <w:t>ل</w:t>
        </w:r>
        <w:r w:rsidRPr="00C33443">
          <w:rPr>
            <w:rFonts w:cs="B Nazanin"/>
            <w:sz w:val="28"/>
            <w:szCs w:val="28"/>
            <w:rtl/>
          </w:rPr>
          <w:t xml:space="preserve"> شده است </w:t>
        </w:r>
        <w:r w:rsidRPr="00C33443">
          <w:rPr>
            <w:rFonts w:cs="B Nazanin" w:hint="eastAsia"/>
            <w:sz w:val="28"/>
            <w:szCs w:val="28"/>
            <w:rtl/>
          </w:rPr>
          <w:t>،</w:t>
        </w:r>
        <w:r w:rsidRPr="00C33443">
          <w:rPr>
            <w:rFonts w:cs="B Nazanin"/>
            <w:sz w:val="28"/>
            <w:szCs w:val="28"/>
            <w:rtl/>
          </w:rPr>
          <w:t xml:space="preserve"> بصورت آمار</w:t>
        </w:r>
        <w:r w:rsidRPr="00C33443">
          <w:rPr>
            <w:rFonts w:cs="B Nazanin" w:hint="cs"/>
            <w:sz w:val="28"/>
            <w:szCs w:val="28"/>
            <w:rtl/>
          </w:rPr>
          <w:t>ی</w:t>
        </w:r>
        <w:r w:rsidRPr="00C33443">
          <w:rPr>
            <w:rFonts w:cs="B Nazanin"/>
            <w:sz w:val="28"/>
            <w:szCs w:val="28"/>
            <w:rtl/>
          </w:rPr>
          <w:t xml:space="preserve"> از نظر ترک</w:t>
        </w:r>
        <w:r w:rsidRPr="00C33443">
          <w:rPr>
            <w:rFonts w:cs="B Nazanin" w:hint="cs"/>
            <w:sz w:val="28"/>
            <w:szCs w:val="28"/>
            <w:rtl/>
          </w:rPr>
          <w:t>ی</w:t>
        </w:r>
        <w:r w:rsidRPr="00C33443">
          <w:rPr>
            <w:rFonts w:cs="B Nazanin" w:hint="eastAsia"/>
            <w:sz w:val="28"/>
            <w:szCs w:val="28"/>
            <w:rtl/>
          </w:rPr>
          <w:t>ب</w:t>
        </w:r>
        <w:r w:rsidRPr="00C33443">
          <w:rPr>
            <w:rFonts w:cs="B Nazanin"/>
            <w:sz w:val="28"/>
            <w:szCs w:val="28"/>
            <w:rtl/>
          </w:rPr>
          <w:t xml:space="preserve"> و اتصال با د</w:t>
        </w:r>
        <w:r w:rsidRPr="00C33443">
          <w:rPr>
            <w:rFonts w:cs="B Nazanin" w:hint="cs"/>
            <w:sz w:val="28"/>
            <w:szCs w:val="28"/>
            <w:rtl/>
          </w:rPr>
          <w:t>ی</w:t>
        </w:r>
        <w:r w:rsidRPr="00C33443">
          <w:rPr>
            <w:rFonts w:cs="B Nazanin" w:hint="eastAsia"/>
            <w:sz w:val="28"/>
            <w:szCs w:val="28"/>
            <w:rtl/>
          </w:rPr>
          <w:t>گر</w:t>
        </w:r>
        <w:r w:rsidRPr="00C33443">
          <w:rPr>
            <w:rFonts w:cs="B Nazanin"/>
            <w:sz w:val="28"/>
            <w:szCs w:val="28"/>
            <w:rtl/>
          </w:rPr>
          <w:t xml:space="preserve"> جمع</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سلولها</w:t>
        </w:r>
        <w:r w:rsidRPr="00C33443">
          <w:rPr>
            <w:rFonts w:cs="B Nazanin" w:hint="cs"/>
            <w:sz w:val="28"/>
            <w:szCs w:val="28"/>
            <w:rtl/>
          </w:rPr>
          <w:t>ی</w:t>
        </w:r>
        <w:r w:rsidRPr="00C33443">
          <w:rPr>
            <w:rFonts w:cs="B Nazanin"/>
            <w:sz w:val="28"/>
            <w:szCs w:val="28"/>
            <w:rtl/>
          </w:rPr>
          <w:t xml:space="preserve"> درون و خارج لا</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w:t>
        </w:r>
        <w:r w:rsidRPr="00C33443">
          <w:rPr>
            <w:rFonts w:cs="B Nazanin" w:hint="cs"/>
            <w:sz w:val="28"/>
            <w:szCs w:val="28"/>
            <w:rtl/>
          </w:rPr>
          <w:t>ی</w:t>
        </w:r>
        <w:r w:rsidRPr="00C33443">
          <w:rPr>
            <w:rFonts w:cs="B Nazanin" w:hint="eastAsia"/>
            <w:sz w:val="28"/>
            <w:szCs w:val="28"/>
            <w:rtl/>
          </w:rPr>
          <w:t>کسان</w:t>
        </w:r>
        <w:r w:rsidRPr="00C33443">
          <w:rPr>
            <w:rFonts w:cs="B Nazanin"/>
            <w:sz w:val="28"/>
            <w:szCs w:val="28"/>
            <w:rtl/>
          </w:rPr>
          <w:t xml:space="preserve"> است .</w:t>
        </w:r>
      </w:ins>
    </w:p>
    <w:p w14:paraId="46DCA9FB" w14:textId="0E0AB803" w:rsidR="009736C3" w:rsidRDefault="009736C3" w:rsidP="006F41D4">
      <w:pPr>
        <w:jc w:val="both"/>
        <w:rPr>
          <w:ins w:id="278" w:author="Fariba" w:date="2021-02-02T18:52:00Z"/>
          <w:rFonts w:cs="B Nazanin"/>
          <w:sz w:val="28"/>
          <w:szCs w:val="28"/>
          <w:rtl/>
        </w:rPr>
      </w:pPr>
      <w:r w:rsidRPr="00C33443">
        <w:rPr>
          <w:rFonts w:cs="B Nazanin"/>
          <w:sz w:val="28"/>
          <w:szCs w:val="28"/>
          <w:rtl/>
        </w:rPr>
        <w:t>عملکرد نورون بر اساس اصل "</w:t>
      </w:r>
      <w:r w:rsidRPr="00C33443">
        <w:rPr>
          <w:rFonts w:cs="B Nazanin"/>
          <w:sz w:val="28"/>
          <w:szCs w:val="28"/>
        </w:rPr>
        <w:t>integrate and fire</w:t>
      </w:r>
      <w:r w:rsidRPr="00C33443">
        <w:rPr>
          <w:rFonts w:cs="B Nazanin"/>
          <w:sz w:val="28"/>
          <w:szCs w:val="28"/>
          <w:rtl/>
        </w:rPr>
        <w:t xml:space="preserve">" بود: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پتانس</w:t>
      </w:r>
      <w:r w:rsidRPr="00C33443">
        <w:rPr>
          <w:rFonts w:cs="B Nazanin" w:hint="cs"/>
          <w:sz w:val="28"/>
          <w:szCs w:val="28"/>
          <w:rtl/>
        </w:rPr>
        <w:t>ی</w:t>
      </w:r>
      <w:r w:rsidRPr="00C33443">
        <w:rPr>
          <w:rFonts w:cs="B Nazanin" w:hint="eastAsia"/>
          <w:sz w:val="28"/>
          <w:szCs w:val="28"/>
          <w:rtl/>
        </w:rPr>
        <w:t>ل</w:t>
      </w:r>
      <w:r w:rsidRPr="00C33443">
        <w:rPr>
          <w:rFonts w:cs="B Nazanin"/>
          <w:sz w:val="28"/>
          <w:szCs w:val="28"/>
          <w:rtl/>
        </w:rPr>
        <w:t xml:space="preserve"> عمل (</w:t>
      </w:r>
      <w:r w:rsidRPr="00C33443">
        <w:rPr>
          <w:rFonts w:cs="B Nazanin"/>
          <w:sz w:val="28"/>
          <w:szCs w:val="28"/>
        </w:rPr>
        <w:t>AP</w:t>
      </w:r>
      <w:r w:rsidRPr="00C33443">
        <w:rPr>
          <w:rFonts w:cs="B Nazanin"/>
          <w:sz w:val="28"/>
          <w:szCs w:val="28"/>
          <w:rtl/>
        </w:rPr>
        <w:t xml:space="preserve">) خارج از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w:t>
      </w:r>
      <w:r w:rsidRPr="00C33443">
        <w:rPr>
          <w:rFonts w:cs="B Nazanin"/>
          <w:sz w:val="28"/>
          <w:szCs w:val="28"/>
        </w:rPr>
        <w:t>refractory period</w:t>
      </w:r>
      <w:r w:rsidR="00F61298">
        <w:rPr>
          <w:rFonts w:cs="B Nazanin"/>
          <w:sz w:val="28"/>
          <w:szCs w:val="28"/>
          <w:rtl/>
        </w:rPr>
        <w:t xml:space="preserve"> پس از</w:t>
      </w:r>
      <w:r w:rsidRPr="00C33443">
        <w:rPr>
          <w:rFonts w:cs="B Nazanin"/>
          <w:sz w:val="28"/>
          <w:szCs w:val="28"/>
          <w:rtl/>
        </w:rPr>
        <w:t xml:space="preserve"> </w:t>
      </w:r>
      <w:r w:rsidRPr="00C33443">
        <w:rPr>
          <w:rFonts w:cs="B Nazanin"/>
          <w:sz w:val="28"/>
          <w:szCs w:val="28"/>
        </w:rPr>
        <w:t>AP</w:t>
      </w:r>
      <w:r w:rsidRPr="00C33443">
        <w:rPr>
          <w:rFonts w:cs="B Nazanin"/>
          <w:sz w:val="28"/>
          <w:szCs w:val="28"/>
          <w:rtl/>
        </w:rPr>
        <w:t xml:space="preserve"> قبل</w:t>
      </w:r>
      <w:r w:rsidRPr="00C33443">
        <w:rPr>
          <w:rFonts w:cs="B Nazanin" w:hint="cs"/>
          <w:sz w:val="28"/>
          <w:szCs w:val="28"/>
          <w:rtl/>
        </w:rPr>
        <w:t>ی</w:t>
      </w:r>
      <w:r w:rsidRPr="00C33443">
        <w:rPr>
          <w:rFonts w:cs="B Nazanin"/>
          <w:sz w:val="28"/>
          <w:szCs w:val="28"/>
          <w:rtl/>
        </w:rPr>
        <w:t xml:space="preserve"> ، هر زمان که پتانس</w:t>
      </w:r>
      <w:r w:rsidRPr="00C33443">
        <w:rPr>
          <w:rFonts w:cs="B Nazanin" w:hint="cs"/>
          <w:sz w:val="28"/>
          <w:szCs w:val="28"/>
          <w:rtl/>
        </w:rPr>
        <w:t>ی</w:t>
      </w:r>
      <w:r w:rsidRPr="00C33443">
        <w:rPr>
          <w:rFonts w:cs="B Nazanin" w:hint="eastAsia"/>
          <w:sz w:val="28"/>
          <w:szCs w:val="28"/>
          <w:rtl/>
        </w:rPr>
        <w:t>ل</w:t>
      </w:r>
      <w:r w:rsidRPr="00C33443">
        <w:rPr>
          <w:rFonts w:cs="B Nazanin"/>
          <w:sz w:val="28"/>
          <w:szCs w:val="28"/>
          <w:rtl/>
        </w:rPr>
        <w:t xml:space="preserve"> غشا آن بالاتر از آستانه </w:t>
      </w:r>
      <w:r w:rsidRPr="00C33443">
        <w:rPr>
          <w:rFonts w:cs="B Nazanin"/>
          <w:sz w:val="28"/>
          <w:szCs w:val="28"/>
        </w:rPr>
        <w:t>AP</w:t>
      </w:r>
      <w:r w:rsidRPr="00C33443">
        <w:rPr>
          <w:rFonts w:cs="B Nazanin"/>
          <w:sz w:val="28"/>
          <w:szCs w:val="28"/>
          <w:rtl/>
        </w:rPr>
        <w:t xml:space="preserve"> باشد، توسط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نورون منتشر م</w:t>
      </w:r>
      <w:r w:rsidRPr="00C33443">
        <w:rPr>
          <w:rFonts w:cs="B Nazanin" w:hint="cs"/>
          <w:sz w:val="28"/>
          <w:szCs w:val="28"/>
          <w:rtl/>
        </w:rPr>
        <w:t>ی</w:t>
      </w:r>
      <w:r w:rsidRPr="00C33443">
        <w:rPr>
          <w:rFonts w:cs="B Nazanin"/>
          <w:sz w:val="28"/>
          <w:szCs w:val="28"/>
          <w:rtl/>
        </w:rPr>
        <w:t xml:space="preserve"> شود ، (شکل </w:t>
      </w:r>
      <w:r w:rsidR="00544C3B">
        <w:rPr>
          <w:rFonts w:cs="B Nazanin" w:hint="cs"/>
          <w:sz w:val="28"/>
          <w:szCs w:val="28"/>
          <w:rtl/>
        </w:rPr>
        <w:t>3</w:t>
      </w:r>
      <w:r w:rsidR="00C43369">
        <w:rPr>
          <w:rFonts w:cs="B Nazanin" w:hint="cs"/>
          <w:sz w:val="28"/>
          <w:szCs w:val="28"/>
          <w:rtl/>
        </w:rPr>
        <w:t xml:space="preserve">-5 </w:t>
      </w:r>
      <w:r w:rsidRPr="00C33443">
        <w:rPr>
          <w:rFonts w:cs="B Nazanin"/>
          <w:sz w:val="28"/>
          <w:szCs w:val="28"/>
        </w:rPr>
        <w:t>a</w:t>
      </w:r>
      <w:r w:rsidR="00C43369">
        <w:rPr>
          <w:rFonts w:cs="B Nazanin"/>
          <w:sz w:val="28"/>
          <w:szCs w:val="28"/>
          <w:rtl/>
        </w:rPr>
        <w:t xml:space="preserve"> </w:t>
      </w:r>
      <w:r w:rsidRPr="00C33443">
        <w:rPr>
          <w:rFonts w:cs="B Nazanin"/>
          <w:sz w:val="28"/>
          <w:szCs w:val="28"/>
          <w:rtl/>
        </w:rPr>
        <w:t xml:space="preserve">، چپ). هر </w:t>
      </w:r>
      <w:r w:rsidRPr="00C33443">
        <w:rPr>
          <w:rFonts w:cs="B Nazanin"/>
          <w:sz w:val="28"/>
          <w:szCs w:val="28"/>
        </w:rPr>
        <w:t>AP</w:t>
      </w:r>
      <w:r w:rsidRPr="00C33443">
        <w:rPr>
          <w:rFonts w:cs="B Nazanin"/>
          <w:sz w:val="28"/>
          <w:szCs w:val="28"/>
          <w:rtl/>
        </w:rPr>
        <w:t xml:space="preserve"> با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w:t>
      </w:r>
      <w:r w:rsidRPr="00C33443">
        <w:rPr>
          <w:rFonts w:cs="B Nazanin"/>
          <w:sz w:val="28"/>
          <w:szCs w:val="28"/>
        </w:rPr>
        <w:t>refractory period</w:t>
      </w:r>
      <w:r w:rsidRPr="00C33443">
        <w:rPr>
          <w:rFonts w:cs="B Nazanin"/>
          <w:sz w:val="28"/>
          <w:szCs w:val="28"/>
          <w:rtl/>
        </w:rPr>
        <w:t xml:space="preserve"> </w:t>
      </w:r>
      <w:r w:rsidRPr="00C33443">
        <w:rPr>
          <w:rFonts w:cs="B Nazanin" w:hint="eastAsia"/>
          <w:sz w:val="28"/>
          <w:szCs w:val="28"/>
          <w:rtl/>
        </w:rPr>
        <w:t>و</w:t>
      </w:r>
      <w:r w:rsidR="00C43369">
        <w:rPr>
          <w:rFonts w:cs="B Nazanin" w:hint="cs"/>
          <w:sz w:val="28"/>
          <w:szCs w:val="28"/>
          <w:rtl/>
        </w:rPr>
        <w:t xml:space="preserve"> </w:t>
      </w:r>
      <w:r w:rsidR="00C43369" w:rsidRPr="00C43369">
        <w:rPr>
          <w:rFonts w:cs="B Nazanin"/>
          <w:sz w:val="28"/>
          <w:szCs w:val="28"/>
          <w:rtl/>
        </w:rPr>
        <w:t>ها</w:t>
      </w:r>
      <w:r w:rsidR="00C43369" w:rsidRPr="00C43369">
        <w:rPr>
          <w:rFonts w:cs="B Nazanin" w:hint="cs"/>
          <w:sz w:val="28"/>
          <w:szCs w:val="28"/>
          <w:rtl/>
        </w:rPr>
        <w:t>ی</w:t>
      </w:r>
      <w:r w:rsidR="00C43369" w:rsidRPr="00C43369">
        <w:rPr>
          <w:rFonts w:cs="B Nazanin" w:hint="eastAsia"/>
          <w:sz w:val="28"/>
          <w:szCs w:val="28"/>
          <w:rtl/>
        </w:rPr>
        <w:t>پرپلار</w:t>
      </w:r>
      <w:r w:rsidR="00C43369" w:rsidRPr="00C43369">
        <w:rPr>
          <w:rFonts w:cs="B Nazanin" w:hint="cs"/>
          <w:sz w:val="28"/>
          <w:szCs w:val="28"/>
          <w:rtl/>
        </w:rPr>
        <w:t>ی</w:t>
      </w:r>
      <w:r w:rsidR="00C43369" w:rsidRPr="00C43369">
        <w:rPr>
          <w:rFonts w:cs="B Nazanin" w:hint="eastAsia"/>
          <w:sz w:val="28"/>
          <w:szCs w:val="28"/>
          <w:rtl/>
        </w:rPr>
        <w:t>زاس</w:t>
      </w:r>
      <w:r w:rsidR="00C43369" w:rsidRPr="00C43369">
        <w:rPr>
          <w:rFonts w:cs="B Nazanin" w:hint="cs"/>
          <w:sz w:val="28"/>
          <w:szCs w:val="28"/>
          <w:rtl/>
        </w:rPr>
        <w:t>ی</w:t>
      </w:r>
      <w:r w:rsidR="00C43369" w:rsidRPr="00C43369">
        <w:rPr>
          <w:rFonts w:cs="B Nazanin" w:hint="eastAsia"/>
          <w:sz w:val="28"/>
          <w:szCs w:val="28"/>
          <w:rtl/>
        </w:rPr>
        <w:t>ون</w:t>
      </w:r>
      <w:r w:rsidR="00C43369" w:rsidRPr="00C43369">
        <w:rPr>
          <w:rFonts w:cs="B Nazanin"/>
          <w:sz w:val="28"/>
          <w:szCs w:val="28"/>
          <w:rtl/>
        </w:rPr>
        <w:t xml:space="preserve"> </w:t>
      </w:r>
      <w:r w:rsidR="00F61298">
        <w:rPr>
          <w:rFonts w:cs="B Nazanin" w:hint="cs"/>
          <w:sz w:val="28"/>
          <w:szCs w:val="28"/>
          <w:rtl/>
        </w:rPr>
        <w:t>غشایی</w:t>
      </w:r>
      <w:r w:rsidRPr="00C33443">
        <w:rPr>
          <w:rFonts w:cs="B Nazanin"/>
          <w:sz w:val="28"/>
          <w:szCs w:val="28"/>
        </w:rPr>
        <w:t xml:space="preserve"> </w:t>
      </w:r>
      <w:r w:rsidRPr="00C33443">
        <w:rPr>
          <w:rFonts w:cs="B Nazanin"/>
          <w:sz w:val="28"/>
          <w:szCs w:val="28"/>
          <w:rtl/>
        </w:rPr>
        <w:t>همراه است . با توجه به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عملکرد ، سرعت شل</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نورون با عملکرد </w:t>
      </w:r>
      <w:r w:rsidR="00F61298">
        <w:rPr>
          <w:rFonts w:cs="B Nazanin" w:hint="cs"/>
          <w:sz w:val="28"/>
          <w:szCs w:val="28"/>
          <w:rtl/>
        </w:rPr>
        <w:t xml:space="preserve">شبه تانژانت </w:t>
      </w:r>
      <w:del w:id="279" w:author="Fariba" w:date="2021-02-02T18:55:00Z">
        <w:r w:rsidR="00F61298" w:rsidDel="006F41D4">
          <w:rPr>
            <w:rFonts w:cs="B Nazanin" w:hint="cs"/>
            <w:sz w:val="28"/>
            <w:szCs w:val="28"/>
            <w:rtl/>
          </w:rPr>
          <w:delText>هیپربولیک</w:delText>
        </w:r>
        <w:r w:rsidRPr="00C33443" w:rsidDel="006F41D4">
          <w:rPr>
            <w:rFonts w:cs="B Nazanin"/>
            <w:sz w:val="28"/>
            <w:szCs w:val="28"/>
            <w:rtl/>
          </w:rPr>
          <w:delText xml:space="preserve">  </w:delText>
        </w:r>
      </w:del>
      <w:ins w:id="280" w:author="Fariba" w:date="2021-02-02T18:55:00Z">
        <w:r w:rsidR="006F41D4">
          <w:rPr>
            <w:rFonts w:cs="B Nazanin" w:hint="cs"/>
            <w:sz w:val="28"/>
            <w:szCs w:val="28"/>
            <w:rtl/>
          </w:rPr>
          <w:t>هذلولوی</w:t>
        </w:r>
        <w:r w:rsidR="006F41D4" w:rsidRPr="00C33443">
          <w:rPr>
            <w:rFonts w:cs="B Nazanin"/>
            <w:sz w:val="28"/>
            <w:szCs w:val="28"/>
            <w:rtl/>
          </w:rPr>
          <w:t xml:space="preserve">  </w:t>
        </w:r>
      </w:ins>
      <w:r w:rsidRPr="00C33443">
        <w:rPr>
          <w:rFonts w:cs="B Nazanin"/>
          <w:sz w:val="28"/>
          <w:szCs w:val="28"/>
          <w:rtl/>
        </w:rPr>
        <w:t>پتانس</w:t>
      </w:r>
      <w:r w:rsidRPr="00C33443">
        <w:rPr>
          <w:rFonts w:cs="B Nazanin" w:hint="cs"/>
          <w:sz w:val="28"/>
          <w:szCs w:val="28"/>
          <w:rtl/>
        </w:rPr>
        <w:t>ی</w:t>
      </w:r>
      <w:r w:rsidRPr="00C33443">
        <w:rPr>
          <w:rFonts w:cs="B Nazanin" w:hint="eastAsia"/>
          <w:sz w:val="28"/>
          <w:szCs w:val="28"/>
          <w:rtl/>
        </w:rPr>
        <w:t>ل</w:t>
      </w:r>
      <w:r w:rsidR="006344CF">
        <w:rPr>
          <w:rFonts w:cs="B Nazanin"/>
          <w:sz w:val="28"/>
          <w:szCs w:val="28"/>
          <w:rtl/>
        </w:rPr>
        <w:t xml:space="preserve"> غشا آن مرتبط است </w:t>
      </w:r>
      <w:r w:rsidRPr="00C33443">
        <w:rPr>
          <w:rFonts w:cs="B Nazanin"/>
          <w:sz w:val="28"/>
          <w:szCs w:val="28"/>
          <w:rtl/>
        </w:rPr>
        <w:t xml:space="preserve">(شکل </w:t>
      </w:r>
      <w:r w:rsidR="00544C3B">
        <w:rPr>
          <w:rFonts w:cs="B Nazanin" w:hint="cs"/>
          <w:sz w:val="28"/>
          <w:szCs w:val="28"/>
          <w:rtl/>
        </w:rPr>
        <w:t>3</w:t>
      </w:r>
      <w:r w:rsidR="00C43369">
        <w:rPr>
          <w:rFonts w:cs="B Nazanin" w:hint="cs"/>
          <w:sz w:val="28"/>
          <w:szCs w:val="28"/>
          <w:rtl/>
        </w:rPr>
        <w:t xml:space="preserve">-5 </w:t>
      </w:r>
      <w:r w:rsidRPr="00C33443">
        <w:rPr>
          <w:rFonts w:cs="B Nazanin"/>
          <w:sz w:val="28"/>
          <w:szCs w:val="28"/>
        </w:rPr>
        <w:t>a</w:t>
      </w:r>
      <w:r w:rsidRPr="00C33443">
        <w:rPr>
          <w:rFonts w:cs="B Nazanin"/>
          <w:sz w:val="28"/>
          <w:szCs w:val="28"/>
          <w:rtl/>
        </w:rPr>
        <w:t xml:space="preserve"> </w:t>
      </w:r>
      <w:r w:rsidR="00C43369">
        <w:rPr>
          <w:rFonts w:cs="B Nazanin" w:hint="cs"/>
          <w:sz w:val="28"/>
          <w:szCs w:val="28"/>
          <w:rtl/>
        </w:rPr>
        <w:t>،</w:t>
      </w:r>
      <w:r w:rsidRPr="00C33443">
        <w:rPr>
          <w:rFonts w:cs="B Nazanin"/>
          <w:sz w:val="28"/>
          <w:szCs w:val="28"/>
          <w:rtl/>
        </w:rPr>
        <w:t xml:space="preserve"> وسط). هر </w:t>
      </w:r>
      <w:r w:rsidRPr="00C33443">
        <w:rPr>
          <w:rFonts w:cs="B Nazanin"/>
          <w:sz w:val="28"/>
          <w:szCs w:val="28"/>
        </w:rPr>
        <w:t>AP</w:t>
      </w:r>
      <w:r w:rsidRPr="00C33443">
        <w:rPr>
          <w:rFonts w:cs="B Nazanin"/>
          <w:sz w:val="28"/>
          <w:szCs w:val="28"/>
          <w:rtl/>
        </w:rPr>
        <w:t xml:space="preserve"> به س</w:t>
      </w:r>
      <w:r w:rsidRPr="00C33443">
        <w:rPr>
          <w:rFonts w:cs="B Nazanin" w:hint="cs"/>
          <w:sz w:val="28"/>
          <w:szCs w:val="28"/>
          <w:rtl/>
        </w:rPr>
        <w:t>ی</w:t>
      </w:r>
      <w:r w:rsidRPr="00C33443">
        <w:rPr>
          <w:rFonts w:cs="B Nazanin" w:hint="eastAsia"/>
          <w:sz w:val="28"/>
          <w:szCs w:val="28"/>
          <w:rtl/>
        </w:rPr>
        <w:t>ناپس</w:t>
      </w:r>
      <w:r w:rsidRPr="00C33443">
        <w:rPr>
          <w:rFonts w:cs="B Nazanin"/>
          <w:sz w:val="28"/>
          <w:szCs w:val="28"/>
          <w:rtl/>
        </w:rPr>
        <w:t xml:space="preserve"> ها</w:t>
      </w:r>
      <w:r w:rsidRPr="00C33443">
        <w:rPr>
          <w:rFonts w:cs="B Nazanin" w:hint="cs"/>
          <w:sz w:val="28"/>
          <w:szCs w:val="28"/>
          <w:rtl/>
        </w:rPr>
        <w:t>ی</w:t>
      </w:r>
      <w:r w:rsidRPr="00C33443">
        <w:rPr>
          <w:rFonts w:cs="B Nazanin"/>
          <w:sz w:val="28"/>
          <w:szCs w:val="28"/>
          <w:rtl/>
        </w:rPr>
        <w:t xml:space="preserve"> وابران منتقل شد. فعال شدن </w:t>
      </w:r>
      <w:r w:rsidRPr="00C33443">
        <w:rPr>
          <w:rFonts w:cs="B Nazanin" w:hint="cs"/>
          <w:sz w:val="28"/>
          <w:szCs w:val="28"/>
          <w:rtl/>
        </w:rPr>
        <w:t>ی</w:t>
      </w:r>
      <w:r w:rsidRPr="00C33443">
        <w:rPr>
          <w:rFonts w:cs="B Nazanin" w:hint="eastAsia"/>
          <w:sz w:val="28"/>
          <w:szCs w:val="28"/>
          <w:rtl/>
        </w:rPr>
        <w:t>ک</w:t>
      </w:r>
      <w:r w:rsidR="006344CF">
        <w:rPr>
          <w:rFonts w:cs="B Nazanin"/>
          <w:sz w:val="28"/>
          <w:szCs w:val="28"/>
          <w:rtl/>
        </w:rPr>
        <w:t xml:space="preserve"> </w:t>
      </w:r>
      <w:r w:rsidR="006344CF">
        <w:rPr>
          <w:rFonts w:cs="B Nazanin" w:hint="cs"/>
          <w:sz w:val="28"/>
          <w:szCs w:val="28"/>
          <w:rtl/>
        </w:rPr>
        <w:t>پایانه</w:t>
      </w:r>
      <w:r w:rsidRPr="00C33443">
        <w:rPr>
          <w:rFonts w:cs="B Nazanin"/>
          <w:sz w:val="28"/>
          <w:szCs w:val="28"/>
          <w:rtl/>
        </w:rPr>
        <w:t xml:space="preserve"> س</w:t>
      </w:r>
      <w:r w:rsidRPr="00C33443">
        <w:rPr>
          <w:rFonts w:cs="B Nazanin" w:hint="cs"/>
          <w:sz w:val="28"/>
          <w:szCs w:val="28"/>
          <w:rtl/>
        </w:rPr>
        <w:t>ی</w:t>
      </w:r>
      <w:r w:rsidRPr="00C33443">
        <w:rPr>
          <w:rFonts w:cs="B Nazanin" w:hint="eastAsia"/>
          <w:sz w:val="28"/>
          <w:szCs w:val="28"/>
          <w:rtl/>
        </w:rPr>
        <w:t>ناپس</w:t>
      </w:r>
      <w:r w:rsidRPr="00C33443">
        <w:rPr>
          <w:rFonts w:cs="B Nazanin" w:hint="cs"/>
          <w:sz w:val="28"/>
          <w:szCs w:val="28"/>
          <w:rtl/>
        </w:rPr>
        <w:t>ی</w:t>
      </w:r>
      <w:r w:rsidRPr="00C33443">
        <w:rPr>
          <w:rFonts w:cs="B Nazanin"/>
          <w:sz w:val="28"/>
          <w:szCs w:val="28"/>
          <w:rtl/>
        </w:rPr>
        <w:t xml:space="preserve"> پس از </w:t>
      </w:r>
      <w:r w:rsidRPr="00C33443">
        <w:rPr>
          <w:rFonts w:cs="B Nazanin" w:hint="eastAsia"/>
          <w:sz w:val="28"/>
          <w:szCs w:val="28"/>
          <w:rtl/>
        </w:rPr>
        <w:t>ورود</w:t>
      </w:r>
      <w:r w:rsidRPr="00C33443">
        <w:rPr>
          <w:rFonts w:cs="B Nazanin"/>
          <w:sz w:val="28"/>
          <w:szCs w:val="28"/>
          <w:rtl/>
        </w:rPr>
        <w:t xml:space="preserve"> </w:t>
      </w:r>
      <w:r w:rsidRPr="00C33443">
        <w:rPr>
          <w:rFonts w:cs="B Nazanin"/>
          <w:sz w:val="28"/>
          <w:szCs w:val="28"/>
        </w:rPr>
        <w:t>AP</w:t>
      </w:r>
      <w:r w:rsidRPr="00C33443">
        <w:rPr>
          <w:rFonts w:cs="B Nazanin"/>
          <w:sz w:val="28"/>
          <w:szCs w:val="28"/>
          <w:rtl/>
        </w:rPr>
        <w:t xml:space="preserve"> از نورون پ</w:t>
      </w:r>
      <w:r w:rsidRPr="00C33443">
        <w:rPr>
          <w:rFonts w:cs="B Nazanin" w:hint="cs"/>
          <w:sz w:val="28"/>
          <w:szCs w:val="28"/>
          <w:rtl/>
        </w:rPr>
        <w:t>ی</w:t>
      </w:r>
      <w:r w:rsidRPr="00C33443">
        <w:rPr>
          <w:rFonts w:cs="B Nazanin" w:hint="eastAsia"/>
          <w:sz w:val="28"/>
          <w:szCs w:val="28"/>
          <w:rtl/>
        </w:rPr>
        <w:t>ش</w:t>
      </w:r>
      <w:r w:rsidRPr="00C33443">
        <w:rPr>
          <w:rFonts w:cs="B Nazanin"/>
          <w:sz w:val="28"/>
          <w:szCs w:val="28"/>
          <w:rtl/>
        </w:rPr>
        <w:t xml:space="preserve"> س</w:t>
      </w:r>
      <w:r w:rsidRPr="00C33443">
        <w:rPr>
          <w:rFonts w:cs="B Nazanin" w:hint="cs"/>
          <w:sz w:val="28"/>
          <w:szCs w:val="28"/>
          <w:rtl/>
        </w:rPr>
        <w:t>ی</w:t>
      </w:r>
      <w:r w:rsidRPr="00C33443">
        <w:rPr>
          <w:rFonts w:cs="B Nazanin" w:hint="eastAsia"/>
          <w:sz w:val="28"/>
          <w:szCs w:val="28"/>
          <w:rtl/>
        </w:rPr>
        <w:t>ناپس</w:t>
      </w:r>
      <w:r w:rsidRPr="00C33443">
        <w:rPr>
          <w:rFonts w:cs="B Nazanin" w:hint="cs"/>
          <w:sz w:val="28"/>
          <w:szCs w:val="28"/>
          <w:rtl/>
        </w:rPr>
        <w:t>ی</w:t>
      </w:r>
      <w:r w:rsidRPr="00C33443">
        <w:rPr>
          <w:rFonts w:cs="B Nazanin"/>
          <w:sz w:val="28"/>
          <w:szCs w:val="28"/>
          <w:rtl/>
        </w:rPr>
        <w:t xml:space="preserve"> به احتمال رها</w:t>
      </w:r>
      <w:r w:rsidRPr="00C33443">
        <w:rPr>
          <w:rFonts w:cs="B Nazanin" w:hint="cs"/>
          <w:sz w:val="28"/>
          <w:szCs w:val="28"/>
          <w:rtl/>
        </w:rPr>
        <w:t>یی</w:t>
      </w:r>
      <w:r w:rsidRPr="00C33443">
        <w:rPr>
          <w:rFonts w:cs="B Nazanin"/>
          <w:sz w:val="28"/>
          <w:szCs w:val="28"/>
          <w:rtl/>
        </w:rPr>
        <w:t xml:space="preserve"> بستگ</w:t>
      </w:r>
      <w:r w:rsidRPr="00C33443">
        <w:rPr>
          <w:rFonts w:cs="B Nazanin" w:hint="cs"/>
          <w:sz w:val="28"/>
          <w:szCs w:val="28"/>
          <w:rtl/>
        </w:rPr>
        <w:t>ی</w:t>
      </w:r>
      <w:r w:rsidRPr="00C33443">
        <w:rPr>
          <w:rFonts w:cs="B Nazanin"/>
          <w:sz w:val="28"/>
          <w:szCs w:val="28"/>
          <w:rtl/>
        </w:rPr>
        <w:t xml:space="preserve"> داشت</w:t>
      </w:r>
      <w:r w:rsidRPr="00C33443">
        <w:rPr>
          <w:rFonts w:cs="B Nazanin" w:hint="cs"/>
          <w:sz w:val="28"/>
          <w:szCs w:val="28"/>
          <w:rtl/>
        </w:rPr>
        <w:t>.</w:t>
      </w:r>
      <w:r w:rsidRPr="00C33443">
        <w:rPr>
          <w:rFonts w:cs="B Nazanin"/>
          <w:sz w:val="28"/>
          <w:szCs w:val="28"/>
          <w:rtl/>
        </w:rPr>
        <w:t xml:space="preserve"> پس از فعال ساز</w:t>
      </w:r>
      <w:r w:rsidRPr="00C33443">
        <w:rPr>
          <w:rFonts w:cs="B Nazanin" w:hint="cs"/>
          <w:sz w:val="28"/>
          <w:szCs w:val="28"/>
          <w:rtl/>
        </w:rPr>
        <w:t>ی</w:t>
      </w:r>
      <w:r w:rsidRPr="00C33443">
        <w:rPr>
          <w:rFonts w:cs="B Nazanin"/>
          <w:sz w:val="28"/>
          <w:szCs w:val="28"/>
          <w:rtl/>
        </w:rPr>
        <w:t xml:space="preserve"> ، پتانس</w:t>
      </w:r>
      <w:r w:rsidRPr="00C33443">
        <w:rPr>
          <w:rFonts w:cs="B Nazanin" w:hint="cs"/>
          <w:sz w:val="28"/>
          <w:szCs w:val="28"/>
          <w:rtl/>
        </w:rPr>
        <w:t>ی</w:t>
      </w:r>
      <w:r w:rsidRPr="00C33443">
        <w:rPr>
          <w:rFonts w:cs="B Nazanin" w:hint="eastAsia"/>
          <w:sz w:val="28"/>
          <w:szCs w:val="28"/>
          <w:rtl/>
        </w:rPr>
        <w:t>ل</w:t>
      </w:r>
      <w:r w:rsidRPr="00C33443">
        <w:rPr>
          <w:rFonts w:cs="B Nazanin"/>
          <w:sz w:val="28"/>
          <w:szCs w:val="28"/>
          <w:rtl/>
        </w:rPr>
        <w:t xml:space="preserve"> ها</w:t>
      </w:r>
      <w:r w:rsidRPr="00C33443">
        <w:rPr>
          <w:rFonts w:cs="B Nazanin" w:hint="cs"/>
          <w:sz w:val="28"/>
          <w:szCs w:val="28"/>
          <w:rtl/>
        </w:rPr>
        <w:t>ی</w:t>
      </w:r>
      <w:r w:rsidRPr="00C33443">
        <w:rPr>
          <w:rFonts w:cs="B Nazanin"/>
          <w:sz w:val="28"/>
          <w:szCs w:val="28"/>
          <w:rtl/>
        </w:rPr>
        <w:t xml:space="preserve"> پس س</w:t>
      </w:r>
      <w:r w:rsidRPr="00C33443">
        <w:rPr>
          <w:rFonts w:cs="B Nazanin" w:hint="cs"/>
          <w:sz w:val="28"/>
          <w:szCs w:val="28"/>
          <w:rtl/>
        </w:rPr>
        <w:t>ی</w:t>
      </w:r>
      <w:r w:rsidRPr="00C33443">
        <w:rPr>
          <w:rFonts w:cs="B Nazanin" w:hint="eastAsia"/>
          <w:sz w:val="28"/>
          <w:szCs w:val="28"/>
          <w:rtl/>
        </w:rPr>
        <w:t>ناپس</w:t>
      </w:r>
      <w:r w:rsidRPr="00C33443">
        <w:rPr>
          <w:rFonts w:cs="B Nazanin" w:hint="cs"/>
          <w:sz w:val="28"/>
          <w:szCs w:val="28"/>
          <w:rtl/>
        </w:rPr>
        <w:t>ی</w:t>
      </w:r>
      <w:r w:rsidRPr="00C33443">
        <w:rPr>
          <w:rFonts w:cs="B Nazanin"/>
          <w:sz w:val="28"/>
          <w:szCs w:val="28"/>
          <w:rtl/>
        </w:rPr>
        <w:t xml:space="preserve"> گلوتاماترژ</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w:t>
      </w:r>
      <w:r w:rsidRPr="00C33443">
        <w:rPr>
          <w:rFonts w:cs="B Nazanin" w:hint="cs"/>
          <w:sz w:val="28"/>
          <w:szCs w:val="28"/>
          <w:rtl/>
        </w:rPr>
        <w:t>ی</w:t>
      </w:r>
      <w:r w:rsidRPr="00C33443">
        <w:rPr>
          <w:rFonts w:cs="B Nazanin" w:hint="eastAsia"/>
          <w:sz w:val="28"/>
          <w:szCs w:val="28"/>
          <w:rtl/>
        </w:rPr>
        <w:t>ا</w:t>
      </w:r>
      <w:r w:rsidRPr="00C33443">
        <w:rPr>
          <w:rFonts w:cs="B Nazanin"/>
          <w:sz w:val="28"/>
          <w:szCs w:val="28"/>
          <w:rtl/>
        </w:rPr>
        <w:t xml:space="preserve"> </w:t>
      </w:r>
      <w:r w:rsidRPr="00C33443">
        <w:rPr>
          <w:rFonts w:cs="B Nazanin"/>
          <w:sz w:val="28"/>
          <w:szCs w:val="28"/>
        </w:rPr>
        <w:t>GABAergic</w:t>
      </w:r>
      <w:r w:rsidRPr="00C33443">
        <w:rPr>
          <w:rFonts w:cs="B Nazanin"/>
          <w:sz w:val="28"/>
          <w:szCs w:val="28"/>
          <w:rtl/>
        </w:rPr>
        <w:t xml:space="preserve"> با س</w:t>
      </w:r>
      <w:r w:rsidRPr="00C33443">
        <w:rPr>
          <w:rFonts w:cs="B Nazanin" w:hint="cs"/>
          <w:sz w:val="28"/>
          <w:szCs w:val="28"/>
          <w:rtl/>
        </w:rPr>
        <w:t>ی</w:t>
      </w:r>
      <w:r w:rsidRPr="00C33443">
        <w:rPr>
          <w:rFonts w:cs="B Nazanin" w:hint="eastAsia"/>
          <w:sz w:val="28"/>
          <w:szCs w:val="28"/>
          <w:rtl/>
        </w:rPr>
        <w:t>نت</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و دامنه ف</w:t>
      </w:r>
      <w:r w:rsidRPr="00C33443">
        <w:rPr>
          <w:rFonts w:cs="B Nazanin" w:hint="cs"/>
          <w:sz w:val="28"/>
          <w:szCs w:val="28"/>
          <w:rtl/>
        </w:rPr>
        <w:t>ی</w:t>
      </w:r>
      <w:r w:rsidRPr="00C33443">
        <w:rPr>
          <w:rFonts w:cs="B Nazanin" w:hint="eastAsia"/>
          <w:sz w:val="28"/>
          <w:szCs w:val="28"/>
          <w:rtl/>
        </w:rPr>
        <w:t>ز</w:t>
      </w:r>
      <w:r w:rsidRPr="00C33443">
        <w:rPr>
          <w:rFonts w:cs="B Nazanin" w:hint="cs"/>
          <w:sz w:val="28"/>
          <w:szCs w:val="28"/>
          <w:rtl/>
        </w:rPr>
        <w:t>ی</w:t>
      </w:r>
      <w:r w:rsidRPr="00C33443">
        <w:rPr>
          <w:rFonts w:cs="B Nazanin" w:hint="eastAsia"/>
          <w:sz w:val="28"/>
          <w:szCs w:val="28"/>
          <w:rtl/>
        </w:rPr>
        <w:t>ولوژ</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sz w:val="28"/>
          <w:szCs w:val="28"/>
          <w:rtl/>
        </w:rPr>
        <w:t xml:space="preserve"> مرتبط شب</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ساز</w:t>
      </w:r>
      <w:r w:rsidRPr="00C33443">
        <w:rPr>
          <w:rFonts w:cs="B Nazanin" w:hint="cs"/>
          <w:sz w:val="28"/>
          <w:szCs w:val="28"/>
          <w:rtl/>
        </w:rPr>
        <w:t>ی</w:t>
      </w:r>
      <w:r w:rsidRPr="00C33443">
        <w:rPr>
          <w:rFonts w:cs="B Nazanin"/>
          <w:sz w:val="28"/>
          <w:szCs w:val="28"/>
          <w:rtl/>
        </w:rPr>
        <w:t xml:space="preserve"> شدند (شکل </w:t>
      </w:r>
      <w:r w:rsidR="00544C3B">
        <w:rPr>
          <w:rFonts w:cs="B Nazanin" w:hint="cs"/>
          <w:sz w:val="28"/>
          <w:szCs w:val="28"/>
          <w:rtl/>
        </w:rPr>
        <w:t>3</w:t>
      </w:r>
      <w:r w:rsidR="00C43369">
        <w:rPr>
          <w:rFonts w:cs="B Nazanin" w:hint="cs"/>
          <w:sz w:val="28"/>
          <w:szCs w:val="28"/>
          <w:rtl/>
        </w:rPr>
        <w:t>-5</w:t>
      </w:r>
      <w:r w:rsidRPr="00C33443">
        <w:rPr>
          <w:rFonts w:cs="B Nazanin"/>
          <w:sz w:val="28"/>
          <w:szCs w:val="28"/>
        </w:rPr>
        <w:t>a</w:t>
      </w:r>
      <w:r w:rsidR="00C43369">
        <w:rPr>
          <w:rFonts w:cs="B Nazanin"/>
          <w:sz w:val="28"/>
          <w:szCs w:val="28"/>
        </w:rPr>
        <w:t xml:space="preserve"> </w:t>
      </w:r>
      <w:r w:rsidR="00C43369">
        <w:rPr>
          <w:rFonts w:cs="B Nazanin"/>
          <w:sz w:val="28"/>
          <w:szCs w:val="28"/>
          <w:rtl/>
        </w:rPr>
        <w:t xml:space="preserve"> </w:t>
      </w:r>
      <w:r w:rsidR="00C43369">
        <w:rPr>
          <w:rFonts w:cs="B Nazanin" w:hint="cs"/>
          <w:sz w:val="28"/>
          <w:szCs w:val="28"/>
          <w:rtl/>
        </w:rPr>
        <w:t>،</w:t>
      </w:r>
      <w:r w:rsidRPr="00C33443">
        <w:rPr>
          <w:rFonts w:cs="B Nazanin"/>
          <w:sz w:val="28"/>
          <w:szCs w:val="28"/>
          <w:rtl/>
        </w:rPr>
        <w:t xml:space="preserve"> راست). پتانس</w:t>
      </w:r>
      <w:r w:rsidRPr="00C33443">
        <w:rPr>
          <w:rFonts w:cs="B Nazanin" w:hint="cs"/>
          <w:sz w:val="28"/>
          <w:szCs w:val="28"/>
          <w:rtl/>
        </w:rPr>
        <w:t>ی</w:t>
      </w:r>
      <w:r w:rsidRPr="00C33443">
        <w:rPr>
          <w:rFonts w:cs="B Nazanin" w:hint="eastAsia"/>
          <w:sz w:val="28"/>
          <w:szCs w:val="28"/>
          <w:rtl/>
        </w:rPr>
        <w:t>ل</w:t>
      </w:r>
      <w:r w:rsidRPr="00C33443">
        <w:rPr>
          <w:rFonts w:cs="B Nazanin"/>
          <w:sz w:val="28"/>
          <w:szCs w:val="28"/>
          <w:rtl/>
        </w:rPr>
        <w:t xml:space="preserve"> پس س</w:t>
      </w:r>
      <w:r w:rsidRPr="00C33443">
        <w:rPr>
          <w:rFonts w:cs="B Nazanin" w:hint="cs"/>
          <w:sz w:val="28"/>
          <w:szCs w:val="28"/>
          <w:rtl/>
        </w:rPr>
        <w:t>ی</w:t>
      </w:r>
      <w:r w:rsidRPr="00C33443">
        <w:rPr>
          <w:rFonts w:cs="B Nazanin" w:hint="eastAsia"/>
          <w:sz w:val="28"/>
          <w:szCs w:val="28"/>
          <w:rtl/>
        </w:rPr>
        <w:t>ناپس</w:t>
      </w:r>
      <w:r w:rsidRPr="00C33443">
        <w:rPr>
          <w:rFonts w:cs="B Nazanin" w:hint="cs"/>
          <w:sz w:val="28"/>
          <w:szCs w:val="28"/>
          <w:rtl/>
        </w:rPr>
        <w:t>ی</w:t>
      </w:r>
      <w:r w:rsidRPr="00C33443">
        <w:rPr>
          <w:rFonts w:cs="B Nazanin"/>
          <w:sz w:val="28"/>
          <w:szCs w:val="28"/>
          <w:rtl/>
        </w:rPr>
        <w:t xml:space="preserve"> (</w:t>
      </w:r>
      <w:r w:rsidRPr="00C33443">
        <w:rPr>
          <w:rFonts w:cs="B Nazanin"/>
          <w:sz w:val="28"/>
          <w:szCs w:val="28"/>
        </w:rPr>
        <w:t>PSP</w:t>
      </w:r>
      <w:r w:rsidRPr="00C33443">
        <w:rPr>
          <w:rFonts w:cs="B Nazanin"/>
          <w:sz w:val="28"/>
          <w:szCs w:val="28"/>
          <w:rtl/>
        </w:rPr>
        <w:t xml:space="preserve">) با ثابت شدن زمان </w:t>
      </w:r>
      <w:r w:rsidRPr="00C33443">
        <w:rPr>
          <w:rFonts w:cs="B Nazanin"/>
          <w:sz w:val="28"/>
          <w:szCs w:val="28"/>
        </w:rPr>
        <w:t>Rise</w:t>
      </w:r>
      <w:r w:rsidRPr="00C33443">
        <w:rPr>
          <w:rFonts w:cs="B Nazanin"/>
          <w:sz w:val="28"/>
          <w:szCs w:val="28"/>
          <w:rtl/>
        </w:rPr>
        <w:t xml:space="preserve"> و </w:t>
      </w:r>
      <w:r w:rsidRPr="00C33443">
        <w:rPr>
          <w:rFonts w:cs="B Nazanin"/>
          <w:sz w:val="28"/>
          <w:szCs w:val="28"/>
        </w:rPr>
        <w:t>Decay</w:t>
      </w:r>
      <w:r w:rsidR="006344CF">
        <w:rPr>
          <w:rFonts w:cs="B Nazanin"/>
          <w:sz w:val="28"/>
          <w:szCs w:val="28"/>
          <w:rtl/>
        </w:rPr>
        <w:t xml:space="preserve"> ، دامنه</w:t>
      </w:r>
      <w:r w:rsidR="006344CF">
        <w:rPr>
          <w:rFonts w:cs="B Nazanin" w:hint="cs"/>
          <w:sz w:val="28"/>
          <w:szCs w:val="28"/>
          <w:rtl/>
        </w:rPr>
        <w:t xml:space="preserve"> </w:t>
      </w:r>
      <w:r w:rsidRPr="00C33443">
        <w:rPr>
          <w:rFonts w:cs="B Nazanin"/>
          <w:sz w:val="28"/>
          <w:szCs w:val="28"/>
          <w:rtl/>
        </w:rPr>
        <w:t>ا</w:t>
      </w:r>
      <w:r w:rsidRPr="00C33443">
        <w:rPr>
          <w:rFonts w:cs="B Nazanin" w:hint="cs"/>
          <w:sz w:val="28"/>
          <w:szCs w:val="28"/>
          <w:rtl/>
        </w:rPr>
        <w:t>ی</w:t>
      </w:r>
      <w:r w:rsidRPr="00C33443">
        <w:rPr>
          <w:rFonts w:cs="B Nazanin"/>
          <w:sz w:val="28"/>
          <w:szCs w:val="28"/>
          <w:rtl/>
        </w:rPr>
        <w:t xml:space="preserve"> با </w:t>
      </w:r>
      <w:r w:rsidR="006344CF">
        <w:rPr>
          <w:rFonts w:cs="B Nazanin" w:hint="cs"/>
          <w:sz w:val="28"/>
          <w:szCs w:val="28"/>
          <w:rtl/>
        </w:rPr>
        <w:t>بهره</w:t>
      </w:r>
      <w:r w:rsidRPr="00C33443">
        <w:rPr>
          <w:rFonts w:cs="B Nazanin"/>
          <w:sz w:val="28"/>
          <w:szCs w:val="28"/>
          <w:rtl/>
        </w:rPr>
        <w:t xml:space="preserve"> س</w:t>
      </w:r>
      <w:r w:rsidRPr="00C33443">
        <w:rPr>
          <w:rFonts w:cs="B Nazanin" w:hint="cs"/>
          <w:sz w:val="28"/>
          <w:szCs w:val="28"/>
          <w:rtl/>
        </w:rPr>
        <w:t>ی</w:t>
      </w:r>
      <w:r w:rsidRPr="00C33443">
        <w:rPr>
          <w:rFonts w:cs="B Nazanin" w:hint="eastAsia"/>
          <w:sz w:val="28"/>
          <w:szCs w:val="28"/>
          <w:rtl/>
        </w:rPr>
        <w:t>ناپس</w:t>
      </w:r>
      <w:r w:rsidRPr="00C33443">
        <w:rPr>
          <w:rFonts w:cs="B Nazanin" w:hint="cs"/>
          <w:sz w:val="28"/>
          <w:szCs w:val="28"/>
          <w:rtl/>
        </w:rPr>
        <w:t>ی</w:t>
      </w:r>
      <w:r w:rsidRPr="00C33443">
        <w:rPr>
          <w:rFonts w:cs="B Nazanin"/>
          <w:sz w:val="28"/>
          <w:szCs w:val="28"/>
          <w:rtl/>
        </w:rPr>
        <w:t xml:space="preserve"> و علامت مثبت (</w:t>
      </w:r>
      <w:r w:rsidR="006344CF">
        <w:rPr>
          <w:rFonts w:cs="B Nazanin" w:hint="cs"/>
          <w:sz w:val="28"/>
          <w:szCs w:val="28"/>
          <w:rtl/>
        </w:rPr>
        <w:t xml:space="preserve">دپلاریزه شدن، </w:t>
      </w:r>
      <w:r w:rsidRPr="00C33443">
        <w:rPr>
          <w:rFonts w:cs="B Nazanin"/>
          <w:sz w:val="28"/>
          <w:szCs w:val="28"/>
          <w:rtl/>
        </w:rPr>
        <w:t>س</w:t>
      </w:r>
      <w:r w:rsidRPr="00C33443">
        <w:rPr>
          <w:rFonts w:cs="B Nazanin" w:hint="cs"/>
          <w:sz w:val="28"/>
          <w:szCs w:val="28"/>
          <w:rtl/>
        </w:rPr>
        <w:t>ی</w:t>
      </w:r>
      <w:r w:rsidRPr="00C33443">
        <w:rPr>
          <w:rFonts w:cs="B Nazanin" w:hint="eastAsia"/>
          <w:sz w:val="28"/>
          <w:szCs w:val="28"/>
          <w:rtl/>
        </w:rPr>
        <w:t>ناپس</w:t>
      </w:r>
      <w:r w:rsidRPr="00C33443">
        <w:rPr>
          <w:rFonts w:cs="B Nazanin"/>
          <w:sz w:val="28"/>
          <w:szCs w:val="28"/>
          <w:rtl/>
        </w:rPr>
        <w:t xml:space="preserve"> ت</w:t>
      </w:r>
      <w:r w:rsidRPr="00C33443">
        <w:rPr>
          <w:rFonts w:cs="B Nazanin" w:hint="eastAsia"/>
          <w:sz w:val="28"/>
          <w:szCs w:val="28"/>
          <w:rtl/>
        </w:rPr>
        <w:t>حر</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sz w:val="28"/>
          <w:szCs w:val="28"/>
          <w:rtl/>
        </w:rPr>
        <w:t xml:space="preserve">) </w:t>
      </w:r>
      <w:r w:rsidRPr="00C33443">
        <w:rPr>
          <w:rFonts w:cs="B Nazanin" w:hint="cs"/>
          <w:sz w:val="28"/>
          <w:szCs w:val="28"/>
          <w:rtl/>
        </w:rPr>
        <w:t>ی</w:t>
      </w:r>
      <w:r w:rsidRPr="00C33443">
        <w:rPr>
          <w:rFonts w:cs="B Nazanin" w:hint="eastAsia"/>
          <w:sz w:val="28"/>
          <w:szCs w:val="28"/>
          <w:rtl/>
        </w:rPr>
        <w:t>ا</w:t>
      </w:r>
      <w:r w:rsidRPr="00C33443">
        <w:rPr>
          <w:rFonts w:cs="B Nazanin"/>
          <w:sz w:val="28"/>
          <w:szCs w:val="28"/>
          <w:rtl/>
        </w:rPr>
        <w:t xml:space="preserve"> منف</w:t>
      </w:r>
      <w:r w:rsidRPr="00C33443">
        <w:rPr>
          <w:rFonts w:cs="B Nazanin" w:hint="cs"/>
          <w:sz w:val="28"/>
          <w:szCs w:val="28"/>
          <w:rtl/>
        </w:rPr>
        <w:t>ی</w:t>
      </w:r>
      <w:r w:rsidRPr="00C33443">
        <w:rPr>
          <w:rFonts w:cs="B Nazanin"/>
          <w:sz w:val="28"/>
          <w:szCs w:val="28"/>
          <w:rtl/>
        </w:rPr>
        <w:t xml:space="preserve"> (</w:t>
      </w:r>
      <w:r w:rsidR="006344CF">
        <w:rPr>
          <w:rFonts w:cs="B Nazanin" w:hint="cs"/>
          <w:sz w:val="28"/>
          <w:szCs w:val="28"/>
          <w:rtl/>
        </w:rPr>
        <w:t>هایپرپلاریزه شدن،</w:t>
      </w:r>
      <w:r w:rsidRPr="00C33443">
        <w:rPr>
          <w:rFonts w:cs="B Nazanin"/>
          <w:sz w:val="28"/>
          <w:szCs w:val="28"/>
          <w:rtl/>
        </w:rPr>
        <w:t xml:space="preserve"> س</w:t>
      </w:r>
      <w:r w:rsidRPr="00C33443">
        <w:rPr>
          <w:rFonts w:cs="B Nazanin" w:hint="cs"/>
          <w:sz w:val="28"/>
          <w:szCs w:val="28"/>
          <w:rtl/>
        </w:rPr>
        <w:t>ی</w:t>
      </w:r>
      <w:r w:rsidRPr="00C33443">
        <w:rPr>
          <w:rFonts w:cs="B Nazanin" w:hint="eastAsia"/>
          <w:sz w:val="28"/>
          <w:szCs w:val="28"/>
          <w:rtl/>
        </w:rPr>
        <w:t>ناپس</w:t>
      </w:r>
      <w:r w:rsidRPr="00C33443">
        <w:rPr>
          <w:rFonts w:cs="B Nazanin"/>
          <w:sz w:val="28"/>
          <w:szCs w:val="28"/>
          <w:rtl/>
        </w:rPr>
        <w:t xml:space="preserve"> مهارکننده) ، تع</w:t>
      </w:r>
      <w:r w:rsidRPr="00C33443">
        <w:rPr>
          <w:rFonts w:cs="B Nazanin" w:hint="cs"/>
          <w:sz w:val="28"/>
          <w:szCs w:val="28"/>
          <w:rtl/>
        </w:rPr>
        <w:t>یی</w:t>
      </w:r>
      <w:r w:rsidRPr="00C33443">
        <w:rPr>
          <w:rFonts w:cs="B Nazanin" w:hint="eastAsia"/>
          <w:sz w:val="28"/>
          <w:szCs w:val="28"/>
          <w:rtl/>
        </w:rPr>
        <w:t>ن</w:t>
      </w:r>
      <w:r w:rsidRPr="00C33443">
        <w:rPr>
          <w:rFonts w:cs="B Nazanin"/>
          <w:sz w:val="28"/>
          <w:szCs w:val="28"/>
          <w:rtl/>
        </w:rPr>
        <w:t xml:space="preserve"> م</w:t>
      </w:r>
      <w:r w:rsidRPr="00C33443">
        <w:rPr>
          <w:rFonts w:cs="B Nazanin" w:hint="cs"/>
          <w:sz w:val="28"/>
          <w:szCs w:val="28"/>
          <w:rtl/>
        </w:rPr>
        <w:t>ی</w:t>
      </w:r>
      <w:r w:rsidRPr="00C33443">
        <w:rPr>
          <w:rFonts w:cs="B Nazanin"/>
          <w:sz w:val="28"/>
          <w:szCs w:val="28"/>
          <w:rtl/>
        </w:rPr>
        <w:t xml:space="preserve"> شود. </w:t>
      </w:r>
      <w:r w:rsidRPr="00C33443">
        <w:rPr>
          <w:rFonts w:cs="B Nazanin"/>
          <w:sz w:val="28"/>
          <w:szCs w:val="28"/>
        </w:rPr>
        <w:t>PSP</w:t>
      </w:r>
      <w:r w:rsidRPr="00C33443">
        <w:rPr>
          <w:rFonts w:cs="B Nazanin"/>
          <w:sz w:val="28"/>
          <w:szCs w:val="28"/>
          <w:rtl/>
        </w:rPr>
        <w:t xml:space="preserve"> با توجه به ثابت ها</w:t>
      </w:r>
      <w:r w:rsidRPr="00C33443">
        <w:rPr>
          <w:rFonts w:cs="B Nazanin" w:hint="cs"/>
          <w:sz w:val="28"/>
          <w:szCs w:val="28"/>
          <w:rtl/>
        </w:rPr>
        <w:t>ی</w:t>
      </w:r>
      <w:r w:rsidRPr="00C33443">
        <w:rPr>
          <w:rFonts w:cs="B Nazanin"/>
          <w:sz w:val="28"/>
          <w:szCs w:val="28"/>
          <w:rtl/>
        </w:rPr>
        <w:t xml:space="preserve"> زمان</w:t>
      </w:r>
      <w:r w:rsidR="006344CF">
        <w:rPr>
          <w:rFonts w:cs="B Nazanin" w:hint="cs"/>
          <w:sz w:val="28"/>
          <w:szCs w:val="28"/>
          <w:rtl/>
        </w:rPr>
        <w:t>ی</w:t>
      </w:r>
      <w:r w:rsidRPr="00C33443">
        <w:rPr>
          <w:rFonts w:cs="B Nazanin"/>
          <w:sz w:val="28"/>
          <w:szCs w:val="28"/>
          <w:rtl/>
        </w:rPr>
        <w:t xml:space="preserve"> </w:t>
      </w:r>
      <w:r w:rsidRPr="00C33443">
        <w:rPr>
          <w:rFonts w:cs="B Nazanin"/>
          <w:sz w:val="28"/>
          <w:szCs w:val="28"/>
        </w:rPr>
        <w:t>Rise</w:t>
      </w:r>
      <w:r w:rsidRPr="00C33443">
        <w:rPr>
          <w:rFonts w:cs="B Nazanin"/>
          <w:sz w:val="28"/>
          <w:szCs w:val="28"/>
          <w:rtl/>
        </w:rPr>
        <w:t xml:space="preserve"> و </w:t>
      </w:r>
      <w:r w:rsidRPr="00C33443">
        <w:rPr>
          <w:rFonts w:cs="B Nazanin"/>
          <w:sz w:val="28"/>
          <w:szCs w:val="28"/>
        </w:rPr>
        <w:t>Decay</w:t>
      </w:r>
      <w:r w:rsidRPr="00C33443">
        <w:rPr>
          <w:rFonts w:cs="B Nazanin"/>
          <w:sz w:val="28"/>
          <w:szCs w:val="28"/>
          <w:rtl/>
        </w:rPr>
        <w:t xml:space="preserve"> که در توابع نما</w:t>
      </w:r>
      <w:r w:rsidRPr="00C33443">
        <w:rPr>
          <w:rFonts w:cs="B Nazanin" w:hint="cs"/>
          <w:sz w:val="28"/>
          <w:szCs w:val="28"/>
          <w:rtl/>
        </w:rPr>
        <w:t>یی</w:t>
      </w:r>
      <w:r w:rsidRPr="00C33443">
        <w:rPr>
          <w:rFonts w:cs="B Nazanin"/>
          <w:sz w:val="28"/>
          <w:szCs w:val="28"/>
          <w:rtl/>
        </w:rPr>
        <w:t xml:space="preserve"> از نوع </w:t>
      </w:r>
      <m:oMath>
        <m:d>
          <m:dPr>
            <m:ctrlPr>
              <w:rPr>
                <w:rFonts w:ascii="Cambria Math" w:hAnsi="Cambria Math" w:cs="B Nazanin"/>
                <w:i/>
                <w:sz w:val="28"/>
                <w:szCs w:val="28"/>
              </w:rPr>
            </m:ctrlPr>
          </m:dPr>
          <m:e>
            <m:r>
              <w:rPr>
                <w:rFonts w:ascii="Cambria Math" w:hAnsi="Cambria Math" w:cs="B Nazanin"/>
                <w:sz w:val="28"/>
                <w:szCs w:val="28"/>
              </w:rPr>
              <m:t>t-</m:t>
            </m:r>
            <m:sSub>
              <m:sSubPr>
                <m:ctrlPr>
                  <w:rPr>
                    <w:rFonts w:ascii="Cambria Math" w:hAnsi="Cambria Math" w:cs="B Nazanin"/>
                    <w:i/>
                    <w:sz w:val="28"/>
                    <w:szCs w:val="28"/>
                  </w:rPr>
                </m:ctrlPr>
              </m:sSubPr>
              <m:e>
                <m:r>
                  <w:rPr>
                    <w:rFonts w:ascii="Cambria Math" w:hAnsi="Cambria Math" w:cs="B Nazanin"/>
                    <w:sz w:val="28"/>
                    <w:szCs w:val="28"/>
                  </w:rPr>
                  <m:t>t</m:t>
                </m:r>
              </m:e>
              <m:sub>
                <m:r>
                  <w:rPr>
                    <w:rFonts w:ascii="Cambria Math" w:hAnsi="Cambria Math" w:cs="B Nazanin"/>
                    <w:sz w:val="28"/>
                    <w:szCs w:val="28"/>
                  </w:rPr>
                  <m:t>0</m:t>
                </m:r>
              </m:sub>
            </m:sSub>
          </m:e>
        </m:d>
        <m:r>
          <w:rPr>
            <w:rFonts w:ascii="Cambria Math" w:hAnsi="Cambria Math" w:cs="B Nazanin"/>
            <w:sz w:val="28"/>
            <w:szCs w:val="28"/>
          </w:rPr>
          <m:t>.</m:t>
        </m:r>
        <m:sSup>
          <m:sSupPr>
            <m:ctrlPr>
              <w:rPr>
                <w:rFonts w:ascii="Cambria Math" w:hAnsi="Cambria Math" w:cs="B Nazanin"/>
                <w:i/>
                <w:sz w:val="28"/>
                <w:szCs w:val="28"/>
              </w:rPr>
            </m:ctrlPr>
          </m:sSupPr>
          <m:e>
            <m:r>
              <w:rPr>
                <w:rFonts w:ascii="Cambria Math" w:hAnsi="Cambria Math" w:cs="B Nazanin"/>
                <w:sz w:val="28"/>
                <w:szCs w:val="28"/>
              </w:rPr>
              <m:t>e</m:t>
            </m:r>
          </m:e>
          <m:sup>
            <m:r>
              <w:rPr>
                <w:rFonts w:ascii="Cambria Math" w:hAnsi="Cambria Math" w:cs="B Nazanin"/>
                <w:sz w:val="28"/>
                <w:szCs w:val="28"/>
              </w:rPr>
              <m:t>-</m:t>
            </m:r>
            <m:f>
              <m:fPr>
                <m:ctrlPr>
                  <w:rPr>
                    <w:rFonts w:ascii="Cambria Math" w:hAnsi="Cambria Math" w:cs="B Nazanin"/>
                    <w:i/>
                    <w:sz w:val="28"/>
                    <w:szCs w:val="28"/>
                  </w:rPr>
                </m:ctrlPr>
              </m:fPr>
              <m:num>
                <m:r>
                  <w:rPr>
                    <w:rFonts w:ascii="Cambria Math" w:hAnsi="Cambria Math" w:cs="B Nazanin"/>
                    <w:sz w:val="28"/>
                    <w:szCs w:val="28"/>
                  </w:rPr>
                  <m:t>(t-</m:t>
                </m:r>
                <m:sSub>
                  <m:sSubPr>
                    <m:ctrlPr>
                      <w:rPr>
                        <w:rFonts w:ascii="Cambria Math" w:hAnsi="Cambria Math" w:cs="B Nazanin"/>
                        <w:i/>
                        <w:sz w:val="28"/>
                        <w:szCs w:val="28"/>
                      </w:rPr>
                    </m:ctrlPr>
                  </m:sSubPr>
                  <m:e>
                    <m:r>
                      <w:rPr>
                        <w:rFonts w:ascii="Cambria Math" w:hAnsi="Cambria Math" w:cs="B Nazanin"/>
                        <w:sz w:val="28"/>
                        <w:szCs w:val="28"/>
                      </w:rPr>
                      <m:t>t</m:t>
                    </m:r>
                  </m:e>
                  <m:sub>
                    <m:r>
                      <w:rPr>
                        <w:rFonts w:ascii="Cambria Math" w:hAnsi="Cambria Math" w:cs="B Nazanin"/>
                        <w:sz w:val="28"/>
                        <w:szCs w:val="28"/>
                      </w:rPr>
                      <m:t>0</m:t>
                    </m:r>
                  </m:sub>
                </m:sSub>
                <m:r>
                  <w:rPr>
                    <w:rFonts w:ascii="Cambria Math" w:hAnsi="Cambria Math" w:cs="B Nazanin"/>
                    <w:sz w:val="28"/>
                    <w:szCs w:val="28"/>
                  </w:rPr>
                  <m:t>)</m:t>
                </m:r>
              </m:num>
              <m:den>
                <m:r>
                  <w:rPr>
                    <w:rFonts w:ascii="Cambria Math" w:hAnsi="Cambria Math" w:cs="B Nazanin"/>
                    <w:sz w:val="28"/>
                    <w:szCs w:val="28"/>
                  </w:rPr>
                  <m:t>τ</m:t>
                </m:r>
              </m:den>
            </m:f>
          </m:sup>
        </m:sSup>
      </m:oMath>
      <w:r w:rsidRPr="00C33443">
        <w:rPr>
          <w:rFonts w:cs="B Nazanin"/>
          <w:sz w:val="28"/>
          <w:szCs w:val="28"/>
          <w:rtl/>
        </w:rPr>
        <w:t xml:space="preserve"> استفاده م</w:t>
      </w:r>
      <w:r w:rsidRPr="00C33443">
        <w:rPr>
          <w:rFonts w:cs="B Nazanin" w:hint="cs"/>
          <w:sz w:val="28"/>
          <w:szCs w:val="28"/>
          <w:rtl/>
        </w:rPr>
        <w:t>ی</w:t>
      </w:r>
      <w:r w:rsidRPr="00C33443">
        <w:rPr>
          <w:rFonts w:cs="B Nazanin"/>
          <w:sz w:val="28"/>
          <w:szCs w:val="28"/>
          <w:rtl/>
        </w:rPr>
        <w:t xml:space="preserve"> شود ، شکل گرفت</w:t>
      </w:r>
      <w:r w:rsidR="00995231" w:rsidRPr="00C33443">
        <w:rPr>
          <w:rFonts w:cs="B Nazanin" w:hint="cs"/>
          <w:sz w:val="28"/>
          <w:szCs w:val="28"/>
          <w:rtl/>
        </w:rPr>
        <w:t xml:space="preserve">. </w:t>
      </w:r>
      <w:r w:rsidRPr="00C33443">
        <w:rPr>
          <w:rFonts w:cs="B Nazanin"/>
          <w:sz w:val="28"/>
          <w:szCs w:val="28"/>
          <w:rtl/>
        </w:rPr>
        <w:t>عملکرد انتقال س</w:t>
      </w:r>
      <w:r w:rsidRPr="00C33443">
        <w:rPr>
          <w:rFonts w:cs="B Nazanin" w:hint="cs"/>
          <w:sz w:val="28"/>
          <w:szCs w:val="28"/>
          <w:rtl/>
        </w:rPr>
        <w:t>ی</w:t>
      </w:r>
      <w:r w:rsidRPr="00C33443">
        <w:rPr>
          <w:rFonts w:cs="B Nazanin" w:hint="eastAsia"/>
          <w:sz w:val="28"/>
          <w:szCs w:val="28"/>
          <w:rtl/>
        </w:rPr>
        <w:t>ناپس</w:t>
      </w:r>
      <w:r w:rsidRPr="00C33443">
        <w:rPr>
          <w:rFonts w:cs="B Nazanin"/>
          <w:sz w:val="28"/>
          <w:szCs w:val="28"/>
          <w:rtl/>
        </w:rPr>
        <w:t xml:space="preserve"> با تبد</w:t>
      </w:r>
      <w:r w:rsidRPr="00C33443">
        <w:rPr>
          <w:rFonts w:cs="B Nazanin" w:hint="cs"/>
          <w:sz w:val="28"/>
          <w:szCs w:val="28"/>
          <w:rtl/>
        </w:rPr>
        <w:t>ی</w:t>
      </w:r>
      <w:r w:rsidRPr="00C33443">
        <w:rPr>
          <w:rFonts w:cs="B Nazanin" w:hint="eastAsia"/>
          <w:sz w:val="28"/>
          <w:szCs w:val="28"/>
          <w:rtl/>
        </w:rPr>
        <w:t>ل</w:t>
      </w:r>
      <w:r w:rsidRPr="00C33443">
        <w:rPr>
          <w:rFonts w:cs="B Nazanin"/>
          <w:sz w:val="28"/>
          <w:szCs w:val="28"/>
          <w:rtl/>
        </w:rPr>
        <w:t xml:space="preserve"> لاپلاس در پاسخ ضربه آن  که از نوع</w:t>
      </w:r>
      <w:r w:rsidRPr="00C33443">
        <w:rPr>
          <w:rFonts w:cs="B Nazanin" w:hint="cs"/>
          <w:sz w:val="28"/>
          <w:szCs w:val="28"/>
          <w:rtl/>
        </w:rPr>
        <w:t xml:space="preserve"> </w:t>
      </w:r>
      <m:oMath>
        <m:f>
          <m:fPr>
            <m:ctrlPr>
              <w:rPr>
                <w:rFonts w:ascii="Cambria Math" w:hAnsi="Cambria Math" w:cs="B Nazanin"/>
                <w:sz w:val="28"/>
                <w:szCs w:val="28"/>
              </w:rPr>
            </m:ctrlPr>
          </m:fPr>
          <m:num>
            <m:r>
              <m:rPr>
                <m:sty m:val="p"/>
              </m:rPr>
              <w:rPr>
                <w:rFonts w:ascii="Cambria Math" w:hAnsi="Cambria Math" w:cs="B Nazanin"/>
                <w:sz w:val="28"/>
                <w:szCs w:val="28"/>
              </w:rPr>
              <m:t>1</m:t>
            </m:r>
          </m:num>
          <m:den>
            <m:sSup>
              <m:sSupPr>
                <m:ctrlPr>
                  <w:rPr>
                    <w:rFonts w:ascii="Cambria Math" w:hAnsi="Cambria Math" w:cs="B Nazanin"/>
                    <w:i/>
                    <w:sz w:val="28"/>
                    <w:szCs w:val="28"/>
                  </w:rPr>
                </m:ctrlPr>
              </m:sSupPr>
              <m:e>
                <m:r>
                  <w:rPr>
                    <w:rFonts w:ascii="Cambria Math" w:hAnsi="Cambria Math" w:cs="B Nazanin"/>
                    <w:sz w:val="28"/>
                    <w:szCs w:val="28"/>
                  </w:rPr>
                  <m:t>(s+</m:t>
                </m:r>
                <m:f>
                  <m:fPr>
                    <m:ctrlPr>
                      <w:rPr>
                        <w:rFonts w:ascii="Cambria Math" w:hAnsi="Cambria Math" w:cs="B Nazanin"/>
                        <w:i/>
                        <w:sz w:val="28"/>
                        <w:szCs w:val="28"/>
                      </w:rPr>
                    </m:ctrlPr>
                  </m:fPr>
                  <m:num>
                    <m:r>
                      <w:rPr>
                        <w:rFonts w:ascii="Cambria Math" w:hAnsi="Cambria Math" w:cs="B Nazanin"/>
                        <w:sz w:val="28"/>
                        <w:szCs w:val="28"/>
                      </w:rPr>
                      <m:t>1</m:t>
                    </m:r>
                  </m:num>
                  <m:den>
                    <m:r>
                      <w:rPr>
                        <w:rFonts w:ascii="Cambria Math" w:hAnsi="Cambria Math" w:cs="B Nazanin"/>
                        <w:sz w:val="28"/>
                        <w:szCs w:val="28"/>
                      </w:rPr>
                      <m:t>τ</m:t>
                    </m:r>
                  </m:den>
                </m:f>
                <m:r>
                  <w:rPr>
                    <w:rFonts w:ascii="Cambria Math" w:hAnsi="Cambria Math" w:cs="B Nazanin"/>
                    <w:sz w:val="28"/>
                    <w:szCs w:val="28"/>
                  </w:rPr>
                  <m:t>)</m:t>
                </m:r>
              </m:e>
              <m:sup>
                <m:r>
                  <w:rPr>
                    <w:rFonts w:ascii="Cambria Math" w:hAnsi="Cambria Math" w:cs="B Nazanin"/>
                    <w:sz w:val="28"/>
                    <w:szCs w:val="28"/>
                  </w:rPr>
                  <m:t>2</m:t>
                </m:r>
              </m:sup>
            </m:sSup>
          </m:den>
        </m:f>
      </m:oMath>
      <w:r w:rsidRPr="00C33443">
        <w:rPr>
          <w:rFonts w:cs="B Nazanin" w:hint="cs"/>
          <w:sz w:val="28"/>
          <w:szCs w:val="28"/>
          <w:rtl/>
        </w:rPr>
        <w:t xml:space="preserve"> </w:t>
      </w:r>
      <w:r w:rsidR="00995231" w:rsidRPr="00C33443">
        <w:rPr>
          <w:rFonts w:cs="B Nazanin"/>
          <w:sz w:val="28"/>
          <w:szCs w:val="28"/>
          <w:rtl/>
        </w:rPr>
        <w:t xml:space="preserve"> است ، محاسبه شد (</w:t>
      </w:r>
      <w:r w:rsidRPr="00C33443">
        <w:rPr>
          <w:rFonts w:cs="B Nazanin"/>
          <w:sz w:val="28"/>
          <w:szCs w:val="28"/>
          <w:rtl/>
        </w:rPr>
        <w:t xml:space="preserve"> </w:t>
      </w:r>
      <w:r w:rsidRPr="00C33443">
        <w:rPr>
          <w:rFonts w:cs="B Nazanin"/>
          <w:sz w:val="28"/>
          <w:szCs w:val="28"/>
        </w:rPr>
        <w:t>τ</w:t>
      </w:r>
      <w:r w:rsidRPr="00C33443">
        <w:rPr>
          <w:rFonts w:cs="B Nazanin"/>
          <w:sz w:val="28"/>
          <w:szCs w:val="28"/>
          <w:rtl/>
        </w:rPr>
        <w:t xml:space="preserve"> نشان دهنده مقاد</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ثابت زمان</w:t>
      </w:r>
      <w:r w:rsidR="006344CF">
        <w:rPr>
          <w:rFonts w:cs="B Nazanin" w:hint="cs"/>
          <w:sz w:val="28"/>
          <w:szCs w:val="28"/>
          <w:rtl/>
        </w:rPr>
        <w:t>ی</w:t>
      </w:r>
      <w:r w:rsidRPr="00C33443">
        <w:rPr>
          <w:rFonts w:cs="B Nazanin"/>
          <w:sz w:val="28"/>
          <w:szCs w:val="28"/>
          <w:rtl/>
        </w:rPr>
        <w:t xml:space="preserve"> </w:t>
      </w:r>
      <w:r w:rsidRPr="00C33443">
        <w:rPr>
          <w:rFonts w:cs="B Nazanin"/>
          <w:sz w:val="28"/>
          <w:szCs w:val="28"/>
        </w:rPr>
        <w:t>Rise</w:t>
      </w:r>
      <w:r w:rsidRPr="00C33443">
        <w:rPr>
          <w:rFonts w:cs="B Nazanin"/>
          <w:sz w:val="28"/>
          <w:szCs w:val="28"/>
          <w:rtl/>
        </w:rPr>
        <w:t xml:space="preserve"> و </w:t>
      </w:r>
      <w:r w:rsidRPr="00C33443">
        <w:rPr>
          <w:rFonts w:cs="B Nazanin"/>
          <w:sz w:val="28"/>
          <w:szCs w:val="28"/>
        </w:rPr>
        <w:t>Decay</w:t>
      </w:r>
      <w:r w:rsidRPr="00C33443">
        <w:rPr>
          <w:rFonts w:cs="B Nazanin"/>
          <w:sz w:val="28"/>
          <w:szCs w:val="28"/>
          <w:rtl/>
        </w:rPr>
        <w:t xml:space="preserve"> است). در نت</w:t>
      </w:r>
      <w:r w:rsidRPr="00C33443">
        <w:rPr>
          <w:rFonts w:cs="B Nazanin" w:hint="cs"/>
          <w:sz w:val="28"/>
          <w:szCs w:val="28"/>
          <w:rtl/>
        </w:rPr>
        <w:t>ی</w:t>
      </w:r>
      <w:r w:rsidRPr="00C33443">
        <w:rPr>
          <w:rFonts w:cs="B Nazanin" w:hint="eastAsia"/>
          <w:sz w:val="28"/>
          <w:szCs w:val="28"/>
          <w:rtl/>
        </w:rPr>
        <w:t>جه</w:t>
      </w:r>
      <w:r w:rsidRPr="00C33443">
        <w:rPr>
          <w:rFonts w:cs="B Nazanin"/>
          <w:sz w:val="28"/>
          <w:szCs w:val="28"/>
          <w:rtl/>
        </w:rPr>
        <w:t xml:space="preserve"> ، </w:t>
      </w:r>
      <w:r w:rsidRPr="00C33443">
        <w:rPr>
          <w:rFonts w:cs="B Nazanin"/>
          <w:sz w:val="28"/>
          <w:szCs w:val="28"/>
        </w:rPr>
        <w:t>PSP</w:t>
      </w:r>
      <w:r w:rsidRPr="00C33443">
        <w:rPr>
          <w:rFonts w:cs="B Nazanin"/>
          <w:sz w:val="28"/>
          <w:szCs w:val="28"/>
          <w:rtl/>
        </w:rPr>
        <w:t xml:space="preserve"> ها با حل مجموعه ا</w:t>
      </w:r>
      <w:r w:rsidRPr="00C33443">
        <w:rPr>
          <w:rFonts w:cs="B Nazanin" w:hint="cs"/>
          <w:sz w:val="28"/>
          <w:szCs w:val="28"/>
          <w:rtl/>
        </w:rPr>
        <w:t>ی</w:t>
      </w:r>
      <w:r w:rsidRPr="00C33443">
        <w:rPr>
          <w:rFonts w:cs="B Nazanin"/>
          <w:sz w:val="28"/>
          <w:szCs w:val="28"/>
          <w:rtl/>
        </w:rPr>
        <w:t xml:space="preserve"> از معادلات د</w:t>
      </w:r>
      <w:r w:rsidRPr="00C33443">
        <w:rPr>
          <w:rFonts w:cs="B Nazanin" w:hint="cs"/>
          <w:sz w:val="28"/>
          <w:szCs w:val="28"/>
          <w:rtl/>
        </w:rPr>
        <w:t>ی</w:t>
      </w:r>
      <w:r w:rsidRPr="00C33443">
        <w:rPr>
          <w:rFonts w:cs="B Nazanin" w:hint="eastAsia"/>
          <w:sz w:val="28"/>
          <w:szCs w:val="28"/>
          <w:rtl/>
        </w:rPr>
        <w:t>فرانس</w:t>
      </w:r>
      <w:r w:rsidRPr="00C33443">
        <w:rPr>
          <w:rFonts w:cs="B Nazanin" w:hint="cs"/>
          <w:sz w:val="28"/>
          <w:szCs w:val="28"/>
          <w:rtl/>
        </w:rPr>
        <w:t>ی</w:t>
      </w:r>
      <w:r w:rsidRPr="00C33443">
        <w:rPr>
          <w:rFonts w:cs="B Nazanin" w:hint="eastAsia"/>
          <w:sz w:val="28"/>
          <w:szCs w:val="28"/>
          <w:rtl/>
        </w:rPr>
        <w:t>ل</w:t>
      </w:r>
      <w:r w:rsidRPr="00C33443">
        <w:rPr>
          <w:rFonts w:cs="B Nazanin"/>
          <w:sz w:val="28"/>
          <w:szCs w:val="28"/>
          <w:rtl/>
        </w:rPr>
        <w:t xml:space="preserve"> مرتبه دوم بدست آمدند.</w:t>
      </w:r>
      <w:r w:rsidRPr="00C33443">
        <w:rPr>
          <w:rFonts w:cs="B Nazanin" w:hint="cs"/>
          <w:sz w:val="28"/>
          <w:szCs w:val="28"/>
          <w:rtl/>
        </w:rPr>
        <w:t xml:space="preserve"> </w:t>
      </w:r>
    </w:p>
    <w:p w14:paraId="013F55CF" w14:textId="77777777" w:rsidR="006F41D4" w:rsidRDefault="006F41D4" w:rsidP="006F41D4">
      <w:pPr>
        <w:jc w:val="both"/>
        <w:rPr>
          <w:moveTo w:id="281" w:author="Fariba" w:date="2021-02-02T18:52:00Z"/>
          <w:rFonts w:cs="B Nazanin"/>
          <w:sz w:val="28"/>
          <w:szCs w:val="28"/>
          <w:rtl/>
        </w:rPr>
      </w:pPr>
      <w:moveToRangeStart w:id="282" w:author="Fariba" w:date="2021-02-02T18:52:00Z" w:name="move63184393"/>
      <w:moveTo w:id="283" w:author="Fariba" w:date="2021-02-02T18:52:00Z">
        <w:r w:rsidRPr="00C33443">
          <w:rPr>
            <w:rFonts w:cs="B Nazanin"/>
            <w:sz w:val="28"/>
            <w:szCs w:val="28"/>
            <w:rtl/>
          </w:rPr>
          <w:t>قشر حاو</w:t>
        </w:r>
        <w:r w:rsidRPr="00C33443">
          <w:rPr>
            <w:rFonts w:cs="B Nazanin" w:hint="cs"/>
            <w:sz w:val="28"/>
            <w:szCs w:val="28"/>
            <w:rtl/>
          </w:rPr>
          <w:t>ی</w:t>
        </w:r>
        <w:r w:rsidRPr="00C33443">
          <w:rPr>
            <w:rFonts w:cs="B Nazanin"/>
            <w:sz w:val="28"/>
            <w:szCs w:val="28"/>
            <w:rtl/>
          </w:rPr>
          <w:t xml:space="preserve"> صرع با اختلال در تعادل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w:t>
        </w:r>
        <w:r>
          <w:rPr>
            <w:rFonts w:cs="B Nazanin" w:hint="cs"/>
            <w:sz w:val="28"/>
            <w:szCs w:val="28"/>
            <w:rtl/>
          </w:rPr>
          <w:t>و</w:t>
        </w:r>
        <w:r w:rsidRPr="00C33443">
          <w:rPr>
            <w:rFonts w:cs="B Nazanin"/>
            <w:sz w:val="28"/>
            <w:szCs w:val="28"/>
            <w:rtl/>
          </w:rPr>
          <w:t xml:space="preserve"> مهار مشخص م</w:t>
        </w:r>
        <w:r w:rsidRPr="00C33443">
          <w:rPr>
            <w:rFonts w:cs="B Nazanin" w:hint="cs"/>
            <w:sz w:val="28"/>
            <w:szCs w:val="28"/>
            <w:rtl/>
          </w:rPr>
          <w:t>ی</w:t>
        </w:r>
        <w:r w:rsidRPr="00C33443">
          <w:rPr>
            <w:rFonts w:cs="B Nazanin"/>
            <w:sz w:val="28"/>
            <w:szCs w:val="28"/>
            <w:rtl/>
          </w:rPr>
          <w:t xml:space="preserve"> شود ، که به سمت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منتقل م</w:t>
        </w:r>
        <w:r w:rsidRPr="00C33443">
          <w:rPr>
            <w:rFonts w:cs="B Nazanin" w:hint="cs"/>
            <w:sz w:val="28"/>
            <w:szCs w:val="28"/>
            <w:rtl/>
          </w:rPr>
          <w:t>ی</w:t>
        </w:r>
        <w:r w:rsidRPr="00C33443">
          <w:rPr>
            <w:rFonts w:cs="B Nazanin"/>
            <w:sz w:val="28"/>
            <w:szCs w:val="28"/>
            <w:rtl/>
          </w:rPr>
          <w:t xml:space="preserve"> شود. در مورد ا</w:t>
        </w:r>
        <w:r w:rsidRPr="00C33443">
          <w:rPr>
            <w:rFonts w:cs="B Nazanin" w:hint="cs"/>
            <w:sz w:val="28"/>
            <w:szCs w:val="28"/>
            <w:rtl/>
          </w:rPr>
          <w:t>ی</w:t>
        </w:r>
        <w:r w:rsidRPr="00C33443">
          <w:rPr>
            <w:rFonts w:cs="B Nazanin" w:hint="eastAsia"/>
            <w:sz w:val="28"/>
            <w:szCs w:val="28"/>
            <w:rtl/>
          </w:rPr>
          <w:t>نترن</w:t>
        </w:r>
        <w:r>
          <w:rPr>
            <w:rFonts w:cs="B Nazanin" w:hint="cs"/>
            <w:sz w:val="28"/>
            <w:szCs w:val="28"/>
            <w:rtl/>
          </w:rPr>
          <w:t>و</w:t>
        </w:r>
        <w:r w:rsidRPr="00C33443">
          <w:rPr>
            <w:rFonts w:cs="B Nazanin" w:hint="eastAsia"/>
            <w:sz w:val="28"/>
            <w:szCs w:val="28"/>
            <w:rtl/>
          </w:rPr>
          <w:t>رون</w:t>
        </w:r>
        <w:r w:rsidRPr="00C33443">
          <w:rPr>
            <w:rFonts w:cs="B Nazanin"/>
            <w:sz w:val="28"/>
            <w:szCs w:val="28"/>
            <w:rtl/>
          </w:rPr>
          <w:t xml:space="preserve"> ها ، ا</w:t>
        </w:r>
        <w:r w:rsidRPr="00C33443">
          <w:rPr>
            <w:rFonts w:cs="B Nazanin" w:hint="cs"/>
            <w:sz w:val="28"/>
            <w:szCs w:val="28"/>
            <w:rtl/>
          </w:rPr>
          <w:t>ی</w:t>
        </w:r>
        <w:r w:rsidRPr="00C33443">
          <w:rPr>
            <w:rFonts w:cs="B Nazanin" w:hint="eastAsia"/>
            <w:sz w:val="28"/>
            <w:szCs w:val="28"/>
            <w:rtl/>
          </w:rPr>
          <w:t>ن</w:t>
        </w:r>
        <w:r>
          <w:rPr>
            <w:rFonts w:cs="B Nazanin"/>
            <w:sz w:val="28"/>
            <w:szCs w:val="28"/>
            <w:rtl/>
          </w:rPr>
          <w:t xml:space="preserve"> عدم تعادل</w:t>
        </w:r>
        <w:r w:rsidRPr="00C33443">
          <w:rPr>
            <w:rFonts w:cs="B Nazanin"/>
            <w:sz w:val="28"/>
            <w:szCs w:val="28"/>
            <w:rtl/>
          </w:rPr>
          <w:t xml:space="preserve"> مربوط به کاهش ا</w:t>
        </w:r>
        <w:r w:rsidRPr="00C33443">
          <w:rPr>
            <w:rFonts w:cs="B Nazanin" w:hint="cs"/>
            <w:sz w:val="28"/>
            <w:szCs w:val="28"/>
            <w:rtl/>
          </w:rPr>
          <w:t>ی</w:t>
        </w:r>
        <w:r w:rsidRPr="00C33443">
          <w:rPr>
            <w:rFonts w:cs="B Nazanin" w:hint="eastAsia"/>
            <w:sz w:val="28"/>
            <w:szCs w:val="28"/>
            <w:rtl/>
          </w:rPr>
          <w:t>نترنورون</w:t>
        </w:r>
        <w:r w:rsidRPr="00C33443">
          <w:rPr>
            <w:rFonts w:cs="B Nazanin"/>
            <w:sz w:val="28"/>
            <w:szCs w:val="28"/>
            <w:rtl/>
          </w:rPr>
          <w:t xml:space="preserve"> </w:t>
        </w:r>
        <w:r w:rsidRPr="00C33443">
          <w:rPr>
            <w:rFonts w:cs="B Nazanin"/>
            <w:sz w:val="28"/>
            <w:szCs w:val="28"/>
          </w:rPr>
          <w:t>SST</w:t>
        </w:r>
        <w:r w:rsidRPr="00C33443">
          <w:rPr>
            <w:rFonts w:cs="B Nazanin"/>
            <w:sz w:val="28"/>
            <w:szCs w:val="28"/>
            <w:rtl/>
          </w:rPr>
          <w:t xml:space="preserve"> مثبت و افزا</w:t>
        </w:r>
        <w:r w:rsidRPr="00C33443">
          <w:rPr>
            <w:rFonts w:cs="B Nazanin" w:hint="cs"/>
            <w:sz w:val="28"/>
            <w:szCs w:val="28"/>
            <w:rtl/>
          </w:rPr>
          <w:t>ی</w:t>
        </w:r>
        <w:r w:rsidRPr="00C33443">
          <w:rPr>
            <w:rFonts w:cs="B Nazanin" w:hint="eastAsia"/>
            <w:sz w:val="28"/>
            <w:szCs w:val="28"/>
            <w:rtl/>
          </w:rPr>
          <w:t>ش</w:t>
        </w:r>
        <w:r>
          <w:rPr>
            <w:rFonts w:cs="B Nazanin"/>
            <w:sz w:val="28"/>
            <w:szCs w:val="28"/>
            <w:rtl/>
          </w:rPr>
          <w:t xml:space="preserve"> اندازه</w:t>
        </w:r>
        <w:r w:rsidRPr="00C33443">
          <w:rPr>
            <w:rFonts w:cs="B Nazanin"/>
            <w:sz w:val="28"/>
            <w:szCs w:val="28"/>
            <w:rtl/>
          </w:rPr>
          <w:t xml:space="preserve"> آکسون آنها و افزا</w:t>
        </w:r>
        <w:r w:rsidRPr="00C33443">
          <w:rPr>
            <w:rFonts w:cs="B Nazanin" w:hint="cs"/>
            <w:sz w:val="28"/>
            <w:szCs w:val="28"/>
            <w:rtl/>
          </w:rPr>
          <w:t>ی</w:t>
        </w:r>
        <w:r w:rsidRPr="00C33443">
          <w:rPr>
            <w:rFonts w:cs="B Nazanin" w:hint="eastAsia"/>
            <w:sz w:val="28"/>
            <w:szCs w:val="28"/>
            <w:rtl/>
          </w:rPr>
          <w:t>ش</w:t>
        </w:r>
        <w:r w:rsidRPr="00C33443">
          <w:rPr>
            <w:rFonts w:cs="B Nazanin"/>
            <w:sz w:val="28"/>
            <w:szCs w:val="28"/>
            <w:rtl/>
          </w:rPr>
          <w:t xml:space="preserve"> فعال</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ا</w:t>
        </w:r>
        <w:r w:rsidRPr="00C33443">
          <w:rPr>
            <w:rFonts w:cs="B Nazanin" w:hint="cs"/>
            <w:sz w:val="28"/>
            <w:szCs w:val="28"/>
            <w:rtl/>
          </w:rPr>
          <w:t>ی</w:t>
        </w:r>
        <w:r w:rsidRPr="00C33443">
          <w:rPr>
            <w:rFonts w:cs="B Nazanin" w:hint="eastAsia"/>
            <w:sz w:val="28"/>
            <w:szCs w:val="28"/>
            <w:rtl/>
          </w:rPr>
          <w:t>نترنورون</w:t>
        </w:r>
        <w:r w:rsidRPr="00C33443">
          <w:rPr>
            <w:rFonts w:cs="B Nazanin"/>
            <w:sz w:val="28"/>
            <w:szCs w:val="28"/>
            <w:rtl/>
          </w:rPr>
          <w:t xml:space="preserve"> </w:t>
        </w:r>
        <w:r w:rsidRPr="00C33443">
          <w:rPr>
            <w:rFonts w:cs="B Nazanin"/>
            <w:sz w:val="28"/>
            <w:szCs w:val="28"/>
          </w:rPr>
          <w:t>PV</w:t>
        </w:r>
        <w:r w:rsidRPr="00C33443">
          <w:rPr>
            <w:rFonts w:cs="B Nazanin"/>
            <w:sz w:val="28"/>
            <w:szCs w:val="28"/>
            <w:rtl/>
          </w:rPr>
          <w:t xml:space="preserve"> مثبت</w:t>
        </w:r>
        <w:r w:rsidRPr="00C33443">
          <w:rPr>
            <w:rFonts w:cs="B Nazanin" w:hint="cs"/>
            <w:sz w:val="28"/>
            <w:szCs w:val="28"/>
            <w:rtl/>
          </w:rPr>
          <w:t xml:space="preserve"> است</w:t>
        </w:r>
        <w:r w:rsidRPr="00C33443">
          <w:rPr>
            <w:rFonts w:cs="B Nazanin"/>
            <w:sz w:val="28"/>
            <w:szCs w:val="28"/>
            <w:rtl/>
          </w:rPr>
          <w:t xml:space="preserve">. در مورد </w:t>
        </w:r>
        <w:r w:rsidRPr="00C33443">
          <w:rPr>
            <w:rFonts w:cs="B Nazanin"/>
            <w:sz w:val="28"/>
            <w:szCs w:val="28"/>
          </w:rPr>
          <w:t>PC</w:t>
        </w:r>
        <w:r w:rsidRPr="00C33443">
          <w:rPr>
            <w:rFonts w:cs="B Nazanin"/>
            <w:sz w:val="28"/>
            <w:szCs w:val="28"/>
            <w:rtl/>
          </w:rPr>
          <w:t xml:space="preserve"> ، س</w:t>
        </w:r>
        <w:r w:rsidRPr="00C33443">
          <w:rPr>
            <w:rFonts w:cs="B Nazanin" w:hint="cs"/>
            <w:sz w:val="28"/>
            <w:szCs w:val="28"/>
            <w:rtl/>
          </w:rPr>
          <w:t>ی</w:t>
        </w:r>
        <w:r w:rsidRPr="00C33443">
          <w:rPr>
            <w:rFonts w:cs="B Nazanin" w:hint="eastAsia"/>
            <w:sz w:val="28"/>
            <w:szCs w:val="28"/>
            <w:rtl/>
          </w:rPr>
          <w:t>ناپس</w:t>
        </w:r>
        <w:r w:rsidRPr="00C33443">
          <w:rPr>
            <w:rFonts w:cs="B Nazanin"/>
            <w:sz w:val="28"/>
            <w:szCs w:val="28"/>
            <w:rtl/>
          </w:rPr>
          <w:t xml:space="preserve"> ها</w:t>
        </w:r>
        <w:r w:rsidRPr="00C33443">
          <w:rPr>
            <w:rFonts w:cs="B Nazanin" w:hint="cs"/>
            <w:sz w:val="28"/>
            <w:szCs w:val="28"/>
            <w:rtl/>
          </w:rPr>
          <w:t>ی</w:t>
        </w:r>
        <w:r w:rsidRPr="00C33443">
          <w:rPr>
            <w:rFonts w:cs="B Nazanin"/>
            <w:sz w:val="28"/>
            <w:szCs w:val="28"/>
            <w:rtl/>
          </w:rPr>
          <w:t xml:space="preserve"> گلوتاماترژ</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دستخوش تغ</w:t>
        </w:r>
        <w:r w:rsidRPr="00C33443">
          <w:rPr>
            <w:rFonts w:cs="B Nazanin" w:hint="cs"/>
            <w:sz w:val="28"/>
            <w:szCs w:val="28"/>
            <w:rtl/>
          </w:rPr>
          <w:t>یی</w:t>
        </w:r>
        <w:r w:rsidRPr="00C33443">
          <w:rPr>
            <w:rFonts w:cs="B Nazanin" w:hint="eastAsia"/>
            <w:sz w:val="28"/>
            <w:szCs w:val="28"/>
            <w:rtl/>
          </w:rPr>
          <w:t>رات</w:t>
        </w:r>
        <w:r w:rsidRPr="00C33443">
          <w:rPr>
            <w:rFonts w:cs="B Nazanin"/>
            <w:sz w:val="28"/>
            <w:szCs w:val="28"/>
            <w:rtl/>
          </w:rPr>
          <w:t xml:space="preserve"> پاتولوژ</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م</w:t>
        </w:r>
        <w:r w:rsidRPr="00C33443">
          <w:rPr>
            <w:rFonts w:cs="B Nazanin" w:hint="cs"/>
            <w:sz w:val="28"/>
            <w:szCs w:val="28"/>
            <w:rtl/>
          </w:rPr>
          <w:t>ی</w:t>
        </w:r>
        <w:r w:rsidRPr="00C33443">
          <w:rPr>
            <w:rFonts w:cs="B Nazanin"/>
            <w:sz w:val="28"/>
            <w:szCs w:val="28"/>
            <w:rtl/>
          </w:rPr>
          <w:t xml:space="preserve"> شوند ، از جمله افزا</w:t>
        </w:r>
        <w:r w:rsidRPr="00C33443">
          <w:rPr>
            <w:rFonts w:cs="B Nazanin" w:hint="cs"/>
            <w:sz w:val="28"/>
            <w:szCs w:val="28"/>
            <w:rtl/>
          </w:rPr>
          <w:t>ی</w:t>
        </w:r>
        <w:r w:rsidRPr="00C33443">
          <w:rPr>
            <w:rFonts w:cs="B Nazanin" w:hint="eastAsia"/>
            <w:sz w:val="28"/>
            <w:szCs w:val="28"/>
            <w:rtl/>
          </w:rPr>
          <w:t>ش</w:t>
        </w:r>
        <w:r w:rsidRPr="00C33443">
          <w:rPr>
            <w:rFonts w:cs="B Nazanin"/>
            <w:sz w:val="28"/>
            <w:szCs w:val="28"/>
            <w:rtl/>
          </w:rPr>
          <w:t xml:space="preserve"> اندازه </w:t>
        </w:r>
        <w:r w:rsidRPr="00C33443">
          <w:rPr>
            <w:rFonts w:cs="B Nazanin"/>
            <w:sz w:val="28"/>
            <w:szCs w:val="28"/>
          </w:rPr>
          <w:t>dendritic spines</w:t>
        </w:r>
        <w:r w:rsidRPr="00C33443">
          <w:rPr>
            <w:rFonts w:cs="B Nazanin"/>
            <w:sz w:val="28"/>
            <w:szCs w:val="28"/>
            <w:rtl/>
          </w:rPr>
          <w:t xml:space="preserve"> که منجر</w:t>
        </w:r>
        <w:r>
          <w:rPr>
            <w:rFonts w:cs="B Nazanin" w:hint="cs"/>
            <w:sz w:val="28"/>
            <w:szCs w:val="28"/>
            <w:rtl/>
          </w:rPr>
          <w:t xml:space="preserve"> به</w:t>
        </w:r>
        <w:r w:rsidRPr="00C33443">
          <w:rPr>
            <w:rFonts w:cs="B Nazanin"/>
            <w:sz w:val="28"/>
            <w:szCs w:val="28"/>
            <w:rtl/>
          </w:rPr>
          <w:t xml:space="preserve"> </w:t>
        </w:r>
        <w:r w:rsidRPr="00C33443">
          <w:rPr>
            <w:rFonts w:cs="B Nazanin" w:hint="cs"/>
            <w:sz w:val="28"/>
            <w:szCs w:val="28"/>
            <w:rtl/>
          </w:rPr>
          <w:t xml:space="preserve">تغییرات </w:t>
        </w:r>
        <w:r w:rsidRPr="00C33443">
          <w:rPr>
            <w:rFonts w:cs="B Nazanin"/>
            <w:sz w:val="28"/>
            <w:szCs w:val="28"/>
            <w:rtl/>
          </w:rPr>
          <w:t>ز</w:t>
        </w:r>
        <w:r w:rsidRPr="00C33443">
          <w:rPr>
            <w:rFonts w:cs="B Nazanin" w:hint="cs"/>
            <w:sz w:val="28"/>
            <w:szCs w:val="28"/>
            <w:rtl/>
          </w:rPr>
          <w:t>ی</w:t>
        </w:r>
        <w:r w:rsidRPr="00C33443">
          <w:rPr>
            <w:rFonts w:cs="B Nazanin" w:hint="eastAsia"/>
            <w:sz w:val="28"/>
            <w:szCs w:val="28"/>
            <w:rtl/>
          </w:rPr>
          <w:t>اد</w:t>
        </w:r>
        <w:r w:rsidRPr="00C33443">
          <w:rPr>
            <w:rFonts w:cs="B Nazanin" w:hint="cs"/>
            <w:sz w:val="28"/>
            <w:szCs w:val="28"/>
            <w:rtl/>
          </w:rPr>
          <w:t>ی</w:t>
        </w:r>
        <w:r w:rsidRPr="00C33443">
          <w:rPr>
            <w:rFonts w:cs="B Nazanin"/>
            <w:sz w:val="28"/>
            <w:szCs w:val="28"/>
            <w:rtl/>
          </w:rPr>
          <w:t xml:space="preserve"> در</w:t>
        </w:r>
        <w:r>
          <w:rPr>
            <w:rFonts w:cs="B Nazanin" w:hint="cs"/>
            <w:sz w:val="28"/>
            <w:szCs w:val="28"/>
            <w:rtl/>
          </w:rPr>
          <w:t xml:space="preserve"> بهره</w:t>
        </w:r>
        <w:r w:rsidRPr="00C33443">
          <w:rPr>
            <w:rFonts w:cs="B Nazanin"/>
            <w:sz w:val="28"/>
            <w:szCs w:val="28"/>
            <w:rtl/>
          </w:rPr>
          <w:t xml:space="preserve"> س</w:t>
        </w:r>
        <w:r w:rsidRPr="00C33443">
          <w:rPr>
            <w:rFonts w:cs="B Nazanin" w:hint="cs"/>
            <w:sz w:val="28"/>
            <w:szCs w:val="28"/>
            <w:rtl/>
          </w:rPr>
          <w:t>ی</w:t>
        </w:r>
        <w:r w:rsidRPr="00C33443">
          <w:rPr>
            <w:rFonts w:cs="B Nazanin" w:hint="eastAsia"/>
            <w:sz w:val="28"/>
            <w:szCs w:val="28"/>
            <w:rtl/>
          </w:rPr>
          <w:t>ناپس</w:t>
        </w:r>
        <w:r>
          <w:rPr>
            <w:rFonts w:cs="B Nazanin" w:hint="cs"/>
            <w:sz w:val="28"/>
            <w:szCs w:val="28"/>
            <w:rtl/>
          </w:rPr>
          <w:t>ی</w:t>
        </w:r>
        <w:r w:rsidRPr="00C33443">
          <w:rPr>
            <w:rFonts w:cs="B Nazanin"/>
            <w:sz w:val="28"/>
            <w:szCs w:val="28"/>
            <w:rtl/>
          </w:rPr>
          <w:t xml:space="preserve"> م</w:t>
        </w:r>
        <w:r w:rsidRPr="00C33443">
          <w:rPr>
            <w:rFonts w:cs="B Nazanin" w:hint="cs"/>
            <w:sz w:val="28"/>
            <w:szCs w:val="28"/>
            <w:rtl/>
          </w:rPr>
          <w:t>ی</w:t>
        </w:r>
        <w:r w:rsidRPr="00C33443">
          <w:rPr>
            <w:rFonts w:cs="B Nazanin"/>
            <w:sz w:val="28"/>
            <w:szCs w:val="28"/>
            <w:rtl/>
          </w:rPr>
          <w:t xml:space="preserve"> شود. با هدف مدلساز</w:t>
        </w:r>
        <w:r w:rsidRPr="00C33443">
          <w:rPr>
            <w:rFonts w:cs="B Nazanin" w:hint="cs"/>
            <w:sz w:val="28"/>
            <w:szCs w:val="28"/>
            <w:rtl/>
          </w:rPr>
          <w:t>ی</w:t>
        </w:r>
        <w:r w:rsidRPr="00C33443">
          <w:rPr>
            <w:rFonts w:cs="B Nazanin"/>
            <w:sz w:val="28"/>
            <w:szCs w:val="28"/>
            <w:rtl/>
          </w:rPr>
          <w:t xml:space="preserve">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ب</w:t>
        </w:r>
        <w:r w:rsidRPr="00C33443">
          <w:rPr>
            <w:rFonts w:cs="B Nazanin" w:hint="cs"/>
            <w:sz w:val="28"/>
            <w:szCs w:val="28"/>
            <w:rtl/>
          </w:rPr>
          <w:t>ی</w:t>
        </w:r>
        <w:r w:rsidRPr="00C33443">
          <w:rPr>
            <w:rFonts w:cs="B Nazanin" w:hint="eastAsia"/>
            <w:sz w:val="28"/>
            <w:szCs w:val="28"/>
            <w:rtl/>
          </w:rPr>
          <w:t>مار</w:t>
        </w:r>
        <w:r w:rsidRPr="00C33443">
          <w:rPr>
            <w:rFonts w:cs="B Nazanin" w:hint="cs"/>
            <w:sz w:val="28"/>
            <w:szCs w:val="28"/>
            <w:rtl/>
          </w:rPr>
          <w:t>ی</w:t>
        </w:r>
        <w:r w:rsidRPr="00C33443">
          <w:rPr>
            <w:rFonts w:cs="B Nazanin"/>
            <w:sz w:val="28"/>
            <w:szCs w:val="28"/>
            <w:rtl/>
          </w:rPr>
          <w:t xml:space="preserve"> </w:t>
        </w:r>
        <w:r>
          <w:rPr>
            <w:rFonts w:cs="B Nazanin" w:hint="cs"/>
            <w:sz w:val="28"/>
            <w:szCs w:val="28"/>
            <w:rtl/>
          </w:rPr>
          <w:t>شبه صرعی</w:t>
        </w:r>
        <w:r>
          <w:rPr>
            <w:rFonts w:cs="B Nazanin"/>
            <w:sz w:val="28"/>
            <w:szCs w:val="28"/>
            <w:rtl/>
          </w:rPr>
          <w:t xml:space="preserve"> ، </w:t>
        </w:r>
        <w:r w:rsidRPr="00C33443">
          <w:rPr>
            <w:rFonts w:cs="B Nazanin"/>
            <w:sz w:val="28"/>
            <w:szCs w:val="28"/>
            <w:rtl/>
          </w:rPr>
          <w:t>با اعمال تغ</w:t>
        </w:r>
        <w:r w:rsidRPr="00C33443">
          <w:rPr>
            <w:rFonts w:cs="B Nazanin" w:hint="cs"/>
            <w:sz w:val="28"/>
            <w:szCs w:val="28"/>
            <w:rtl/>
          </w:rPr>
          <w:t>یی</w:t>
        </w:r>
        <w:r w:rsidRPr="00C33443">
          <w:rPr>
            <w:rFonts w:cs="B Nazanin" w:hint="eastAsia"/>
            <w:sz w:val="28"/>
            <w:szCs w:val="28"/>
            <w:rtl/>
          </w:rPr>
          <w:t>رات</w:t>
        </w:r>
        <w:r w:rsidRPr="00C33443">
          <w:rPr>
            <w:rFonts w:cs="B Nazanin"/>
            <w:sz w:val="28"/>
            <w:szCs w:val="28"/>
            <w:rtl/>
          </w:rPr>
          <w:t xml:space="preserve"> ز</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ا</w:t>
        </w:r>
        <w:r w:rsidRPr="00C33443">
          <w:rPr>
            <w:rFonts w:cs="B Nazanin" w:hint="eastAsia"/>
            <w:sz w:val="28"/>
            <w:szCs w:val="28"/>
            <w:rtl/>
          </w:rPr>
          <w:t>ز</w:t>
        </w:r>
        <w:r w:rsidRPr="00C33443">
          <w:rPr>
            <w:rFonts w:cs="B Nazanin"/>
            <w:sz w:val="28"/>
            <w:szCs w:val="28"/>
            <w:rtl/>
          </w:rPr>
          <w:t xml:space="preserve"> شرا</w:t>
        </w:r>
        <w:r w:rsidRPr="00C33443">
          <w:rPr>
            <w:rFonts w:cs="B Nazanin" w:hint="cs"/>
            <w:sz w:val="28"/>
            <w:szCs w:val="28"/>
            <w:rtl/>
          </w:rPr>
          <w:t>ی</w:t>
        </w:r>
        <w:r w:rsidRPr="00C33443">
          <w:rPr>
            <w:rFonts w:cs="B Nazanin" w:hint="eastAsia"/>
            <w:sz w:val="28"/>
            <w:szCs w:val="28"/>
            <w:rtl/>
          </w:rPr>
          <w:t>ط</w:t>
        </w:r>
        <w:r w:rsidRPr="00C33443">
          <w:rPr>
            <w:rFonts w:cs="B Nazanin"/>
            <w:sz w:val="28"/>
            <w:szCs w:val="28"/>
            <w:rtl/>
          </w:rPr>
          <w:t xml:space="preserve"> طب</w:t>
        </w:r>
        <w:r w:rsidRPr="00C33443">
          <w:rPr>
            <w:rFonts w:cs="B Nazanin" w:hint="cs"/>
            <w:sz w:val="28"/>
            <w:szCs w:val="28"/>
            <w:rtl/>
          </w:rPr>
          <w:t>ی</w:t>
        </w:r>
        <w:r w:rsidRPr="00C33443">
          <w:rPr>
            <w:rFonts w:cs="B Nazanin" w:hint="eastAsia"/>
            <w:sz w:val="28"/>
            <w:szCs w:val="28"/>
            <w:rtl/>
          </w:rPr>
          <w:t>ع</w:t>
        </w:r>
        <w:r w:rsidRPr="00C33443">
          <w:rPr>
            <w:rFonts w:cs="B Nazanin" w:hint="cs"/>
            <w:sz w:val="28"/>
            <w:szCs w:val="28"/>
            <w:rtl/>
          </w:rPr>
          <w:t>ی</w:t>
        </w:r>
        <w:r w:rsidRPr="00C33443">
          <w:rPr>
            <w:rFonts w:cs="B Nazanin"/>
            <w:sz w:val="28"/>
            <w:szCs w:val="28"/>
            <w:rtl/>
          </w:rPr>
          <w:t xml:space="preserve"> ،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شبکه  </w:t>
        </w:r>
        <w:r>
          <w:rPr>
            <w:rFonts w:cs="B Nazanin" w:hint="cs"/>
            <w:sz w:val="28"/>
            <w:szCs w:val="28"/>
            <w:rtl/>
          </w:rPr>
          <w:t>بیش از حد تحریک پذیر</w:t>
        </w:r>
        <w:r w:rsidRPr="00C33443">
          <w:rPr>
            <w:rFonts w:cs="B Nazanin"/>
            <w:sz w:val="28"/>
            <w:szCs w:val="28"/>
            <w:rtl/>
          </w:rPr>
          <w:t xml:space="preserve"> طراح</w:t>
        </w:r>
        <w:r w:rsidRPr="00C33443">
          <w:rPr>
            <w:rFonts w:cs="B Nazanin" w:hint="cs"/>
            <w:sz w:val="28"/>
            <w:szCs w:val="28"/>
            <w:rtl/>
          </w:rPr>
          <w:t>ی</w:t>
        </w:r>
        <w:r>
          <w:rPr>
            <w:rFonts w:cs="B Nazanin"/>
            <w:sz w:val="28"/>
            <w:szCs w:val="28"/>
            <w:rtl/>
          </w:rPr>
          <w:t xml:space="preserve"> </w:t>
        </w:r>
        <w:r>
          <w:rPr>
            <w:rFonts w:cs="B Nazanin" w:hint="cs"/>
            <w:sz w:val="28"/>
            <w:szCs w:val="28"/>
            <w:rtl/>
          </w:rPr>
          <w:t>شد :</w:t>
        </w:r>
      </w:moveTo>
    </w:p>
    <w:p w14:paraId="75CBA3F0" w14:textId="77777777" w:rsidR="006F41D4" w:rsidRPr="00797D4E" w:rsidRDefault="006F41D4" w:rsidP="006F41D4">
      <w:pPr>
        <w:jc w:val="both"/>
        <w:rPr>
          <w:moveTo w:id="284" w:author="Fariba" w:date="2021-02-02T18:52:00Z"/>
          <w:rFonts w:cs="B Nazanin"/>
          <w:sz w:val="28"/>
          <w:szCs w:val="28"/>
          <w:rtl/>
        </w:rPr>
      </w:pPr>
      <w:moveTo w:id="285" w:author="Fariba" w:date="2021-02-02T18:52:00Z">
        <w:r>
          <w:rPr>
            <w:rFonts w:cs="B Nazanin" w:hint="cs"/>
            <w:sz w:val="28"/>
            <w:szCs w:val="28"/>
            <w:rtl/>
          </w:rPr>
          <w:t>(1)</w:t>
        </w:r>
        <w:r w:rsidRPr="00797D4E">
          <w:rPr>
            <w:rFonts w:cs="B Nazanin"/>
            <w:sz w:val="28"/>
            <w:szCs w:val="28"/>
            <w:rtl/>
          </w:rPr>
          <w:t>کاهش نسبت ا</w:t>
        </w:r>
        <w:r w:rsidRPr="00797D4E">
          <w:rPr>
            <w:rFonts w:cs="B Nazanin" w:hint="cs"/>
            <w:sz w:val="28"/>
            <w:szCs w:val="28"/>
            <w:rtl/>
          </w:rPr>
          <w:t>ی</w:t>
        </w:r>
        <w:r w:rsidRPr="00797D4E">
          <w:rPr>
            <w:rFonts w:cs="B Nazanin" w:hint="eastAsia"/>
            <w:sz w:val="28"/>
            <w:szCs w:val="28"/>
            <w:rtl/>
          </w:rPr>
          <w:t>نترنورونها</w:t>
        </w:r>
        <w:r w:rsidRPr="00797D4E">
          <w:rPr>
            <w:rFonts w:cs="B Nazanin" w:hint="cs"/>
            <w:sz w:val="28"/>
            <w:szCs w:val="28"/>
            <w:rtl/>
          </w:rPr>
          <w:t>ی</w:t>
        </w:r>
        <w:r w:rsidRPr="00797D4E">
          <w:rPr>
            <w:rFonts w:cs="B Nazanin"/>
            <w:sz w:val="28"/>
            <w:szCs w:val="28"/>
            <w:rtl/>
          </w:rPr>
          <w:t xml:space="preserve"> </w:t>
        </w:r>
        <w:r w:rsidRPr="00797D4E">
          <w:rPr>
            <w:rFonts w:cs="B Nazanin"/>
            <w:sz w:val="28"/>
            <w:szCs w:val="28"/>
          </w:rPr>
          <w:t>SST</w:t>
        </w:r>
        <w:r w:rsidRPr="00797D4E">
          <w:rPr>
            <w:rFonts w:cs="B Nazanin"/>
            <w:sz w:val="28"/>
            <w:szCs w:val="28"/>
            <w:rtl/>
          </w:rPr>
          <w:t xml:space="preserve"> ، (2) افزا</w:t>
        </w:r>
        <w:r w:rsidRPr="00797D4E">
          <w:rPr>
            <w:rFonts w:cs="B Nazanin" w:hint="cs"/>
            <w:sz w:val="28"/>
            <w:szCs w:val="28"/>
            <w:rtl/>
          </w:rPr>
          <w:t>ی</w:t>
        </w:r>
        <w:r w:rsidRPr="00797D4E">
          <w:rPr>
            <w:rFonts w:cs="B Nazanin" w:hint="eastAsia"/>
            <w:sz w:val="28"/>
            <w:szCs w:val="28"/>
            <w:rtl/>
          </w:rPr>
          <w:t>ش</w:t>
        </w:r>
        <w:r w:rsidRPr="00797D4E">
          <w:rPr>
            <w:rFonts w:cs="B Nazanin"/>
            <w:sz w:val="28"/>
            <w:szCs w:val="28"/>
            <w:rtl/>
          </w:rPr>
          <w:t xml:space="preserve"> اندازه درخت آکسون آنها ، (3) افزا</w:t>
        </w:r>
        <w:r w:rsidRPr="00797D4E">
          <w:rPr>
            <w:rFonts w:cs="B Nazanin" w:hint="cs"/>
            <w:sz w:val="28"/>
            <w:szCs w:val="28"/>
            <w:rtl/>
          </w:rPr>
          <w:t>ی</w:t>
        </w:r>
        <w:r w:rsidRPr="00797D4E">
          <w:rPr>
            <w:rFonts w:cs="B Nazanin" w:hint="eastAsia"/>
            <w:sz w:val="28"/>
            <w:szCs w:val="28"/>
            <w:rtl/>
          </w:rPr>
          <w:t>ش</w:t>
        </w:r>
        <w:r w:rsidRPr="00797D4E">
          <w:rPr>
            <w:rFonts w:cs="B Nazanin"/>
            <w:sz w:val="28"/>
            <w:szCs w:val="28"/>
            <w:rtl/>
          </w:rPr>
          <w:t xml:space="preserve"> جزئ</w:t>
        </w:r>
        <w:r w:rsidRPr="00797D4E">
          <w:rPr>
            <w:rFonts w:cs="B Nazanin" w:hint="cs"/>
            <w:sz w:val="28"/>
            <w:szCs w:val="28"/>
            <w:rtl/>
          </w:rPr>
          <w:t>ی</w:t>
        </w:r>
        <w:r w:rsidRPr="00797D4E">
          <w:rPr>
            <w:rFonts w:cs="B Nazanin"/>
            <w:sz w:val="28"/>
            <w:szCs w:val="28"/>
            <w:rtl/>
          </w:rPr>
          <w:t xml:space="preserve"> در نسبت نورونها</w:t>
        </w:r>
        <w:r w:rsidRPr="00797D4E">
          <w:rPr>
            <w:rFonts w:cs="B Nazanin" w:hint="cs"/>
            <w:sz w:val="28"/>
            <w:szCs w:val="28"/>
            <w:rtl/>
          </w:rPr>
          <w:t>ی</w:t>
        </w:r>
        <w:r w:rsidRPr="00797D4E">
          <w:rPr>
            <w:rFonts w:cs="B Nazanin"/>
            <w:sz w:val="28"/>
            <w:szCs w:val="28"/>
            <w:rtl/>
          </w:rPr>
          <w:t xml:space="preserve"> </w:t>
        </w:r>
        <w:r w:rsidRPr="00797D4E">
          <w:rPr>
            <w:rFonts w:cs="B Nazanin"/>
            <w:sz w:val="28"/>
            <w:szCs w:val="28"/>
          </w:rPr>
          <w:t>PV</w:t>
        </w:r>
        <w:r w:rsidRPr="00797D4E">
          <w:rPr>
            <w:rFonts w:cs="B Nazanin"/>
            <w:sz w:val="28"/>
            <w:szCs w:val="28"/>
            <w:rtl/>
          </w:rPr>
          <w:t xml:space="preserve"> ، (4) افزا</w:t>
        </w:r>
        <w:r w:rsidRPr="00797D4E">
          <w:rPr>
            <w:rFonts w:cs="B Nazanin" w:hint="cs"/>
            <w:sz w:val="28"/>
            <w:szCs w:val="28"/>
            <w:rtl/>
          </w:rPr>
          <w:t>ی</w:t>
        </w:r>
        <w:r w:rsidRPr="00797D4E">
          <w:rPr>
            <w:rFonts w:cs="B Nazanin" w:hint="eastAsia"/>
            <w:sz w:val="28"/>
            <w:szCs w:val="28"/>
            <w:rtl/>
          </w:rPr>
          <w:t>ش</w:t>
        </w:r>
        <w:r w:rsidRPr="00797D4E">
          <w:rPr>
            <w:rFonts w:cs="B Nazanin"/>
            <w:sz w:val="28"/>
            <w:szCs w:val="28"/>
            <w:rtl/>
          </w:rPr>
          <w:t xml:space="preserve"> </w:t>
        </w:r>
        <w:r>
          <w:rPr>
            <w:rFonts w:cs="B Nazanin" w:hint="cs"/>
            <w:sz w:val="28"/>
            <w:szCs w:val="28"/>
            <w:rtl/>
          </w:rPr>
          <w:t>بهره</w:t>
        </w:r>
        <w:r w:rsidRPr="00797D4E">
          <w:rPr>
            <w:rFonts w:cs="B Nazanin"/>
            <w:sz w:val="28"/>
            <w:szCs w:val="28"/>
            <w:rtl/>
          </w:rPr>
          <w:t xml:space="preserve"> س</w:t>
        </w:r>
        <w:r w:rsidRPr="00797D4E">
          <w:rPr>
            <w:rFonts w:cs="B Nazanin" w:hint="cs"/>
            <w:sz w:val="28"/>
            <w:szCs w:val="28"/>
            <w:rtl/>
          </w:rPr>
          <w:t>ی</w:t>
        </w:r>
        <w:r w:rsidRPr="00797D4E">
          <w:rPr>
            <w:rFonts w:cs="B Nazanin" w:hint="eastAsia"/>
            <w:sz w:val="28"/>
            <w:szCs w:val="28"/>
            <w:rtl/>
          </w:rPr>
          <w:t>ناپس</w:t>
        </w:r>
        <w:r w:rsidRPr="00797D4E">
          <w:rPr>
            <w:rFonts w:cs="B Nazanin" w:hint="cs"/>
            <w:sz w:val="28"/>
            <w:szCs w:val="28"/>
            <w:rtl/>
          </w:rPr>
          <w:t>ی</w:t>
        </w:r>
        <w:r w:rsidRPr="00797D4E">
          <w:rPr>
            <w:rFonts w:cs="B Nazanin"/>
            <w:sz w:val="28"/>
            <w:szCs w:val="28"/>
            <w:rtl/>
          </w:rPr>
          <w:t xml:space="preserve"> </w:t>
        </w:r>
        <w:r w:rsidRPr="00797D4E">
          <w:rPr>
            <w:rFonts w:cs="B Nazanin"/>
            <w:sz w:val="28"/>
            <w:szCs w:val="28"/>
          </w:rPr>
          <w:t>PC -&gt; PC</w:t>
        </w:r>
        <w:r w:rsidRPr="00797D4E">
          <w:rPr>
            <w:rFonts w:cs="B Nazanin"/>
            <w:sz w:val="28"/>
            <w:szCs w:val="28"/>
            <w:rtl/>
          </w:rPr>
          <w:t xml:space="preserve"> و </w:t>
        </w:r>
        <w:r w:rsidRPr="00797D4E">
          <w:rPr>
            <w:rFonts w:cs="B Nazanin"/>
            <w:sz w:val="28"/>
            <w:szCs w:val="28"/>
          </w:rPr>
          <w:t>PC -&gt; PV</w:t>
        </w:r>
        <w:r w:rsidRPr="00797D4E">
          <w:rPr>
            <w:rFonts w:cs="B Nazanin"/>
            <w:sz w:val="28"/>
            <w:szCs w:val="28"/>
            <w:rtl/>
          </w:rPr>
          <w:t xml:space="preserve"> و (5) کاهش جزئ</w:t>
        </w:r>
        <w:r w:rsidRPr="00797D4E">
          <w:rPr>
            <w:rFonts w:cs="B Nazanin" w:hint="cs"/>
            <w:sz w:val="28"/>
            <w:szCs w:val="28"/>
            <w:rtl/>
          </w:rPr>
          <w:t>ی</w:t>
        </w:r>
        <w:r>
          <w:rPr>
            <w:rFonts w:cs="B Nazanin" w:hint="cs"/>
            <w:sz w:val="28"/>
            <w:szCs w:val="28"/>
            <w:rtl/>
          </w:rPr>
          <w:t xml:space="preserve"> بهره</w:t>
        </w:r>
        <w:r w:rsidRPr="00797D4E">
          <w:rPr>
            <w:rFonts w:cs="B Nazanin"/>
            <w:sz w:val="28"/>
            <w:szCs w:val="28"/>
            <w:rtl/>
          </w:rPr>
          <w:t xml:space="preserve"> </w:t>
        </w:r>
        <w:r w:rsidRPr="00797D4E">
          <w:rPr>
            <w:rFonts w:cs="B Nazanin"/>
            <w:sz w:val="28"/>
            <w:szCs w:val="28"/>
          </w:rPr>
          <w:t xml:space="preserve"> PV-&gt; PC</w:t>
        </w:r>
      </w:moveTo>
    </w:p>
    <w:moveToRangeEnd w:id="282"/>
    <w:p w14:paraId="7D4132C6" w14:textId="77777777" w:rsidR="006F41D4" w:rsidRPr="00C33443" w:rsidRDefault="006F41D4" w:rsidP="006344CF">
      <w:pPr>
        <w:jc w:val="both"/>
        <w:rPr>
          <w:rFonts w:cs="B Nazanin"/>
          <w:sz w:val="28"/>
          <w:szCs w:val="28"/>
          <w:rtl/>
        </w:rPr>
      </w:pPr>
    </w:p>
    <w:p w14:paraId="1A71D8F4" w14:textId="77777777" w:rsidR="00CE0036" w:rsidRPr="00C33443" w:rsidRDefault="00CE0036" w:rsidP="00CE0036">
      <w:pPr>
        <w:jc w:val="center"/>
        <w:rPr>
          <w:rFonts w:cs="B Nazanin"/>
          <w:sz w:val="28"/>
          <w:szCs w:val="28"/>
          <w:rtl/>
        </w:rPr>
      </w:pPr>
      <w:r w:rsidRPr="00C33443">
        <w:rPr>
          <w:rFonts w:cs="B Nazanin"/>
          <w:noProof/>
          <w:sz w:val="28"/>
          <w:szCs w:val="28"/>
          <w:lang w:bidi="ar-SA"/>
        </w:rPr>
        <w:lastRenderedPageBreak/>
        <w:drawing>
          <wp:inline distT="0" distB="0" distL="0" distR="0" wp14:anchorId="0A360BE8" wp14:editId="0BE86D3C">
            <wp:extent cx="3200400" cy="2708667"/>
            <wp:effectExtent l="0" t="0" r="0" b="0"/>
            <wp:docPr id="1" name="Picture 1" descr="C:\Users\Asus\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Word\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1946" cy="2726903"/>
                    </a:xfrm>
                    <a:prstGeom prst="rect">
                      <a:avLst/>
                    </a:prstGeom>
                    <a:noFill/>
                    <a:ln>
                      <a:noFill/>
                    </a:ln>
                  </pic:spPr>
                </pic:pic>
              </a:graphicData>
            </a:graphic>
          </wp:inline>
        </w:drawing>
      </w:r>
    </w:p>
    <w:p w14:paraId="1C9CC928" w14:textId="77777777" w:rsidR="00CE0036" w:rsidRPr="000A34A8" w:rsidRDefault="00CE0036" w:rsidP="006344CF">
      <w:pPr>
        <w:rPr>
          <w:rFonts w:cs="B Nazanin"/>
          <w:rtl/>
        </w:rPr>
      </w:pPr>
      <w:r w:rsidRPr="000A34A8">
        <w:rPr>
          <w:rFonts w:cs="B Nazanin"/>
          <w:rtl/>
        </w:rPr>
        <w:t xml:space="preserve">شکل </w:t>
      </w:r>
      <w:r w:rsidR="00544C3B">
        <w:rPr>
          <w:rFonts w:cs="B Nazanin" w:hint="cs"/>
          <w:rtl/>
        </w:rPr>
        <w:t>3</w:t>
      </w:r>
      <w:r w:rsidR="00C43369" w:rsidRPr="000A34A8">
        <w:rPr>
          <w:rFonts w:cs="B Nazanin" w:hint="cs"/>
          <w:rtl/>
        </w:rPr>
        <w:t>-5</w:t>
      </w:r>
      <w:r w:rsidRPr="000A34A8">
        <w:rPr>
          <w:rFonts w:cs="B Nazanin"/>
          <w:rtl/>
        </w:rPr>
        <w:t xml:space="preserve"> </w:t>
      </w:r>
      <w:r w:rsidR="006344CF">
        <w:rPr>
          <w:rFonts w:cs="B Nazanin" w:hint="cs"/>
          <w:rtl/>
        </w:rPr>
        <w:t xml:space="preserve">. </w:t>
      </w:r>
      <w:r w:rsidRPr="000A34A8">
        <w:rPr>
          <w:rFonts w:cs="B Nazanin"/>
          <w:rtl/>
        </w:rPr>
        <w:t>د</w:t>
      </w:r>
      <w:r w:rsidRPr="000A34A8">
        <w:rPr>
          <w:rFonts w:cs="B Nazanin" w:hint="cs"/>
          <w:rtl/>
        </w:rPr>
        <w:t>ی</w:t>
      </w:r>
      <w:r w:rsidRPr="000A34A8">
        <w:rPr>
          <w:rFonts w:cs="B Nazanin" w:hint="eastAsia"/>
          <w:rtl/>
        </w:rPr>
        <w:t>نام</w:t>
      </w:r>
      <w:r w:rsidRPr="000A34A8">
        <w:rPr>
          <w:rFonts w:cs="B Nazanin" w:hint="cs"/>
          <w:rtl/>
        </w:rPr>
        <w:t>ی</w:t>
      </w:r>
      <w:r w:rsidRPr="000A34A8">
        <w:rPr>
          <w:rFonts w:cs="B Nazanin" w:hint="eastAsia"/>
          <w:rtl/>
        </w:rPr>
        <w:t>ک</w:t>
      </w:r>
      <w:r w:rsidRPr="000A34A8">
        <w:rPr>
          <w:rFonts w:cs="B Nazanin"/>
          <w:rtl/>
        </w:rPr>
        <w:t xml:space="preserve"> س</w:t>
      </w:r>
      <w:r w:rsidRPr="000A34A8">
        <w:rPr>
          <w:rFonts w:cs="B Nazanin" w:hint="cs"/>
          <w:rtl/>
        </w:rPr>
        <w:t>ی</w:t>
      </w:r>
      <w:r w:rsidRPr="000A34A8">
        <w:rPr>
          <w:rFonts w:cs="B Nazanin" w:hint="eastAsia"/>
          <w:rtl/>
        </w:rPr>
        <w:t>ناپس</w:t>
      </w:r>
      <w:r w:rsidRPr="000A34A8">
        <w:rPr>
          <w:rFonts w:cs="B Nazanin" w:hint="cs"/>
          <w:rtl/>
        </w:rPr>
        <w:t>ی</w:t>
      </w:r>
      <w:r w:rsidRPr="000A34A8">
        <w:rPr>
          <w:rFonts w:cs="B Nazanin"/>
          <w:rtl/>
        </w:rPr>
        <w:t xml:space="preserve"> و عصب</w:t>
      </w:r>
      <w:r w:rsidRPr="000A34A8">
        <w:rPr>
          <w:rFonts w:cs="B Nazanin" w:hint="cs"/>
          <w:rtl/>
        </w:rPr>
        <w:t>ی</w:t>
      </w:r>
      <w:r w:rsidRPr="000A34A8">
        <w:rPr>
          <w:rFonts w:cs="B Nazanin"/>
          <w:rtl/>
        </w:rPr>
        <w:t xml:space="preserve"> (</w:t>
      </w:r>
      <w:r w:rsidRPr="000A34A8">
        <w:rPr>
          <w:rFonts w:cs="B Nazanin"/>
        </w:rPr>
        <w:t>a</w:t>
      </w:r>
      <w:r w:rsidR="006344CF">
        <w:rPr>
          <w:rFonts w:cs="B Nazanin"/>
          <w:rtl/>
        </w:rPr>
        <w:t>):</w:t>
      </w:r>
      <w:r w:rsidRPr="000A34A8">
        <w:rPr>
          <w:rFonts w:cs="B Nazanin"/>
          <w:rtl/>
        </w:rPr>
        <w:t>و</w:t>
      </w:r>
      <w:r w:rsidRPr="000A34A8">
        <w:rPr>
          <w:rFonts w:cs="B Nazanin" w:hint="cs"/>
          <w:rtl/>
        </w:rPr>
        <w:t>ی</w:t>
      </w:r>
      <w:r w:rsidRPr="000A34A8">
        <w:rPr>
          <w:rFonts w:cs="B Nazanin" w:hint="eastAsia"/>
          <w:rtl/>
        </w:rPr>
        <w:t>ژگ</w:t>
      </w:r>
      <w:r w:rsidRPr="000A34A8">
        <w:rPr>
          <w:rFonts w:cs="B Nazanin" w:hint="cs"/>
          <w:rtl/>
        </w:rPr>
        <w:t>ی</w:t>
      </w:r>
      <w:r w:rsidRPr="000A34A8">
        <w:rPr>
          <w:rFonts w:cs="B Nazanin"/>
          <w:rtl/>
        </w:rPr>
        <w:t xml:space="preserve"> ها</w:t>
      </w:r>
      <w:r w:rsidRPr="000A34A8">
        <w:rPr>
          <w:rFonts w:cs="B Nazanin" w:hint="cs"/>
          <w:rtl/>
        </w:rPr>
        <w:t>ی</w:t>
      </w:r>
      <w:r w:rsidRPr="000A34A8">
        <w:rPr>
          <w:rFonts w:cs="B Nazanin"/>
          <w:rtl/>
        </w:rPr>
        <w:t xml:space="preserve"> عملکرد</w:t>
      </w:r>
      <w:r w:rsidRPr="000A34A8">
        <w:rPr>
          <w:rFonts w:cs="B Nazanin" w:hint="cs"/>
          <w:rtl/>
        </w:rPr>
        <w:t>ی</w:t>
      </w:r>
      <w:r w:rsidRPr="000A34A8">
        <w:rPr>
          <w:rFonts w:cs="B Nazanin"/>
          <w:rtl/>
        </w:rPr>
        <w:t xml:space="preserve"> </w:t>
      </w:r>
      <w:r w:rsidRPr="000A34A8">
        <w:rPr>
          <w:rFonts w:cs="B Nazanin" w:hint="cs"/>
          <w:rtl/>
        </w:rPr>
        <w:t>ی</w:t>
      </w:r>
      <w:r w:rsidRPr="000A34A8">
        <w:rPr>
          <w:rFonts w:cs="B Nazanin" w:hint="eastAsia"/>
          <w:rtl/>
        </w:rPr>
        <w:t>ک</w:t>
      </w:r>
      <w:r w:rsidRPr="000A34A8">
        <w:rPr>
          <w:rFonts w:cs="B Nazanin"/>
          <w:rtl/>
        </w:rPr>
        <w:t xml:space="preserve"> نورون</w:t>
      </w:r>
      <w:r w:rsidRPr="000A34A8">
        <w:rPr>
          <w:rFonts w:cs="B Nazanin" w:hint="cs"/>
          <w:rtl/>
        </w:rPr>
        <w:t xml:space="preserve"> (</w:t>
      </w:r>
      <w:r w:rsidRPr="000A34A8">
        <w:rPr>
          <w:rFonts w:cs="B Nazanin"/>
        </w:rPr>
        <w:t>b</w:t>
      </w:r>
      <w:r w:rsidRPr="000A34A8">
        <w:rPr>
          <w:rFonts w:cs="B Nazanin" w:hint="cs"/>
          <w:rtl/>
        </w:rPr>
        <w:t>)</w:t>
      </w:r>
      <w:r w:rsidR="006344CF">
        <w:rPr>
          <w:rFonts w:cs="B Nazanin"/>
          <w:rtl/>
        </w:rPr>
        <w:t>:</w:t>
      </w:r>
      <w:r w:rsidRPr="000A34A8">
        <w:rPr>
          <w:rFonts w:cs="B Nazanin"/>
          <w:rtl/>
        </w:rPr>
        <w:t>شب</w:t>
      </w:r>
      <w:r w:rsidRPr="000A34A8">
        <w:rPr>
          <w:rFonts w:cs="B Nazanin" w:hint="cs"/>
          <w:rtl/>
        </w:rPr>
        <w:t>ی</w:t>
      </w:r>
      <w:r w:rsidRPr="000A34A8">
        <w:rPr>
          <w:rFonts w:cs="B Nazanin" w:hint="eastAsia"/>
          <w:rtl/>
        </w:rPr>
        <w:t>ه</w:t>
      </w:r>
      <w:r w:rsidRPr="000A34A8">
        <w:rPr>
          <w:rFonts w:cs="B Nazanin"/>
          <w:rtl/>
        </w:rPr>
        <w:t xml:space="preserve"> ساز</w:t>
      </w:r>
      <w:r w:rsidRPr="000A34A8">
        <w:rPr>
          <w:rFonts w:cs="B Nazanin" w:hint="cs"/>
          <w:rtl/>
        </w:rPr>
        <w:t>ی</w:t>
      </w:r>
      <w:r w:rsidR="006344CF">
        <w:rPr>
          <w:rStyle w:val="FootnoteReference"/>
          <w:rFonts w:cs="B Nazanin"/>
        </w:rPr>
        <w:footnoteReference w:id="26"/>
      </w:r>
      <w:r w:rsidR="006344CF">
        <w:rPr>
          <w:rFonts w:cs="B Nazanin"/>
        </w:rPr>
        <w:t xml:space="preserve">LTP </w:t>
      </w:r>
      <w:r w:rsidRPr="000A34A8">
        <w:rPr>
          <w:rFonts w:cs="B Nazanin"/>
          <w:rtl/>
        </w:rPr>
        <w:t xml:space="preserve"> </w:t>
      </w:r>
      <w:r w:rsidRPr="000A34A8">
        <w:rPr>
          <w:rFonts w:cs="B Nazanin" w:hint="cs"/>
          <w:rtl/>
        </w:rPr>
        <w:t>ی</w:t>
      </w:r>
      <w:r w:rsidRPr="000A34A8">
        <w:rPr>
          <w:rFonts w:cs="B Nazanin" w:hint="eastAsia"/>
          <w:rtl/>
        </w:rPr>
        <w:t>ا</w:t>
      </w:r>
      <w:r w:rsidR="006344CF">
        <w:rPr>
          <w:rFonts w:cs="B Nazanin" w:hint="cs"/>
          <w:rtl/>
        </w:rPr>
        <w:t xml:space="preserve"> </w:t>
      </w:r>
      <w:r w:rsidR="006344CF">
        <w:rPr>
          <w:rStyle w:val="FootnoteReference"/>
          <w:rFonts w:cs="B Nazanin"/>
        </w:rPr>
        <w:footnoteReference w:id="27"/>
      </w:r>
      <w:r w:rsidRPr="000A34A8">
        <w:rPr>
          <w:rFonts w:cs="B Nazanin"/>
        </w:rPr>
        <w:t>LTD</w:t>
      </w:r>
      <w:r w:rsidRPr="000A34A8">
        <w:rPr>
          <w:rFonts w:cs="B Nazanin"/>
          <w:rtl/>
        </w:rPr>
        <w:t xml:space="preserve">توسط پارامتر </w:t>
      </w:r>
      <w:r w:rsidRPr="000A34A8">
        <w:rPr>
          <w:rFonts w:cs="B Nazanin"/>
        </w:rPr>
        <w:t>θm</w:t>
      </w:r>
      <w:r w:rsidRPr="000A34A8">
        <w:rPr>
          <w:rFonts w:cs="B Nazanin"/>
          <w:rtl/>
        </w:rPr>
        <w:t xml:space="preserve"> </w:t>
      </w:r>
      <w:r w:rsidR="00544C3B">
        <w:rPr>
          <w:rFonts w:cs="B Nazanin" w:hint="cs"/>
          <w:rtl/>
        </w:rPr>
        <w:t xml:space="preserve"> </w:t>
      </w:r>
      <w:r w:rsidR="00544C3B">
        <w:rPr>
          <w:rFonts w:cs="B Nazanin"/>
        </w:rPr>
        <w:t>[</w:t>
      </w:r>
      <w:r w:rsidR="00FE2E01">
        <w:rPr>
          <w:rFonts w:cs="B Nazanin"/>
        </w:rPr>
        <w:t>9</w:t>
      </w:r>
      <w:r w:rsidR="00544C3B">
        <w:rPr>
          <w:rFonts w:cs="B Nazanin"/>
        </w:rPr>
        <w:t>]</w:t>
      </w:r>
    </w:p>
    <w:p w14:paraId="45DDC611" w14:textId="23850BCC" w:rsidR="00C80BD5" w:rsidDel="006F41D4" w:rsidRDefault="00C80BD5" w:rsidP="00D617E1">
      <w:pPr>
        <w:rPr>
          <w:del w:id="286" w:author="Fariba" w:date="2021-02-02T18:53:00Z"/>
          <w:rFonts w:cs="B Nazanin"/>
          <w:sz w:val="28"/>
          <w:szCs w:val="28"/>
          <w:rtl/>
        </w:rPr>
      </w:pPr>
    </w:p>
    <w:p w14:paraId="68045F67" w14:textId="2EA63868" w:rsidR="00C80BD5" w:rsidRPr="006F41D4" w:rsidDel="006F41D4" w:rsidRDefault="00D617E1" w:rsidP="006344CF">
      <w:pPr>
        <w:jc w:val="both"/>
        <w:rPr>
          <w:moveFrom w:id="287" w:author="Fariba" w:date="2021-02-02T18:52:00Z"/>
          <w:rFonts w:cs="B Nazanin"/>
          <w:b/>
          <w:bCs/>
          <w:sz w:val="28"/>
          <w:szCs w:val="28"/>
          <w:rtl/>
          <w:rPrChange w:id="288" w:author="Fariba" w:date="2021-02-02T18:53:00Z">
            <w:rPr>
              <w:moveFrom w:id="289" w:author="Fariba" w:date="2021-02-02T18:52:00Z"/>
              <w:rFonts w:cs="B Nazanin"/>
              <w:sz w:val="28"/>
              <w:szCs w:val="28"/>
              <w:rtl/>
            </w:rPr>
          </w:rPrChange>
        </w:rPr>
      </w:pPr>
      <w:moveFromRangeStart w:id="290" w:author="Fariba" w:date="2021-02-02T18:52:00Z" w:name="move63184393"/>
      <w:moveFrom w:id="291" w:author="Fariba" w:date="2021-02-02T18:52:00Z">
        <w:r w:rsidRPr="006F41D4" w:rsidDel="006F41D4">
          <w:rPr>
            <w:rFonts w:cs="B Nazanin"/>
            <w:b/>
            <w:bCs/>
            <w:sz w:val="28"/>
            <w:szCs w:val="28"/>
            <w:rtl/>
            <w:rPrChange w:id="292" w:author="Fariba" w:date="2021-02-02T18:53:00Z">
              <w:rPr>
                <w:rFonts w:cs="B Nazanin"/>
                <w:sz w:val="28"/>
                <w:szCs w:val="28"/>
                <w:rtl/>
              </w:rPr>
            </w:rPrChange>
          </w:rPr>
          <w:t>قشر حاو</w:t>
        </w:r>
        <w:r w:rsidRPr="006F41D4" w:rsidDel="006F41D4">
          <w:rPr>
            <w:rFonts w:cs="B Nazanin" w:hint="cs"/>
            <w:b/>
            <w:bCs/>
            <w:sz w:val="28"/>
            <w:szCs w:val="28"/>
            <w:rtl/>
            <w:rPrChange w:id="293" w:author="Fariba" w:date="2021-02-02T18:53:00Z">
              <w:rPr>
                <w:rFonts w:cs="B Nazanin" w:hint="cs"/>
                <w:sz w:val="28"/>
                <w:szCs w:val="28"/>
                <w:rtl/>
              </w:rPr>
            </w:rPrChange>
          </w:rPr>
          <w:t>ی</w:t>
        </w:r>
        <w:r w:rsidRPr="006F41D4" w:rsidDel="006F41D4">
          <w:rPr>
            <w:rFonts w:cs="B Nazanin"/>
            <w:b/>
            <w:bCs/>
            <w:sz w:val="28"/>
            <w:szCs w:val="28"/>
            <w:rtl/>
            <w:rPrChange w:id="294" w:author="Fariba" w:date="2021-02-02T18:53:00Z">
              <w:rPr>
                <w:rFonts w:cs="B Nazanin"/>
                <w:sz w:val="28"/>
                <w:szCs w:val="28"/>
                <w:rtl/>
              </w:rPr>
            </w:rPrChange>
          </w:rPr>
          <w:t xml:space="preserve"> صرع با اختلال در تعادل تحر</w:t>
        </w:r>
        <w:r w:rsidRPr="006F41D4" w:rsidDel="006F41D4">
          <w:rPr>
            <w:rFonts w:cs="B Nazanin" w:hint="cs"/>
            <w:b/>
            <w:bCs/>
            <w:sz w:val="28"/>
            <w:szCs w:val="28"/>
            <w:rtl/>
            <w:rPrChange w:id="295" w:author="Fariba" w:date="2021-02-02T18:53:00Z">
              <w:rPr>
                <w:rFonts w:cs="B Nazanin" w:hint="cs"/>
                <w:sz w:val="28"/>
                <w:szCs w:val="28"/>
                <w:rtl/>
              </w:rPr>
            </w:rPrChange>
          </w:rPr>
          <w:t>ی</w:t>
        </w:r>
        <w:r w:rsidRPr="006F41D4" w:rsidDel="006F41D4">
          <w:rPr>
            <w:rFonts w:cs="B Nazanin" w:hint="eastAsia"/>
            <w:b/>
            <w:bCs/>
            <w:sz w:val="28"/>
            <w:szCs w:val="28"/>
            <w:rtl/>
            <w:rPrChange w:id="296" w:author="Fariba" w:date="2021-02-02T18:53:00Z">
              <w:rPr>
                <w:rFonts w:cs="B Nazanin" w:hint="eastAsia"/>
                <w:sz w:val="28"/>
                <w:szCs w:val="28"/>
                <w:rtl/>
              </w:rPr>
            </w:rPrChange>
          </w:rPr>
          <w:t>ک</w:t>
        </w:r>
        <w:r w:rsidRPr="006F41D4" w:rsidDel="006F41D4">
          <w:rPr>
            <w:rFonts w:cs="B Nazanin"/>
            <w:b/>
            <w:bCs/>
            <w:sz w:val="28"/>
            <w:szCs w:val="28"/>
            <w:rtl/>
            <w:rPrChange w:id="297" w:author="Fariba" w:date="2021-02-02T18:53:00Z">
              <w:rPr>
                <w:rFonts w:cs="B Nazanin"/>
                <w:sz w:val="28"/>
                <w:szCs w:val="28"/>
                <w:rtl/>
              </w:rPr>
            </w:rPrChange>
          </w:rPr>
          <w:t xml:space="preserve"> </w:t>
        </w:r>
        <w:r w:rsidR="006344CF" w:rsidRPr="006F41D4" w:rsidDel="006F41D4">
          <w:rPr>
            <w:rFonts w:cs="B Nazanin" w:hint="cs"/>
            <w:b/>
            <w:bCs/>
            <w:sz w:val="28"/>
            <w:szCs w:val="28"/>
            <w:rtl/>
            <w:rPrChange w:id="298" w:author="Fariba" w:date="2021-02-02T18:53:00Z">
              <w:rPr>
                <w:rFonts w:cs="B Nazanin" w:hint="cs"/>
                <w:sz w:val="28"/>
                <w:szCs w:val="28"/>
                <w:rtl/>
              </w:rPr>
            </w:rPrChange>
          </w:rPr>
          <w:t>و</w:t>
        </w:r>
        <w:r w:rsidRPr="006F41D4" w:rsidDel="006F41D4">
          <w:rPr>
            <w:rFonts w:cs="B Nazanin"/>
            <w:b/>
            <w:bCs/>
            <w:sz w:val="28"/>
            <w:szCs w:val="28"/>
            <w:rtl/>
            <w:rPrChange w:id="299" w:author="Fariba" w:date="2021-02-02T18:53:00Z">
              <w:rPr>
                <w:rFonts w:cs="B Nazanin"/>
                <w:sz w:val="28"/>
                <w:szCs w:val="28"/>
                <w:rtl/>
              </w:rPr>
            </w:rPrChange>
          </w:rPr>
          <w:t xml:space="preserve"> مهار مشخص م</w:t>
        </w:r>
        <w:r w:rsidRPr="006F41D4" w:rsidDel="006F41D4">
          <w:rPr>
            <w:rFonts w:cs="B Nazanin" w:hint="cs"/>
            <w:b/>
            <w:bCs/>
            <w:sz w:val="28"/>
            <w:szCs w:val="28"/>
            <w:rtl/>
            <w:rPrChange w:id="300" w:author="Fariba" w:date="2021-02-02T18:53:00Z">
              <w:rPr>
                <w:rFonts w:cs="B Nazanin" w:hint="cs"/>
                <w:sz w:val="28"/>
                <w:szCs w:val="28"/>
                <w:rtl/>
              </w:rPr>
            </w:rPrChange>
          </w:rPr>
          <w:t>ی</w:t>
        </w:r>
        <w:r w:rsidRPr="006F41D4" w:rsidDel="006F41D4">
          <w:rPr>
            <w:rFonts w:cs="B Nazanin"/>
            <w:b/>
            <w:bCs/>
            <w:sz w:val="28"/>
            <w:szCs w:val="28"/>
            <w:rtl/>
            <w:rPrChange w:id="301" w:author="Fariba" w:date="2021-02-02T18:53:00Z">
              <w:rPr>
                <w:rFonts w:cs="B Nazanin"/>
                <w:sz w:val="28"/>
                <w:szCs w:val="28"/>
                <w:rtl/>
              </w:rPr>
            </w:rPrChange>
          </w:rPr>
          <w:t xml:space="preserve"> شود ، که به سمت تحر</w:t>
        </w:r>
        <w:r w:rsidRPr="006F41D4" w:rsidDel="006F41D4">
          <w:rPr>
            <w:rFonts w:cs="B Nazanin" w:hint="cs"/>
            <w:b/>
            <w:bCs/>
            <w:sz w:val="28"/>
            <w:szCs w:val="28"/>
            <w:rtl/>
            <w:rPrChange w:id="302" w:author="Fariba" w:date="2021-02-02T18:53:00Z">
              <w:rPr>
                <w:rFonts w:cs="B Nazanin" w:hint="cs"/>
                <w:sz w:val="28"/>
                <w:szCs w:val="28"/>
                <w:rtl/>
              </w:rPr>
            </w:rPrChange>
          </w:rPr>
          <w:t>ی</w:t>
        </w:r>
        <w:r w:rsidRPr="006F41D4" w:rsidDel="006F41D4">
          <w:rPr>
            <w:rFonts w:cs="B Nazanin" w:hint="eastAsia"/>
            <w:b/>
            <w:bCs/>
            <w:sz w:val="28"/>
            <w:szCs w:val="28"/>
            <w:rtl/>
            <w:rPrChange w:id="303" w:author="Fariba" w:date="2021-02-02T18:53:00Z">
              <w:rPr>
                <w:rFonts w:cs="B Nazanin" w:hint="eastAsia"/>
                <w:sz w:val="28"/>
                <w:szCs w:val="28"/>
                <w:rtl/>
              </w:rPr>
            </w:rPrChange>
          </w:rPr>
          <w:t>ک</w:t>
        </w:r>
        <w:r w:rsidRPr="006F41D4" w:rsidDel="006F41D4">
          <w:rPr>
            <w:rFonts w:cs="B Nazanin"/>
            <w:b/>
            <w:bCs/>
            <w:sz w:val="28"/>
            <w:szCs w:val="28"/>
            <w:rtl/>
            <w:rPrChange w:id="304" w:author="Fariba" w:date="2021-02-02T18:53:00Z">
              <w:rPr>
                <w:rFonts w:cs="B Nazanin"/>
                <w:sz w:val="28"/>
                <w:szCs w:val="28"/>
                <w:rtl/>
              </w:rPr>
            </w:rPrChange>
          </w:rPr>
          <w:t xml:space="preserve"> منتقل م</w:t>
        </w:r>
        <w:r w:rsidRPr="006F41D4" w:rsidDel="006F41D4">
          <w:rPr>
            <w:rFonts w:cs="B Nazanin" w:hint="cs"/>
            <w:b/>
            <w:bCs/>
            <w:sz w:val="28"/>
            <w:szCs w:val="28"/>
            <w:rtl/>
            <w:rPrChange w:id="305" w:author="Fariba" w:date="2021-02-02T18:53:00Z">
              <w:rPr>
                <w:rFonts w:cs="B Nazanin" w:hint="cs"/>
                <w:sz w:val="28"/>
                <w:szCs w:val="28"/>
                <w:rtl/>
              </w:rPr>
            </w:rPrChange>
          </w:rPr>
          <w:t>ی</w:t>
        </w:r>
        <w:r w:rsidRPr="006F41D4" w:rsidDel="006F41D4">
          <w:rPr>
            <w:rFonts w:cs="B Nazanin"/>
            <w:b/>
            <w:bCs/>
            <w:sz w:val="28"/>
            <w:szCs w:val="28"/>
            <w:rtl/>
            <w:rPrChange w:id="306" w:author="Fariba" w:date="2021-02-02T18:53:00Z">
              <w:rPr>
                <w:rFonts w:cs="B Nazanin"/>
                <w:sz w:val="28"/>
                <w:szCs w:val="28"/>
                <w:rtl/>
              </w:rPr>
            </w:rPrChange>
          </w:rPr>
          <w:t xml:space="preserve"> شود. در مورد ا</w:t>
        </w:r>
        <w:r w:rsidRPr="006F41D4" w:rsidDel="006F41D4">
          <w:rPr>
            <w:rFonts w:cs="B Nazanin" w:hint="cs"/>
            <w:b/>
            <w:bCs/>
            <w:sz w:val="28"/>
            <w:szCs w:val="28"/>
            <w:rtl/>
            <w:rPrChange w:id="307" w:author="Fariba" w:date="2021-02-02T18:53:00Z">
              <w:rPr>
                <w:rFonts w:cs="B Nazanin" w:hint="cs"/>
                <w:sz w:val="28"/>
                <w:szCs w:val="28"/>
                <w:rtl/>
              </w:rPr>
            </w:rPrChange>
          </w:rPr>
          <w:t>ی</w:t>
        </w:r>
        <w:r w:rsidRPr="006F41D4" w:rsidDel="006F41D4">
          <w:rPr>
            <w:rFonts w:cs="B Nazanin" w:hint="eastAsia"/>
            <w:b/>
            <w:bCs/>
            <w:sz w:val="28"/>
            <w:szCs w:val="28"/>
            <w:rtl/>
            <w:rPrChange w:id="308" w:author="Fariba" w:date="2021-02-02T18:53:00Z">
              <w:rPr>
                <w:rFonts w:cs="B Nazanin" w:hint="eastAsia"/>
                <w:sz w:val="28"/>
                <w:szCs w:val="28"/>
                <w:rtl/>
              </w:rPr>
            </w:rPrChange>
          </w:rPr>
          <w:t>نترن</w:t>
        </w:r>
        <w:r w:rsidR="00452303" w:rsidRPr="006F41D4" w:rsidDel="006F41D4">
          <w:rPr>
            <w:rFonts w:cs="B Nazanin" w:hint="cs"/>
            <w:b/>
            <w:bCs/>
            <w:sz w:val="28"/>
            <w:szCs w:val="28"/>
            <w:rtl/>
            <w:rPrChange w:id="309" w:author="Fariba" w:date="2021-02-02T18:53:00Z">
              <w:rPr>
                <w:rFonts w:cs="B Nazanin" w:hint="cs"/>
                <w:sz w:val="28"/>
                <w:szCs w:val="28"/>
                <w:rtl/>
              </w:rPr>
            </w:rPrChange>
          </w:rPr>
          <w:t>و</w:t>
        </w:r>
        <w:r w:rsidRPr="006F41D4" w:rsidDel="006F41D4">
          <w:rPr>
            <w:rFonts w:cs="B Nazanin" w:hint="eastAsia"/>
            <w:b/>
            <w:bCs/>
            <w:sz w:val="28"/>
            <w:szCs w:val="28"/>
            <w:rtl/>
            <w:rPrChange w:id="310" w:author="Fariba" w:date="2021-02-02T18:53:00Z">
              <w:rPr>
                <w:rFonts w:cs="B Nazanin" w:hint="eastAsia"/>
                <w:sz w:val="28"/>
                <w:szCs w:val="28"/>
                <w:rtl/>
              </w:rPr>
            </w:rPrChange>
          </w:rPr>
          <w:t>رون</w:t>
        </w:r>
        <w:r w:rsidRPr="006F41D4" w:rsidDel="006F41D4">
          <w:rPr>
            <w:rFonts w:cs="B Nazanin"/>
            <w:b/>
            <w:bCs/>
            <w:sz w:val="28"/>
            <w:szCs w:val="28"/>
            <w:rtl/>
            <w:rPrChange w:id="311" w:author="Fariba" w:date="2021-02-02T18:53:00Z">
              <w:rPr>
                <w:rFonts w:cs="B Nazanin"/>
                <w:sz w:val="28"/>
                <w:szCs w:val="28"/>
                <w:rtl/>
              </w:rPr>
            </w:rPrChange>
          </w:rPr>
          <w:t xml:space="preserve"> ها ، ا</w:t>
        </w:r>
        <w:r w:rsidRPr="006F41D4" w:rsidDel="006F41D4">
          <w:rPr>
            <w:rFonts w:cs="B Nazanin" w:hint="cs"/>
            <w:b/>
            <w:bCs/>
            <w:sz w:val="28"/>
            <w:szCs w:val="28"/>
            <w:rtl/>
            <w:rPrChange w:id="312" w:author="Fariba" w:date="2021-02-02T18:53:00Z">
              <w:rPr>
                <w:rFonts w:cs="B Nazanin" w:hint="cs"/>
                <w:sz w:val="28"/>
                <w:szCs w:val="28"/>
                <w:rtl/>
              </w:rPr>
            </w:rPrChange>
          </w:rPr>
          <w:t>ی</w:t>
        </w:r>
        <w:r w:rsidRPr="006F41D4" w:rsidDel="006F41D4">
          <w:rPr>
            <w:rFonts w:cs="B Nazanin" w:hint="eastAsia"/>
            <w:b/>
            <w:bCs/>
            <w:sz w:val="28"/>
            <w:szCs w:val="28"/>
            <w:rtl/>
            <w:rPrChange w:id="313" w:author="Fariba" w:date="2021-02-02T18:53:00Z">
              <w:rPr>
                <w:rFonts w:cs="B Nazanin" w:hint="eastAsia"/>
                <w:sz w:val="28"/>
                <w:szCs w:val="28"/>
                <w:rtl/>
              </w:rPr>
            </w:rPrChange>
          </w:rPr>
          <w:t>ن</w:t>
        </w:r>
        <w:r w:rsidR="00E51E55" w:rsidRPr="006F41D4" w:rsidDel="006F41D4">
          <w:rPr>
            <w:rFonts w:cs="B Nazanin"/>
            <w:b/>
            <w:bCs/>
            <w:sz w:val="28"/>
            <w:szCs w:val="28"/>
            <w:rtl/>
            <w:rPrChange w:id="314" w:author="Fariba" w:date="2021-02-02T18:53:00Z">
              <w:rPr>
                <w:rFonts w:cs="B Nazanin"/>
                <w:sz w:val="28"/>
                <w:szCs w:val="28"/>
                <w:rtl/>
              </w:rPr>
            </w:rPrChange>
          </w:rPr>
          <w:t xml:space="preserve"> عدم تعادل</w:t>
        </w:r>
        <w:r w:rsidRPr="006F41D4" w:rsidDel="006F41D4">
          <w:rPr>
            <w:rFonts w:cs="B Nazanin"/>
            <w:b/>
            <w:bCs/>
            <w:sz w:val="28"/>
            <w:szCs w:val="28"/>
            <w:rtl/>
            <w:rPrChange w:id="315" w:author="Fariba" w:date="2021-02-02T18:53:00Z">
              <w:rPr>
                <w:rFonts w:cs="B Nazanin"/>
                <w:sz w:val="28"/>
                <w:szCs w:val="28"/>
                <w:rtl/>
              </w:rPr>
            </w:rPrChange>
          </w:rPr>
          <w:t xml:space="preserve"> مربوط به کاهش ا</w:t>
        </w:r>
        <w:r w:rsidRPr="006F41D4" w:rsidDel="006F41D4">
          <w:rPr>
            <w:rFonts w:cs="B Nazanin" w:hint="cs"/>
            <w:b/>
            <w:bCs/>
            <w:sz w:val="28"/>
            <w:szCs w:val="28"/>
            <w:rtl/>
            <w:rPrChange w:id="316" w:author="Fariba" w:date="2021-02-02T18:53:00Z">
              <w:rPr>
                <w:rFonts w:cs="B Nazanin" w:hint="cs"/>
                <w:sz w:val="28"/>
                <w:szCs w:val="28"/>
                <w:rtl/>
              </w:rPr>
            </w:rPrChange>
          </w:rPr>
          <w:t>ی</w:t>
        </w:r>
        <w:r w:rsidRPr="006F41D4" w:rsidDel="006F41D4">
          <w:rPr>
            <w:rFonts w:cs="B Nazanin" w:hint="eastAsia"/>
            <w:b/>
            <w:bCs/>
            <w:sz w:val="28"/>
            <w:szCs w:val="28"/>
            <w:rtl/>
            <w:rPrChange w:id="317" w:author="Fariba" w:date="2021-02-02T18:53:00Z">
              <w:rPr>
                <w:rFonts w:cs="B Nazanin" w:hint="eastAsia"/>
                <w:sz w:val="28"/>
                <w:szCs w:val="28"/>
                <w:rtl/>
              </w:rPr>
            </w:rPrChange>
          </w:rPr>
          <w:t>نترنورون</w:t>
        </w:r>
        <w:r w:rsidRPr="006F41D4" w:rsidDel="006F41D4">
          <w:rPr>
            <w:rFonts w:cs="B Nazanin"/>
            <w:b/>
            <w:bCs/>
            <w:sz w:val="28"/>
            <w:szCs w:val="28"/>
            <w:rtl/>
            <w:rPrChange w:id="318" w:author="Fariba" w:date="2021-02-02T18:53:00Z">
              <w:rPr>
                <w:rFonts w:cs="B Nazanin"/>
                <w:sz w:val="28"/>
                <w:szCs w:val="28"/>
                <w:rtl/>
              </w:rPr>
            </w:rPrChange>
          </w:rPr>
          <w:t xml:space="preserve"> </w:t>
        </w:r>
        <w:r w:rsidRPr="006F41D4" w:rsidDel="006F41D4">
          <w:rPr>
            <w:rFonts w:cs="B Nazanin"/>
            <w:b/>
            <w:bCs/>
            <w:sz w:val="28"/>
            <w:szCs w:val="28"/>
            <w:rPrChange w:id="319" w:author="Fariba" w:date="2021-02-02T18:53:00Z">
              <w:rPr>
                <w:rFonts w:cs="B Nazanin"/>
                <w:sz w:val="28"/>
                <w:szCs w:val="28"/>
              </w:rPr>
            </w:rPrChange>
          </w:rPr>
          <w:t>SST</w:t>
        </w:r>
        <w:r w:rsidRPr="006F41D4" w:rsidDel="006F41D4">
          <w:rPr>
            <w:rFonts w:cs="B Nazanin"/>
            <w:b/>
            <w:bCs/>
            <w:sz w:val="28"/>
            <w:szCs w:val="28"/>
            <w:rtl/>
            <w:rPrChange w:id="320" w:author="Fariba" w:date="2021-02-02T18:53:00Z">
              <w:rPr>
                <w:rFonts w:cs="B Nazanin"/>
                <w:sz w:val="28"/>
                <w:szCs w:val="28"/>
                <w:rtl/>
              </w:rPr>
            </w:rPrChange>
          </w:rPr>
          <w:t xml:space="preserve"> مثبت و افزا</w:t>
        </w:r>
        <w:r w:rsidRPr="006F41D4" w:rsidDel="006F41D4">
          <w:rPr>
            <w:rFonts w:cs="B Nazanin" w:hint="cs"/>
            <w:b/>
            <w:bCs/>
            <w:sz w:val="28"/>
            <w:szCs w:val="28"/>
            <w:rtl/>
            <w:rPrChange w:id="321" w:author="Fariba" w:date="2021-02-02T18:53:00Z">
              <w:rPr>
                <w:rFonts w:cs="B Nazanin" w:hint="cs"/>
                <w:sz w:val="28"/>
                <w:szCs w:val="28"/>
                <w:rtl/>
              </w:rPr>
            </w:rPrChange>
          </w:rPr>
          <w:t>ی</w:t>
        </w:r>
        <w:r w:rsidRPr="006F41D4" w:rsidDel="006F41D4">
          <w:rPr>
            <w:rFonts w:cs="B Nazanin" w:hint="eastAsia"/>
            <w:b/>
            <w:bCs/>
            <w:sz w:val="28"/>
            <w:szCs w:val="28"/>
            <w:rtl/>
            <w:rPrChange w:id="322" w:author="Fariba" w:date="2021-02-02T18:53:00Z">
              <w:rPr>
                <w:rFonts w:cs="B Nazanin" w:hint="eastAsia"/>
                <w:sz w:val="28"/>
                <w:szCs w:val="28"/>
                <w:rtl/>
              </w:rPr>
            </w:rPrChange>
          </w:rPr>
          <w:t>ش</w:t>
        </w:r>
        <w:r w:rsidR="006344CF" w:rsidRPr="006F41D4" w:rsidDel="006F41D4">
          <w:rPr>
            <w:rFonts w:cs="B Nazanin"/>
            <w:b/>
            <w:bCs/>
            <w:sz w:val="28"/>
            <w:szCs w:val="28"/>
            <w:rtl/>
            <w:rPrChange w:id="323" w:author="Fariba" w:date="2021-02-02T18:53:00Z">
              <w:rPr>
                <w:rFonts w:cs="B Nazanin"/>
                <w:sz w:val="28"/>
                <w:szCs w:val="28"/>
                <w:rtl/>
              </w:rPr>
            </w:rPrChange>
          </w:rPr>
          <w:t xml:space="preserve"> اندازه</w:t>
        </w:r>
        <w:r w:rsidRPr="006F41D4" w:rsidDel="006F41D4">
          <w:rPr>
            <w:rFonts w:cs="B Nazanin"/>
            <w:b/>
            <w:bCs/>
            <w:sz w:val="28"/>
            <w:szCs w:val="28"/>
            <w:rtl/>
            <w:rPrChange w:id="324" w:author="Fariba" w:date="2021-02-02T18:53:00Z">
              <w:rPr>
                <w:rFonts w:cs="B Nazanin"/>
                <w:sz w:val="28"/>
                <w:szCs w:val="28"/>
                <w:rtl/>
              </w:rPr>
            </w:rPrChange>
          </w:rPr>
          <w:t xml:space="preserve"> آکسون آنها و افزا</w:t>
        </w:r>
        <w:r w:rsidRPr="006F41D4" w:rsidDel="006F41D4">
          <w:rPr>
            <w:rFonts w:cs="B Nazanin" w:hint="cs"/>
            <w:b/>
            <w:bCs/>
            <w:sz w:val="28"/>
            <w:szCs w:val="28"/>
            <w:rtl/>
            <w:rPrChange w:id="325" w:author="Fariba" w:date="2021-02-02T18:53:00Z">
              <w:rPr>
                <w:rFonts w:cs="B Nazanin" w:hint="cs"/>
                <w:sz w:val="28"/>
                <w:szCs w:val="28"/>
                <w:rtl/>
              </w:rPr>
            </w:rPrChange>
          </w:rPr>
          <w:t>ی</w:t>
        </w:r>
        <w:r w:rsidRPr="006F41D4" w:rsidDel="006F41D4">
          <w:rPr>
            <w:rFonts w:cs="B Nazanin" w:hint="eastAsia"/>
            <w:b/>
            <w:bCs/>
            <w:sz w:val="28"/>
            <w:szCs w:val="28"/>
            <w:rtl/>
            <w:rPrChange w:id="326" w:author="Fariba" w:date="2021-02-02T18:53:00Z">
              <w:rPr>
                <w:rFonts w:cs="B Nazanin" w:hint="eastAsia"/>
                <w:sz w:val="28"/>
                <w:szCs w:val="28"/>
                <w:rtl/>
              </w:rPr>
            </w:rPrChange>
          </w:rPr>
          <w:t>ش</w:t>
        </w:r>
        <w:r w:rsidRPr="006F41D4" w:rsidDel="006F41D4">
          <w:rPr>
            <w:rFonts w:cs="B Nazanin"/>
            <w:b/>
            <w:bCs/>
            <w:sz w:val="28"/>
            <w:szCs w:val="28"/>
            <w:rtl/>
            <w:rPrChange w:id="327" w:author="Fariba" w:date="2021-02-02T18:53:00Z">
              <w:rPr>
                <w:rFonts w:cs="B Nazanin"/>
                <w:sz w:val="28"/>
                <w:szCs w:val="28"/>
                <w:rtl/>
              </w:rPr>
            </w:rPrChange>
          </w:rPr>
          <w:t xml:space="preserve"> فعال</w:t>
        </w:r>
        <w:r w:rsidRPr="006F41D4" w:rsidDel="006F41D4">
          <w:rPr>
            <w:rFonts w:cs="B Nazanin" w:hint="cs"/>
            <w:b/>
            <w:bCs/>
            <w:sz w:val="28"/>
            <w:szCs w:val="28"/>
            <w:rtl/>
            <w:rPrChange w:id="328" w:author="Fariba" w:date="2021-02-02T18:53:00Z">
              <w:rPr>
                <w:rFonts w:cs="B Nazanin" w:hint="cs"/>
                <w:sz w:val="28"/>
                <w:szCs w:val="28"/>
                <w:rtl/>
              </w:rPr>
            </w:rPrChange>
          </w:rPr>
          <w:t>ی</w:t>
        </w:r>
        <w:r w:rsidRPr="006F41D4" w:rsidDel="006F41D4">
          <w:rPr>
            <w:rFonts w:cs="B Nazanin" w:hint="eastAsia"/>
            <w:b/>
            <w:bCs/>
            <w:sz w:val="28"/>
            <w:szCs w:val="28"/>
            <w:rtl/>
            <w:rPrChange w:id="329" w:author="Fariba" w:date="2021-02-02T18:53:00Z">
              <w:rPr>
                <w:rFonts w:cs="B Nazanin" w:hint="eastAsia"/>
                <w:sz w:val="28"/>
                <w:szCs w:val="28"/>
                <w:rtl/>
              </w:rPr>
            </w:rPrChange>
          </w:rPr>
          <w:t>ت</w:t>
        </w:r>
        <w:r w:rsidRPr="006F41D4" w:rsidDel="006F41D4">
          <w:rPr>
            <w:rFonts w:cs="B Nazanin"/>
            <w:b/>
            <w:bCs/>
            <w:sz w:val="28"/>
            <w:szCs w:val="28"/>
            <w:rtl/>
            <w:rPrChange w:id="330" w:author="Fariba" w:date="2021-02-02T18:53:00Z">
              <w:rPr>
                <w:rFonts w:cs="B Nazanin"/>
                <w:sz w:val="28"/>
                <w:szCs w:val="28"/>
                <w:rtl/>
              </w:rPr>
            </w:rPrChange>
          </w:rPr>
          <w:t xml:space="preserve"> ا</w:t>
        </w:r>
        <w:r w:rsidRPr="006F41D4" w:rsidDel="006F41D4">
          <w:rPr>
            <w:rFonts w:cs="B Nazanin" w:hint="cs"/>
            <w:b/>
            <w:bCs/>
            <w:sz w:val="28"/>
            <w:szCs w:val="28"/>
            <w:rtl/>
            <w:rPrChange w:id="331" w:author="Fariba" w:date="2021-02-02T18:53:00Z">
              <w:rPr>
                <w:rFonts w:cs="B Nazanin" w:hint="cs"/>
                <w:sz w:val="28"/>
                <w:szCs w:val="28"/>
                <w:rtl/>
              </w:rPr>
            </w:rPrChange>
          </w:rPr>
          <w:t>ی</w:t>
        </w:r>
        <w:r w:rsidRPr="006F41D4" w:rsidDel="006F41D4">
          <w:rPr>
            <w:rFonts w:cs="B Nazanin" w:hint="eastAsia"/>
            <w:b/>
            <w:bCs/>
            <w:sz w:val="28"/>
            <w:szCs w:val="28"/>
            <w:rtl/>
            <w:rPrChange w:id="332" w:author="Fariba" w:date="2021-02-02T18:53:00Z">
              <w:rPr>
                <w:rFonts w:cs="B Nazanin" w:hint="eastAsia"/>
                <w:sz w:val="28"/>
                <w:szCs w:val="28"/>
                <w:rtl/>
              </w:rPr>
            </w:rPrChange>
          </w:rPr>
          <w:t>نترنورون</w:t>
        </w:r>
        <w:r w:rsidRPr="006F41D4" w:rsidDel="006F41D4">
          <w:rPr>
            <w:rFonts w:cs="B Nazanin"/>
            <w:b/>
            <w:bCs/>
            <w:sz w:val="28"/>
            <w:szCs w:val="28"/>
            <w:rtl/>
            <w:rPrChange w:id="333" w:author="Fariba" w:date="2021-02-02T18:53:00Z">
              <w:rPr>
                <w:rFonts w:cs="B Nazanin"/>
                <w:sz w:val="28"/>
                <w:szCs w:val="28"/>
                <w:rtl/>
              </w:rPr>
            </w:rPrChange>
          </w:rPr>
          <w:t xml:space="preserve"> </w:t>
        </w:r>
        <w:r w:rsidRPr="006F41D4" w:rsidDel="006F41D4">
          <w:rPr>
            <w:rFonts w:cs="B Nazanin"/>
            <w:b/>
            <w:bCs/>
            <w:sz w:val="28"/>
            <w:szCs w:val="28"/>
            <w:rPrChange w:id="334" w:author="Fariba" w:date="2021-02-02T18:53:00Z">
              <w:rPr>
                <w:rFonts w:cs="B Nazanin"/>
                <w:sz w:val="28"/>
                <w:szCs w:val="28"/>
              </w:rPr>
            </w:rPrChange>
          </w:rPr>
          <w:t>PV</w:t>
        </w:r>
        <w:r w:rsidRPr="006F41D4" w:rsidDel="006F41D4">
          <w:rPr>
            <w:rFonts w:cs="B Nazanin"/>
            <w:b/>
            <w:bCs/>
            <w:sz w:val="28"/>
            <w:szCs w:val="28"/>
            <w:rtl/>
            <w:rPrChange w:id="335" w:author="Fariba" w:date="2021-02-02T18:53:00Z">
              <w:rPr>
                <w:rFonts w:cs="B Nazanin"/>
                <w:sz w:val="28"/>
                <w:szCs w:val="28"/>
                <w:rtl/>
              </w:rPr>
            </w:rPrChange>
          </w:rPr>
          <w:t xml:space="preserve"> مثبت</w:t>
        </w:r>
        <w:r w:rsidRPr="006F41D4" w:rsidDel="006F41D4">
          <w:rPr>
            <w:rFonts w:cs="B Nazanin" w:hint="cs"/>
            <w:b/>
            <w:bCs/>
            <w:sz w:val="28"/>
            <w:szCs w:val="28"/>
            <w:rtl/>
            <w:rPrChange w:id="336" w:author="Fariba" w:date="2021-02-02T18:53:00Z">
              <w:rPr>
                <w:rFonts w:cs="B Nazanin" w:hint="cs"/>
                <w:sz w:val="28"/>
                <w:szCs w:val="28"/>
                <w:rtl/>
              </w:rPr>
            </w:rPrChange>
          </w:rPr>
          <w:t xml:space="preserve"> است</w:t>
        </w:r>
        <w:r w:rsidRPr="006F41D4" w:rsidDel="006F41D4">
          <w:rPr>
            <w:rFonts w:cs="B Nazanin"/>
            <w:b/>
            <w:bCs/>
            <w:sz w:val="28"/>
            <w:szCs w:val="28"/>
            <w:rtl/>
            <w:rPrChange w:id="337" w:author="Fariba" w:date="2021-02-02T18:53:00Z">
              <w:rPr>
                <w:rFonts w:cs="B Nazanin"/>
                <w:sz w:val="28"/>
                <w:szCs w:val="28"/>
                <w:rtl/>
              </w:rPr>
            </w:rPrChange>
          </w:rPr>
          <w:t xml:space="preserve">. در مورد </w:t>
        </w:r>
        <w:r w:rsidRPr="006F41D4" w:rsidDel="006F41D4">
          <w:rPr>
            <w:rFonts w:cs="B Nazanin"/>
            <w:b/>
            <w:bCs/>
            <w:sz w:val="28"/>
            <w:szCs w:val="28"/>
            <w:rPrChange w:id="338" w:author="Fariba" w:date="2021-02-02T18:53:00Z">
              <w:rPr>
                <w:rFonts w:cs="B Nazanin"/>
                <w:sz w:val="28"/>
                <w:szCs w:val="28"/>
              </w:rPr>
            </w:rPrChange>
          </w:rPr>
          <w:t>PC</w:t>
        </w:r>
        <w:r w:rsidRPr="006F41D4" w:rsidDel="006F41D4">
          <w:rPr>
            <w:rFonts w:cs="B Nazanin"/>
            <w:b/>
            <w:bCs/>
            <w:sz w:val="28"/>
            <w:szCs w:val="28"/>
            <w:rtl/>
            <w:rPrChange w:id="339" w:author="Fariba" w:date="2021-02-02T18:53:00Z">
              <w:rPr>
                <w:rFonts w:cs="B Nazanin"/>
                <w:sz w:val="28"/>
                <w:szCs w:val="28"/>
                <w:rtl/>
              </w:rPr>
            </w:rPrChange>
          </w:rPr>
          <w:t xml:space="preserve"> ، س</w:t>
        </w:r>
        <w:r w:rsidRPr="006F41D4" w:rsidDel="006F41D4">
          <w:rPr>
            <w:rFonts w:cs="B Nazanin" w:hint="cs"/>
            <w:b/>
            <w:bCs/>
            <w:sz w:val="28"/>
            <w:szCs w:val="28"/>
            <w:rtl/>
            <w:rPrChange w:id="340" w:author="Fariba" w:date="2021-02-02T18:53:00Z">
              <w:rPr>
                <w:rFonts w:cs="B Nazanin" w:hint="cs"/>
                <w:sz w:val="28"/>
                <w:szCs w:val="28"/>
                <w:rtl/>
              </w:rPr>
            </w:rPrChange>
          </w:rPr>
          <w:t>ی</w:t>
        </w:r>
        <w:r w:rsidRPr="006F41D4" w:rsidDel="006F41D4">
          <w:rPr>
            <w:rFonts w:cs="B Nazanin" w:hint="eastAsia"/>
            <w:b/>
            <w:bCs/>
            <w:sz w:val="28"/>
            <w:szCs w:val="28"/>
            <w:rtl/>
            <w:rPrChange w:id="341" w:author="Fariba" w:date="2021-02-02T18:53:00Z">
              <w:rPr>
                <w:rFonts w:cs="B Nazanin" w:hint="eastAsia"/>
                <w:sz w:val="28"/>
                <w:szCs w:val="28"/>
                <w:rtl/>
              </w:rPr>
            </w:rPrChange>
          </w:rPr>
          <w:t>ناپس</w:t>
        </w:r>
        <w:r w:rsidRPr="006F41D4" w:rsidDel="006F41D4">
          <w:rPr>
            <w:rFonts w:cs="B Nazanin"/>
            <w:b/>
            <w:bCs/>
            <w:sz w:val="28"/>
            <w:szCs w:val="28"/>
            <w:rtl/>
            <w:rPrChange w:id="342" w:author="Fariba" w:date="2021-02-02T18:53:00Z">
              <w:rPr>
                <w:rFonts w:cs="B Nazanin"/>
                <w:sz w:val="28"/>
                <w:szCs w:val="28"/>
                <w:rtl/>
              </w:rPr>
            </w:rPrChange>
          </w:rPr>
          <w:t xml:space="preserve"> ها</w:t>
        </w:r>
        <w:r w:rsidRPr="006F41D4" w:rsidDel="006F41D4">
          <w:rPr>
            <w:rFonts w:cs="B Nazanin" w:hint="cs"/>
            <w:b/>
            <w:bCs/>
            <w:sz w:val="28"/>
            <w:szCs w:val="28"/>
            <w:rtl/>
            <w:rPrChange w:id="343" w:author="Fariba" w:date="2021-02-02T18:53:00Z">
              <w:rPr>
                <w:rFonts w:cs="B Nazanin" w:hint="cs"/>
                <w:sz w:val="28"/>
                <w:szCs w:val="28"/>
                <w:rtl/>
              </w:rPr>
            </w:rPrChange>
          </w:rPr>
          <w:t>ی</w:t>
        </w:r>
        <w:r w:rsidRPr="006F41D4" w:rsidDel="006F41D4">
          <w:rPr>
            <w:rFonts w:cs="B Nazanin"/>
            <w:b/>
            <w:bCs/>
            <w:sz w:val="28"/>
            <w:szCs w:val="28"/>
            <w:rtl/>
            <w:rPrChange w:id="344" w:author="Fariba" w:date="2021-02-02T18:53:00Z">
              <w:rPr>
                <w:rFonts w:cs="B Nazanin"/>
                <w:sz w:val="28"/>
                <w:szCs w:val="28"/>
                <w:rtl/>
              </w:rPr>
            </w:rPrChange>
          </w:rPr>
          <w:t xml:space="preserve"> گلوتاماترژ</w:t>
        </w:r>
        <w:r w:rsidRPr="006F41D4" w:rsidDel="006F41D4">
          <w:rPr>
            <w:rFonts w:cs="B Nazanin" w:hint="cs"/>
            <w:b/>
            <w:bCs/>
            <w:sz w:val="28"/>
            <w:szCs w:val="28"/>
            <w:rtl/>
            <w:rPrChange w:id="345" w:author="Fariba" w:date="2021-02-02T18:53:00Z">
              <w:rPr>
                <w:rFonts w:cs="B Nazanin" w:hint="cs"/>
                <w:sz w:val="28"/>
                <w:szCs w:val="28"/>
                <w:rtl/>
              </w:rPr>
            </w:rPrChange>
          </w:rPr>
          <w:t>ی</w:t>
        </w:r>
        <w:r w:rsidRPr="006F41D4" w:rsidDel="006F41D4">
          <w:rPr>
            <w:rFonts w:cs="B Nazanin" w:hint="eastAsia"/>
            <w:b/>
            <w:bCs/>
            <w:sz w:val="28"/>
            <w:szCs w:val="28"/>
            <w:rtl/>
            <w:rPrChange w:id="346" w:author="Fariba" w:date="2021-02-02T18:53:00Z">
              <w:rPr>
                <w:rFonts w:cs="B Nazanin" w:hint="eastAsia"/>
                <w:sz w:val="28"/>
                <w:szCs w:val="28"/>
                <w:rtl/>
              </w:rPr>
            </w:rPrChange>
          </w:rPr>
          <w:t>ک</w:t>
        </w:r>
        <w:r w:rsidRPr="006F41D4" w:rsidDel="006F41D4">
          <w:rPr>
            <w:rFonts w:cs="B Nazanin"/>
            <w:b/>
            <w:bCs/>
            <w:sz w:val="28"/>
            <w:szCs w:val="28"/>
            <w:rtl/>
            <w:rPrChange w:id="347" w:author="Fariba" w:date="2021-02-02T18:53:00Z">
              <w:rPr>
                <w:rFonts w:cs="B Nazanin"/>
                <w:sz w:val="28"/>
                <w:szCs w:val="28"/>
                <w:rtl/>
              </w:rPr>
            </w:rPrChange>
          </w:rPr>
          <w:t xml:space="preserve"> دستخوش تغ</w:t>
        </w:r>
        <w:r w:rsidRPr="006F41D4" w:rsidDel="006F41D4">
          <w:rPr>
            <w:rFonts w:cs="B Nazanin" w:hint="cs"/>
            <w:b/>
            <w:bCs/>
            <w:sz w:val="28"/>
            <w:szCs w:val="28"/>
            <w:rtl/>
            <w:rPrChange w:id="348" w:author="Fariba" w:date="2021-02-02T18:53:00Z">
              <w:rPr>
                <w:rFonts w:cs="B Nazanin" w:hint="cs"/>
                <w:sz w:val="28"/>
                <w:szCs w:val="28"/>
                <w:rtl/>
              </w:rPr>
            </w:rPrChange>
          </w:rPr>
          <w:t>یی</w:t>
        </w:r>
        <w:r w:rsidRPr="006F41D4" w:rsidDel="006F41D4">
          <w:rPr>
            <w:rFonts w:cs="B Nazanin" w:hint="eastAsia"/>
            <w:b/>
            <w:bCs/>
            <w:sz w:val="28"/>
            <w:szCs w:val="28"/>
            <w:rtl/>
            <w:rPrChange w:id="349" w:author="Fariba" w:date="2021-02-02T18:53:00Z">
              <w:rPr>
                <w:rFonts w:cs="B Nazanin" w:hint="eastAsia"/>
                <w:sz w:val="28"/>
                <w:szCs w:val="28"/>
                <w:rtl/>
              </w:rPr>
            </w:rPrChange>
          </w:rPr>
          <w:t>رات</w:t>
        </w:r>
        <w:r w:rsidRPr="006F41D4" w:rsidDel="006F41D4">
          <w:rPr>
            <w:rFonts w:cs="B Nazanin"/>
            <w:b/>
            <w:bCs/>
            <w:sz w:val="28"/>
            <w:szCs w:val="28"/>
            <w:rtl/>
            <w:rPrChange w:id="350" w:author="Fariba" w:date="2021-02-02T18:53:00Z">
              <w:rPr>
                <w:rFonts w:cs="B Nazanin"/>
                <w:sz w:val="28"/>
                <w:szCs w:val="28"/>
                <w:rtl/>
              </w:rPr>
            </w:rPrChange>
          </w:rPr>
          <w:t xml:space="preserve"> پاتولوژ</w:t>
        </w:r>
        <w:r w:rsidRPr="006F41D4" w:rsidDel="006F41D4">
          <w:rPr>
            <w:rFonts w:cs="B Nazanin" w:hint="cs"/>
            <w:b/>
            <w:bCs/>
            <w:sz w:val="28"/>
            <w:szCs w:val="28"/>
            <w:rtl/>
            <w:rPrChange w:id="351" w:author="Fariba" w:date="2021-02-02T18:53:00Z">
              <w:rPr>
                <w:rFonts w:cs="B Nazanin" w:hint="cs"/>
                <w:sz w:val="28"/>
                <w:szCs w:val="28"/>
                <w:rtl/>
              </w:rPr>
            </w:rPrChange>
          </w:rPr>
          <w:t>ی</w:t>
        </w:r>
        <w:r w:rsidRPr="006F41D4" w:rsidDel="006F41D4">
          <w:rPr>
            <w:rFonts w:cs="B Nazanin" w:hint="eastAsia"/>
            <w:b/>
            <w:bCs/>
            <w:sz w:val="28"/>
            <w:szCs w:val="28"/>
            <w:rtl/>
            <w:rPrChange w:id="352" w:author="Fariba" w:date="2021-02-02T18:53:00Z">
              <w:rPr>
                <w:rFonts w:cs="B Nazanin" w:hint="eastAsia"/>
                <w:sz w:val="28"/>
                <w:szCs w:val="28"/>
                <w:rtl/>
              </w:rPr>
            </w:rPrChange>
          </w:rPr>
          <w:t>ک</w:t>
        </w:r>
        <w:r w:rsidRPr="006F41D4" w:rsidDel="006F41D4">
          <w:rPr>
            <w:rFonts w:cs="B Nazanin"/>
            <w:b/>
            <w:bCs/>
            <w:sz w:val="28"/>
            <w:szCs w:val="28"/>
            <w:rtl/>
            <w:rPrChange w:id="353" w:author="Fariba" w:date="2021-02-02T18:53:00Z">
              <w:rPr>
                <w:rFonts w:cs="B Nazanin"/>
                <w:sz w:val="28"/>
                <w:szCs w:val="28"/>
                <w:rtl/>
              </w:rPr>
            </w:rPrChange>
          </w:rPr>
          <w:t xml:space="preserve"> م</w:t>
        </w:r>
        <w:r w:rsidRPr="006F41D4" w:rsidDel="006F41D4">
          <w:rPr>
            <w:rFonts w:cs="B Nazanin" w:hint="cs"/>
            <w:b/>
            <w:bCs/>
            <w:sz w:val="28"/>
            <w:szCs w:val="28"/>
            <w:rtl/>
            <w:rPrChange w:id="354" w:author="Fariba" w:date="2021-02-02T18:53:00Z">
              <w:rPr>
                <w:rFonts w:cs="B Nazanin" w:hint="cs"/>
                <w:sz w:val="28"/>
                <w:szCs w:val="28"/>
                <w:rtl/>
              </w:rPr>
            </w:rPrChange>
          </w:rPr>
          <w:t>ی</w:t>
        </w:r>
        <w:r w:rsidRPr="006F41D4" w:rsidDel="006F41D4">
          <w:rPr>
            <w:rFonts w:cs="B Nazanin"/>
            <w:b/>
            <w:bCs/>
            <w:sz w:val="28"/>
            <w:szCs w:val="28"/>
            <w:rtl/>
            <w:rPrChange w:id="355" w:author="Fariba" w:date="2021-02-02T18:53:00Z">
              <w:rPr>
                <w:rFonts w:cs="B Nazanin"/>
                <w:sz w:val="28"/>
                <w:szCs w:val="28"/>
                <w:rtl/>
              </w:rPr>
            </w:rPrChange>
          </w:rPr>
          <w:t xml:space="preserve"> شوند ، از جمله افزا</w:t>
        </w:r>
        <w:r w:rsidRPr="006F41D4" w:rsidDel="006F41D4">
          <w:rPr>
            <w:rFonts w:cs="B Nazanin" w:hint="cs"/>
            <w:b/>
            <w:bCs/>
            <w:sz w:val="28"/>
            <w:szCs w:val="28"/>
            <w:rtl/>
            <w:rPrChange w:id="356" w:author="Fariba" w:date="2021-02-02T18:53:00Z">
              <w:rPr>
                <w:rFonts w:cs="B Nazanin" w:hint="cs"/>
                <w:sz w:val="28"/>
                <w:szCs w:val="28"/>
                <w:rtl/>
              </w:rPr>
            </w:rPrChange>
          </w:rPr>
          <w:t>ی</w:t>
        </w:r>
        <w:r w:rsidRPr="006F41D4" w:rsidDel="006F41D4">
          <w:rPr>
            <w:rFonts w:cs="B Nazanin" w:hint="eastAsia"/>
            <w:b/>
            <w:bCs/>
            <w:sz w:val="28"/>
            <w:szCs w:val="28"/>
            <w:rtl/>
            <w:rPrChange w:id="357" w:author="Fariba" w:date="2021-02-02T18:53:00Z">
              <w:rPr>
                <w:rFonts w:cs="B Nazanin" w:hint="eastAsia"/>
                <w:sz w:val="28"/>
                <w:szCs w:val="28"/>
                <w:rtl/>
              </w:rPr>
            </w:rPrChange>
          </w:rPr>
          <w:t>ش</w:t>
        </w:r>
        <w:r w:rsidRPr="006F41D4" w:rsidDel="006F41D4">
          <w:rPr>
            <w:rFonts w:cs="B Nazanin"/>
            <w:b/>
            <w:bCs/>
            <w:sz w:val="28"/>
            <w:szCs w:val="28"/>
            <w:rtl/>
            <w:rPrChange w:id="358" w:author="Fariba" w:date="2021-02-02T18:53:00Z">
              <w:rPr>
                <w:rFonts w:cs="B Nazanin"/>
                <w:sz w:val="28"/>
                <w:szCs w:val="28"/>
                <w:rtl/>
              </w:rPr>
            </w:rPrChange>
          </w:rPr>
          <w:t xml:space="preserve"> اندازه </w:t>
        </w:r>
        <w:r w:rsidRPr="006F41D4" w:rsidDel="006F41D4">
          <w:rPr>
            <w:rFonts w:cs="B Nazanin"/>
            <w:b/>
            <w:bCs/>
            <w:sz w:val="28"/>
            <w:szCs w:val="28"/>
            <w:rPrChange w:id="359" w:author="Fariba" w:date="2021-02-02T18:53:00Z">
              <w:rPr>
                <w:rFonts w:cs="B Nazanin"/>
                <w:sz w:val="28"/>
                <w:szCs w:val="28"/>
              </w:rPr>
            </w:rPrChange>
          </w:rPr>
          <w:t>dendritic spines</w:t>
        </w:r>
        <w:r w:rsidRPr="006F41D4" w:rsidDel="006F41D4">
          <w:rPr>
            <w:rFonts w:cs="B Nazanin"/>
            <w:b/>
            <w:bCs/>
            <w:sz w:val="28"/>
            <w:szCs w:val="28"/>
            <w:rtl/>
            <w:rPrChange w:id="360" w:author="Fariba" w:date="2021-02-02T18:53:00Z">
              <w:rPr>
                <w:rFonts w:cs="B Nazanin"/>
                <w:sz w:val="28"/>
                <w:szCs w:val="28"/>
                <w:rtl/>
              </w:rPr>
            </w:rPrChange>
          </w:rPr>
          <w:t xml:space="preserve"> که منجر</w:t>
        </w:r>
        <w:r w:rsidR="006344CF" w:rsidRPr="006F41D4" w:rsidDel="006F41D4">
          <w:rPr>
            <w:rFonts w:cs="B Nazanin" w:hint="cs"/>
            <w:b/>
            <w:bCs/>
            <w:sz w:val="28"/>
            <w:szCs w:val="28"/>
            <w:rtl/>
            <w:rPrChange w:id="361" w:author="Fariba" w:date="2021-02-02T18:53:00Z">
              <w:rPr>
                <w:rFonts w:cs="B Nazanin" w:hint="cs"/>
                <w:sz w:val="28"/>
                <w:szCs w:val="28"/>
                <w:rtl/>
              </w:rPr>
            </w:rPrChange>
          </w:rPr>
          <w:t xml:space="preserve"> به</w:t>
        </w:r>
        <w:r w:rsidRPr="006F41D4" w:rsidDel="006F41D4">
          <w:rPr>
            <w:rFonts w:cs="B Nazanin"/>
            <w:b/>
            <w:bCs/>
            <w:sz w:val="28"/>
            <w:szCs w:val="28"/>
            <w:rtl/>
            <w:rPrChange w:id="362" w:author="Fariba" w:date="2021-02-02T18:53:00Z">
              <w:rPr>
                <w:rFonts w:cs="B Nazanin"/>
                <w:sz w:val="28"/>
                <w:szCs w:val="28"/>
                <w:rtl/>
              </w:rPr>
            </w:rPrChange>
          </w:rPr>
          <w:t xml:space="preserve"> </w:t>
        </w:r>
        <w:r w:rsidRPr="006F41D4" w:rsidDel="006F41D4">
          <w:rPr>
            <w:rFonts w:cs="B Nazanin" w:hint="cs"/>
            <w:b/>
            <w:bCs/>
            <w:sz w:val="28"/>
            <w:szCs w:val="28"/>
            <w:rtl/>
            <w:rPrChange w:id="363" w:author="Fariba" w:date="2021-02-02T18:53:00Z">
              <w:rPr>
                <w:rFonts w:cs="B Nazanin" w:hint="cs"/>
                <w:sz w:val="28"/>
                <w:szCs w:val="28"/>
                <w:rtl/>
              </w:rPr>
            </w:rPrChange>
          </w:rPr>
          <w:t xml:space="preserve">تغییرات </w:t>
        </w:r>
        <w:r w:rsidRPr="006F41D4" w:rsidDel="006F41D4">
          <w:rPr>
            <w:rFonts w:cs="B Nazanin"/>
            <w:b/>
            <w:bCs/>
            <w:sz w:val="28"/>
            <w:szCs w:val="28"/>
            <w:rtl/>
            <w:rPrChange w:id="364" w:author="Fariba" w:date="2021-02-02T18:53:00Z">
              <w:rPr>
                <w:rFonts w:cs="B Nazanin"/>
                <w:sz w:val="28"/>
                <w:szCs w:val="28"/>
                <w:rtl/>
              </w:rPr>
            </w:rPrChange>
          </w:rPr>
          <w:t>ز</w:t>
        </w:r>
        <w:r w:rsidRPr="006F41D4" w:rsidDel="006F41D4">
          <w:rPr>
            <w:rFonts w:cs="B Nazanin" w:hint="cs"/>
            <w:b/>
            <w:bCs/>
            <w:sz w:val="28"/>
            <w:szCs w:val="28"/>
            <w:rtl/>
            <w:rPrChange w:id="365" w:author="Fariba" w:date="2021-02-02T18:53:00Z">
              <w:rPr>
                <w:rFonts w:cs="B Nazanin" w:hint="cs"/>
                <w:sz w:val="28"/>
                <w:szCs w:val="28"/>
                <w:rtl/>
              </w:rPr>
            </w:rPrChange>
          </w:rPr>
          <w:t>ی</w:t>
        </w:r>
        <w:r w:rsidRPr="006F41D4" w:rsidDel="006F41D4">
          <w:rPr>
            <w:rFonts w:cs="B Nazanin" w:hint="eastAsia"/>
            <w:b/>
            <w:bCs/>
            <w:sz w:val="28"/>
            <w:szCs w:val="28"/>
            <w:rtl/>
            <w:rPrChange w:id="366" w:author="Fariba" w:date="2021-02-02T18:53:00Z">
              <w:rPr>
                <w:rFonts w:cs="B Nazanin" w:hint="eastAsia"/>
                <w:sz w:val="28"/>
                <w:szCs w:val="28"/>
                <w:rtl/>
              </w:rPr>
            </w:rPrChange>
          </w:rPr>
          <w:t>اد</w:t>
        </w:r>
        <w:r w:rsidRPr="006F41D4" w:rsidDel="006F41D4">
          <w:rPr>
            <w:rFonts w:cs="B Nazanin" w:hint="cs"/>
            <w:b/>
            <w:bCs/>
            <w:sz w:val="28"/>
            <w:szCs w:val="28"/>
            <w:rtl/>
            <w:rPrChange w:id="367" w:author="Fariba" w:date="2021-02-02T18:53:00Z">
              <w:rPr>
                <w:rFonts w:cs="B Nazanin" w:hint="cs"/>
                <w:sz w:val="28"/>
                <w:szCs w:val="28"/>
                <w:rtl/>
              </w:rPr>
            </w:rPrChange>
          </w:rPr>
          <w:t>ی</w:t>
        </w:r>
        <w:r w:rsidRPr="006F41D4" w:rsidDel="006F41D4">
          <w:rPr>
            <w:rFonts w:cs="B Nazanin"/>
            <w:b/>
            <w:bCs/>
            <w:sz w:val="28"/>
            <w:szCs w:val="28"/>
            <w:rtl/>
            <w:rPrChange w:id="368" w:author="Fariba" w:date="2021-02-02T18:53:00Z">
              <w:rPr>
                <w:rFonts w:cs="B Nazanin"/>
                <w:sz w:val="28"/>
                <w:szCs w:val="28"/>
                <w:rtl/>
              </w:rPr>
            </w:rPrChange>
          </w:rPr>
          <w:t xml:space="preserve"> در</w:t>
        </w:r>
        <w:r w:rsidR="006344CF" w:rsidRPr="006F41D4" w:rsidDel="006F41D4">
          <w:rPr>
            <w:rFonts w:cs="B Nazanin" w:hint="cs"/>
            <w:b/>
            <w:bCs/>
            <w:sz w:val="28"/>
            <w:szCs w:val="28"/>
            <w:rtl/>
            <w:rPrChange w:id="369" w:author="Fariba" w:date="2021-02-02T18:53:00Z">
              <w:rPr>
                <w:rFonts w:cs="B Nazanin" w:hint="cs"/>
                <w:sz w:val="28"/>
                <w:szCs w:val="28"/>
                <w:rtl/>
              </w:rPr>
            </w:rPrChange>
          </w:rPr>
          <w:t xml:space="preserve"> بهره</w:t>
        </w:r>
        <w:r w:rsidRPr="006F41D4" w:rsidDel="006F41D4">
          <w:rPr>
            <w:rFonts w:cs="B Nazanin"/>
            <w:b/>
            <w:bCs/>
            <w:sz w:val="28"/>
            <w:szCs w:val="28"/>
            <w:rtl/>
            <w:rPrChange w:id="370" w:author="Fariba" w:date="2021-02-02T18:53:00Z">
              <w:rPr>
                <w:rFonts w:cs="B Nazanin"/>
                <w:sz w:val="28"/>
                <w:szCs w:val="28"/>
                <w:rtl/>
              </w:rPr>
            </w:rPrChange>
          </w:rPr>
          <w:t xml:space="preserve"> س</w:t>
        </w:r>
        <w:r w:rsidRPr="006F41D4" w:rsidDel="006F41D4">
          <w:rPr>
            <w:rFonts w:cs="B Nazanin" w:hint="cs"/>
            <w:b/>
            <w:bCs/>
            <w:sz w:val="28"/>
            <w:szCs w:val="28"/>
            <w:rtl/>
            <w:rPrChange w:id="371" w:author="Fariba" w:date="2021-02-02T18:53:00Z">
              <w:rPr>
                <w:rFonts w:cs="B Nazanin" w:hint="cs"/>
                <w:sz w:val="28"/>
                <w:szCs w:val="28"/>
                <w:rtl/>
              </w:rPr>
            </w:rPrChange>
          </w:rPr>
          <w:t>ی</w:t>
        </w:r>
        <w:r w:rsidRPr="006F41D4" w:rsidDel="006F41D4">
          <w:rPr>
            <w:rFonts w:cs="B Nazanin" w:hint="eastAsia"/>
            <w:b/>
            <w:bCs/>
            <w:sz w:val="28"/>
            <w:szCs w:val="28"/>
            <w:rtl/>
            <w:rPrChange w:id="372" w:author="Fariba" w:date="2021-02-02T18:53:00Z">
              <w:rPr>
                <w:rFonts w:cs="B Nazanin" w:hint="eastAsia"/>
                <w:sz w:val="28"/>
                <w:szCs w:val="28"/>
                <w:rtl/>
              </w:rPr>
            </w:rPrChange>
          </w:rPr>
          <w:t>ناپس</w:t>
        </w:r>
        <w:r w:rsidR="006344CF" w:rsidRPr="006F41D4" w:rsidDel="006F41D4">
          <w:rPr>
            <w:rFonts w:cs="B Nazanin" w:hint="cs"/>
            <w:b/>
            <w:bCs/>
            <w:sz w:val="28"/>
            <w:szCs w:val="28"/>
            <w:rtl/>
            <w:rPrChange w:id="373" w:author="Fariba" w:date="2021-02-02T18:53:00Z">
              <w:rPr>
                <w:rFonts w:cs="B Nazanin" w:hint="cs"/>
                <w:sz w:val="28"/>
                <w:szCs w:val="28"/>
                <w:rtl/>
              </w:rPr>
            </w:rPrChange>
          </w:rPr>
          <w:t>ی</w:t>
        </w:r>
        <w:r w:rsidRPr="006F41D4" w:rsidDel="006F41D4">
          <w:rPr>
            <w:rFonts w:cs="B Nazanin"/>
            <w:b/>
            <w:bCs/>
            <w:sz w:val="28"/>
            <w:szCs w:val="28"/>
            <w:rtl/>
            <w:rPrChange w:id="374" w:author="Fariba" w:date="2021-02-02T18:53:00Z">
              <w:rPr>
                <w:rFonts w:cs="B Nazanin"/>
                <w:sz w:val="28"/>
                <w:szCs w:val="28"/>
                <w:rtl/>
              </w:rPr>
            </w:rPrChange>
          </w:rPr>
          <w:t xml:space="preserve"> م</w:t>
        </w:r>
        <w:r w:rsidRPr="006F41D4" w:rsidDel="006F41D4">
          <w:rPr>
            <w:rFonts w:cs="B Nazanin" w:hint="cs"/>
            <w:b/>
            <w:bCs/>
            <w:sz w:val="28"/>
            <w:szCs w:val="28"/>
            <w:rtl/>
            <w:rPrChange w:id="375" w:author="Fariba" w:date="2021-02-02T18:53:00Z">
              <w:rPr>
                <w:rFonts w:cs="B Nazanin" w:hint="cs"/>
                <w:sz w:val="28"/>
                <w:szCs w:val="28"/>
                <w:rtl/>
              </w:rPr>
            </w:rPrChange>
          </w:rPr>
          <w:t>ی</w:t>
        </w:r>
        <w:r w:rsidRPr="006F41D4" w:rsidDel="006F41D4">
          <w:rPr>
            <w:rFonts w:cs="B Nazanin"/>
            <w:b/>
            <w:bCs/>
            <w:sz w:val="28"/>
            <w:szCs w:val="28"/>
            <w:rtl/>
            <w:rPrChange w:id="376" w:author="Fariba" w:date="2021-02-02T18:53:00Z">
              <w:rPr>
                <w:rFonts w:cs="B Nazanin"/>
                <w:sz w:val="28"/>
                <w:szCs w:val="28"/>
                <w:rtl/>
              </w:rPr>
            </w:rPrChange>
          </w:rPr>
          <w:t xml:space="preserve"> شود. با هدف مدلساز</w:t>
        </w:r>
        <w:r w:rsidRPr="006F41D4" w:rsidDel="006F41D4">
          <w:rPr>
            <w:rFonts w:cs="B Nazanin" w:hint="cs"/>
            <w:b/>
            <w:bCs/>
            <w:sz w:val="28"/>
            <w:szCs w:val="28"/>
            <w:rtl/>
            <w:rPrChange w:id="377" w:author="Fariba" w:date="2021-02-02T18:53:00Z">
              <w:rPr>
                <w:rFonts w:cs="B Nazanin" w:hint="cs"/>
                <w:sz w:val="28"/>
                <w:szCs w:val="28"/>
                <w:rtl/>
              </w:rPr>
            </w:rPrChange>
          </w:rPr>
          <w:t>ی</w:t>
        </w:r>
        <w:r w:rsidRPr="006F41D4" w:rsidDel="006F41D4">
          <w:rPr>
            <w:rFonts w:cs="B Nazanin"/>
            <w:b/>
            <w:bCs/>
            <w:sz w:val="28"/>
            <w:szCs w:val="28"/>
            <w:rtl/>
            <w:rPrChange w:id="378" w:author="Fariba" w:date="2021-02-02T18:53:00Z">
              <w:rPr>
                <w:rFonts w:cs="B Nazanin"/>
                <w:sz w:val="28"/>
                <w:szCs w:val="28"/>
                <w:rtl/>
              </w:rPr>
            </w:rPrChange>
          </w:rPr>
          <w:t xml:space="preserve"> </w:t>
        </w:r>
        <w:r w:rsidRPr="006F41D4" w:rsidDel="006F41D4">
          <w:rPr>
            <w:rFonts w:cs="B Nazanin" w:hint="cs"/>
            <w:b/>
            <w:bCs/>
            <w:sz w:val="28"/>
            <w:szCs w:val="28"/>
            <w:rtl/>
            <w:rPrChange w:id="379" w:author="Fariba" w:date="2021-02-02T18:53:00Z">
              <w:rPr>
                <w:rFonts w:cs="B Nazanin" w:hint="cs"/>
                <w:sz w:val="28"/>
                <w:szCs w:val="28"/>
                <w:rtl/>
              </w:rPr>
            </w:rPrChange>
          </w:rPr>
          <w:t>ی</w:t>
        </w:r>
        <w:r w:rsidRPr="006F41D4" w:rsidDel="006F41D4">
          <w:rPr>
            <w:rFonts w:cs="B Nazanin" w:hint="eastAsia"/>
            <w:b/>
            <w:bCs/>
            <w:sz w:val="28"/>
            <w:szCs w:val="28"/>
            <w:rtl/>
            <w:rPrChange w:id="380" w:author="Fariba" w:date="2021-02-02T18:53:00Z">
              <w:rPr>
                <w:rFonts w:cs="B Nazanin" w:hint="eastAsia"/>
                <w:sz w:val="28"/>
                <w:szCs w:val="28"/>
                <w:rtl/>
              </w:rPr>
            </w:rPrChange>
          </w:rPr>
          <w:t>ک</w:t>
        </w:r>
        <w:r w:rsidRPr="006F41D4" w:rsidDel="006F41D4">
          <w:rPr>
            <w:rFonts w:cs="B Nazanin"/>
            <w:b/>
            <w:bCs/>
            <w:sz w:val="28"/>
            <w:szCs w:val="28"/>
            <w:rtl/>
            <w:rPrChange w:id="381" w:author="Fariba" w:date="2021-02-02T18:53:00Z">
              <w:rPr>
                <w:rFonts w:cs="B Nazanin"/>
                <w:sz w:val="28"/>
                <w:szCs w:val="28"/>
                <w:rtl/>
              </w:rPr>
            </w:rPrChange>
          </w:rPr>
          <w:t xml:space="preserve"> ب</w:t>
        </w:r>
        <w:r w:rsidRPr="006F41D4" w:rsidDel="006F41D4">
          <w:rPr>
            <w:rFonts w:cs="B Nazanin" w:hint="cs"/>
            <w:b/>
            <w:bCs/>
            <w:sz w:val="28"/>
            <w:szCs w:val="28"/>
            <w:rtl/>
            <w:rPrChange w:id="382" w:author="Fariba" w:date="2021-02-02T18:53:00Z">
              <w:rPr>
                <w:rFonts w:cs="B Nazanin" w:hint="cs"/>
                <w:sz w:val="28"/>
                <w:szCs w:val="28"/>
                <w:rtl/>
              </w:rPr>
            </w:rPrChange>
          </w:rPr>
          <w:t>ی</w:t>
        </w:r>
        <w:r w:rsidRPr="006F41D4" w:rsidDel="006F41D4">
          <w:rPr>
            <w:rFonts w:cs="B Nazanin" w:hint="eastAsia"/>
            <w:b/>
            <w:bCs/>
            <w:sz w:val="28"/>
            <w:szCs w:val="28"/>
            <w:rtl/>
            <w:rPrChange w:id="383" w:author="Fariba" w:date="2021-02-02T18:53:00Z">
              <w:rPr>
                <w:rFonts w:cs="B Nazanin" w:hint="eastAsia"/>
                <w:sz w:val="28"/>
                <w:szCs w:val="28"/>
                <w:rtl/>
              </w:rPr>
            </w:rPrChange>
          </w:rPr>
          <w:t>مار</w:t>
        </w:r>
        <w:r w:rsidRPr="006F41D4" w:rsidDel="006F41D4">
          <w:rPr>
            <w:rFonts w:cs="B Nazanin" w:hint="cs"/>
            <w:b/>
            <w:bCs/>
            <w:sz w:val="28"/>
            <w:szCs w:val="28"/>
            <w:rtl/>
            <w:rPrChange w:id="384" w:author="Fariba" w:date="2021-02-02T18:53:00Z">
              <w:rPr>
                <w:rFonts w:cs="B Nazanin" w:hint="cs"/>
                <w:sz w:val="28"/>
                <w:szCs w:val="28"/>
                <w:rtl/>
              </w:rPr>
            </w:rPrChange>
          </w:rPr>
          <w:t>ی</w:t>
        </w:r>
        <w:r w:rsidRPr="006F41D4" w:rsidDel="006F41D4">
          <w:rPr>
            <w:rFonts w:cs="B Nazanin"/>
            <w:b/>
            <w:bCs/>
            <w:sz w:val="28"/>
            <w:szCs w:val="28"/>
            <w:rtl/>
            <w:rPrChange w:id="385" w:author="Fariba" w:date="2021-02-02T18:53:00Z">
              <w:rPr>
                <w:rFonts w:cs="B Nazanin"/>
                <w:sz w:val="28"/>
                <w:szCs w:val="28"/>
                <w:rtl/>
              </w:rPr>
            </w:rPrChange>
          </w:rPr>
          <w:t xml:space="preserve"> </w:t>
        </w:r>
        <w:r w:rsidR="006344CF" w:rsidRPr="006F41D4" w:rsidDel="006F41D4">
          <w:rPr>
            <w:rFonts w:cs="B Nazanin" w:hint="cs"/>
            <w:b/>
            <w:bCs/>
            <w:sz w:val="28"/>
            <w:szCs w:val="28"/>
            <w:rtl/>
            <w:rPrChange w:id="386" w:author="Fariba" w:date="2021-02-02T18:53:00Z">
              <w:rPr>
                <w:rFonts w:cs="B Nazanin" w:hint="cs"/>
                <w:sz w:val="28"/>
                <w:szCs w:val="28"/>
                <w:rtl/>
              </w:rPr>
            </w:rPrChange>
          </w:rPr>
          <w:t>شبه صرعی</w:t>
        </w:r>
        <w:r w:rsidR="00C80BD5" w:rsidRPr="006F41D4" w:rsidDel="006F41D4">
          <w:rPr>
            <w:rFonts w:cs="B Nazanin"/>
            <w:b/>
            <w:bCs/>
            <w:sz w:val="28"/>
            <w:szCs w:val="28"/>
            <w:rtl/>
            <w:rPrChange w:id="387" w:author="Fariba" w:date="2021-02-02T18:53:00Z">
              <w:rPr>
                <w:rFonts w:cs="B Nazanin"/>
                <w:sz w:val="28"/>
                <w:szCs w:val="28"/>
                <w:rtl/>
              </w:rPr>
            </w:rPrChange>
          </w:rPr>
          <w:t xml:space="preserve"> ، </w:t>
        </w:r>
        <w:r w:rsidRPr="006F41D4" w:rsidDel="006F41D4">
          <w:rPr>
            <w:rFonts w:cs="B Nazanin"/>
            <w:b/>
            <w:bCs/>
            <w:sz w:val="28"/>
            <w:szCs w:val="28"/>
            <w:rtl/>
            <w:rPrChange w:id="388" w:author="Fariba" w:date="2021-02-02T18:53:00Z">
              <w:rPr>
                <w:rFonts w:cs="B Nazanin"/>
                <w:sz w:val="28"/>
                <w:szCs w:val="28"/>
                <w:rtl/>
              </w:rPr>
            </w:rPrChange>
          </w:rPr>
          <w:t>با اعمال تغ</w:t>
        </w:r>
        <w:r w:rsidRPr="006F41D4" w:rsidDel="006F41D4">
          <w:rPr>
            <w:rFonts w:cs="B Nazanin" w:hint="cs"/>
            <w:b/>
            <w:bCs/>
            <w:sz w:val="28"/>
            <w:szCs w:val="28"/>
            <w:rtl/>
            <w:rPrChange w:id="389" w:author="Fariba" w:date="2021-02-02T18:53:00Z">
              <w:rPr>
                <w:rFonts w:cs="B Nazanin" w:hint="cs"/>
                <w:sz w:val="28"/>
                <w:szCs w:val="28"/>
                <w:rtl/>
              </w:rPr>
            </w:rPrChange>
          </w:rPr>
          <w:t>یی</w:t>
        </w:r>
        <w:r w:rsidRPr="006F41D4" w:rsidDel="006F41D4">
          <w:rPr>
            <w:rFonts w:cs="B Nazanin" w:hint="eastAsia"/>
            <w:b/>
            <w:bCs/>
            <w:sz w:val="28"/>
            <w:szCs w:val="28"/>
            <w:rtl/>
            <w:rPrChange w:id="390" w:author="Fariba" w:date="2021-02-02T18:53:00Z">
              <w:rPr>
                <w:rFonts w:cs="B Nazanin" w:hint="eastAsia"/>
                <w:sz w:val="28"/>
                <w:szCs w:val="28"/>
                <w:rtl/>
              </w:rPr>
            </w:rPrChange>
          </w:rPr>
          <w:t>رات</w:t>
        </w:r>
        <w:r w:rsidRPr="006F41D4" w:rsidDel="006F41D4">
          <w:rPr>
            <w:rFonts w:cs="B Nazanin"/>
            <w:b/>
            <w:bCs/>
            <w:sz w:val="28"/>
            <w:szCs w:val="28"/>
            <w:rtl/>
            <w:rPrChange w:id="391" w:author="Fariba" w:date="2021-02-02T18:53:00Z">
              <w:rPr>
                <w:rFonts w:cs="B Nazanin"/>
                <w:sz w:val="28"/>
                <w:szCs w:val="28"/>
                <w:rtl/>
              </w:rPr>
            </w:rPrChange>
          </w:rPr>
          <w:t xml:space="preserve"> ز</w:t>
        </w:r>
        <w:r w:rsidRPr="006F41D4" w:rsidDel="006F41D4">
          <w:rPr>
            <w:rFonts w:cs="B Nazanin" w:hint="cs"/>
            <w:b/>
            <w:bCs/>
            <w:sz w:val="28"/>
            <w:szCs w:val="28"/>
            <w:rtl/>
            <w:rPrChange w:id="392" w:author="Fariba" w:date="2021-02-02T18:53:00Z">
              <w:rPr>
                <w:rFonts w:cs="B Nazanin" w:hint="cs"/>
                <w:sz w:val="28"/>
                <w:szCs w:val="28"/>
                <w:rtl/>
              </w:rPr>
            </w:rPrChange>
          </w:rPr>
          <w:t>ی</w:t>
        </w:r>
        <w:r w:rsidRPr="006F41D4" w:rsidDel="006F41D4">
          <w:rPr>
            <w:rFonts w:cs="B Nazanin" w:hint="eastAsia"/>
            <w:b/>
            <w:bCs/>
            <w:sz w:val="28"/>
            <w:szCs w:val="28"/>
            <w:rtl/>
            <w:rPrChange w:id="393" w:author="Fariba" w:date="2021-02-02T18:53:00Z">
              <w:rPr>
                <w:rFonts w:cs="B Nazanin" w:hint="eastAsia"/>
                <w:sz w:val="28"/>
                <w:szCs w:val="28"/>
                <w:rtl/>
              </w:rPr>
            </w:rPrChange>
          </w:rPr>
          <w:t>ر</w:t>
        </w:r>
        <w:r w:rsidRPr="006F41D4" w:rsidDel="006F41D4">
          <w:rPr>
            <w:rFonts w:cs="B Nazanin"/>
            <w:b/>
            <w:bCs/>
            <w:sz w:val="28"/>
            <w:szCs w:val="28"/>
            <w:rtl/>
            <w:rPrChange w:id="394" w:author="Fariba" w:date="2021-02-02T18:53:00Z">
              <w:rPr>
                <w:rFonts w:cs="B Nazanin"/>
                <w:sz w:val="28"/>
                <w:szCs w:val="28"/>
                <w:rtl/>
              </w:rPr>
            </w:rPrChange>
          </w:rPr>
          <w:t xml:space="preserve"> ا</w:t>
        </w:r>
        <w:r w:rsidRPr="006F41D4" w:rsidDel="006F41D4">
          <w:rPr>
            <w:rFonts w:cs="B Nazanin" w:hint="eastAsia"/>
            <w:b/>
            <w:bCs/>
            <w:sz w:val="28"/>
            <w:szCs w:val="28"/>
            <w:rtl/>
            <w:rPrChange w:id="395" w:author="Fariba" w:date="2021-02-02T18:53:00Z">
              <w:rPr>
                <w:rFonts w:cs="B Nazanin" w:hint="eastAsia"/>
                <w:sz w:val="28"/>
                <w:szCs w:val="28"/>
                <w:rtl/>
              </w:rPr>
            </w:rPrChange>
          </w:rPr>
          <w:t>ز</w:t>
        </w:r>
        <w:r w:rsidRPr="006F41D4" w:rsidDel="006F41D4">
          <w:rPr>
            <w:rFonts w:cs="B Nazanin"/>
            <w:b/>
            <w:bCs/>
            <w:sz w:val="28"/>
            <w:szCs w:val="28"/>
            <w:rtl/>
            <w:rPrChange w:id="396" w:author="Fariba" w:date="2021-02-02T18:53:00Z">
              <w:rPr>
                <w:rFonts w:cs="B Nazanin"/>
                <w:sz w:val="28"/>
                <w:szCs w:val="28"/>
                <w:rtl/>
              </w:rPr>
            </w:rPrChange>
          </w:rPr>
          <w:t xml:space="preserve"> شرا</w:t>
        </w:r>
        <w:r w:rsidRPr="006F41D4" w:rsidDel="006F41D4">
          <w:rPr>
            <w:rFonts w:cs="B Nazanin" w:hint="cs"/>
            <w:b/>
            <w:bCs/>
            <w:sz w:val="28"/>
            <w:szCs w:val="28"/>
            <w:rtl/>
            <w:rPrChange w:id="397" w:author="Fariba" w:date="2021-02-02T18:53:00Z">
              <w:rPr>
                <w:rFonts w:cs="B Nazanin" w:hint="cs"/>
                <w:sz w:val="28"/>
                <w:szCs w:val="28"/>
                <w:rtl/>
              </w:rPr>
            </w:rPrChange>
          </w:rPr>
          <w:t>ی</w:t>
        </w:r>
        <w:r w:rsidRPr="006F41D4" w:rsidDel="006F41D4">
          <w:rPr>
            <w:rFonts w:cs="B Nazanin" w:hint="eastAsia"/>
            <w:b/>
            <w:bCs/>
            <w:sz w:val="28"/>
            <w:szCs w:val="28"/>
            <w:rtl/>
            <w:rPrChange w:id="398" w:author="Fariba" w:date="2021-02-02T18:53:00Z">
              <w:rPr>
                <w:rFonts w:cs="B Nazanin" w:hint="eastAsia"/>
                <w:sz w:val="28"/>
                <w:szCs w:val="28"/>
                <w:rtl/>
              </w:rPr>
            </w:rPrChange>
          </w:rPr>
          <w:t>ط</w:t>
        </w:r>
        <w:r w:rsidRPr="006F41D4" w:rsidDel="006F41D4">
          <w:rPr>
            <w:rFonts w:cs="B Nazanin"/>
            <w:b/>
            <w:bCs/>
            <w:sz w:val="28"/>
            <w:szCs w:val="28"/>
            <w:rtl/>
            <w:rPrChange w:id="399" w:author="Fariba" w:date="2021-02-02T18:53:00Z">
              <w:rPr>
                <w:rFonts w:cs="B Nazanin"/>
                <w:sz w:val="28"/>
                <w:szCs w:val="28"/>
                <w:rtl/>
              </w:rPr>
            </w:rPrChange>
          </w:rPr>
          <w:t xml:space="preserve"> طب</w:t>
        </w:r>
        <w:r w:rsidRPr="006F41D4" w:rsidDel="006F41D4">
          <w:rPr>
            <w:rFonts w:cs="B Nazanin" w:hint="cs"/>
            <w:b/>
            <w:bCs/>
            <w:sz w:val="28"/>
            <w:szCs w:val="28"/>
            <w:rtl/>
            <w:rPrChange w:id="400" w:author="Fariba" w:date="2021-02-02T18:53:00Z">
              <w:rPr>
                <w:rFonts w:cs="B Nazanin" w:hint="cs"/>
                <w:sz w:val="28"/>
                <w:szCs w:val="28"/>
                <w:rtl/>
              </w:rPr>
            </w:rPrChange>
          </w:rPr>
          <w:t>ی</w:t>
        </w:r>
        <w:r w:rsidRPr="006F41D4" w:rsidDel="006F41D4">
          <w:rPr>
            <w:rFonts w:cs="B Nazanin" w:hint="eastAsia"/>
            <w:b/>
            <w:bCs/>
            <w:sz w:val="28"/>
            <w:szCs w:val="28"/>
            <w:rtl/>
            <w:rPrChange w:id="401" w:author="Fariba" w:date="2021-02-02T18:53:00Z">
              <w:rPr>
                <w:rFonts w:cs="B Nazanin" w:hint="eastAsia"/>
                <w:sz w:val="28"/>
                <w:szCs w:val="28"/>
                <w:rtl/>
              </w:rPr>
            </w:rPrChange>
          </w:rPr>
          <w:t>ع</w:t>
        </w:r>
        <w:r w:rsidRPr="006F41D4" w:rsidDel="006F41D4">
          <w:rPr>
            <w:rFonts w:cs="B Nazanin" w:hint="cs"/>
            <w:b/>
            <w:bCs/>
            <w:sz w:val="28"/>
            <w:szCs w:val="28"/>
            <w:rtl/>
            <w:rPrChange w:id="402" w:author="Fariba" w:date="2021-02-02T18:53:00Z">
              <w:rPr>
                <w:rFonts w:cs="B Nazanin" w:hint="cs"/>
                <w:sz w:val="28"/>
                <w:szCs w:val="28"/>
                <w:rtl/>
              </w:rPr>
            </w:rPrChange>
          </w:rPr>
          <w:t>ی</w:t>
        </w:r>
        <w:r w:rsidRPr="006F41D4" w:rsidDel="006F41D4">
          <w:rPr>
            <w:rFonts w:cs="B Nazanin"/>
            <w:b/>
            <w:bCs/>
            <w:sz w:val="28"/>
            <w:szCs w:val="28"/>
            <w:rtl/>
            <w:rPrChange w:id="403" w:author="Fariba" w:date="2021-02-02T18:53:00Z">
              <w:rPr>
                <w:rFonts w:cs="B Nazanin"/>
                <w:sz w:val="28"/>
                <w:szCs w:val="28"/>
                <w:rtl/>
              </w:rPr>
            </w:rPrChange>
          </w:rPr>
          <w:t xml:space="preserve"> ، </w:t>
        </w:r>
        <w:r w:rsidRPr="006F41D4" w:rsidDel="006F41D4">
          <w:rPr>
            <w:rFonts w:cs="B Nazanin" w:hint="cs"/>
            <w:b/>
            <w:bCs/>
            <w:sz w:val="28"/>
            <w:szCs w:val="28"/>
            <w:rtl/>
            <w:rPrChange w:id="404" w:author="Fariba" w:date="2021-02-02T18:53:00Z">
              <w:rPr>
                <w:rFonts w:cs="B Nazanin" w:hint="cs"/>
                <w:sz w:val="28"/>
                <w:szCs w:val="28"/>
                <w:rtl/>
              </w:rPr>
            </w:rPrChange>
          </w:rPr>
          <w:t>ی</w:t>
        </w:r>
        <w:r w:rsidRPr="006F41D4" w:rsidDel="006F41D4">
          <w:rPr>
            <w:rFonts w:cs="B Nazanin" w:hint="eastAsia"/>
            <w:b/>
            <w:bCs/>
            <w:sz w:val="28"/>
            <w:szCs w:val="28"/>
            <w:rtl/>
            <w:rPrChange w:id="405" w:author="Fariba" w:date="2021-02-02T18:53:00Z">
              <w:rPr>
                <w:rFonts w:cs="B Nazanin" w:hint="eastAsia"/>
                <w:sz w:val="28"/>
                <w:szCs w:val="28"/>
                <w:rtl/>
              </w:rPr>
            </w:rPrChange>
          </w:rPr>
          <w:t>ک</w:t>
        </w:r>
        <w:r w:rsidRPr="006F41D4" w:rsidDel="006F41D4">
          <w:rPr>
            <w:rFonts w:cs="B Nazanin"/>
            <w:b/>
            <w:bCs/>
            <w:sz w:val="28"/>
            <w:szCs w:val="28"/>
            <w:rtl/>
            <w:rPrChange w:id="406" w:author="Fariba" w:date="2021-02-02T18:53:00Z">
              <w:rPr>
                <w:rFonts w:cs="B Nazanin"/>
                <w:sz w:val="28"/>
                <w:szCs w:val="28"/>
                <w:rtl/>
              </w:rPr>
            </w:rPrChange>
          </w:rPr>
          <w:t xml:space="preserve"> شبکه  </w:t>
        </w:r>
        <w:r w:rsidR="006344CF" w:rsidRPr="006F41D4" w:rsidDel="006F41D4">
          <w:rPr>
            <w:rFonts w:cs="B Nazanin" w:hint="cs"/>
            <w:b/>
            <w:bCs/>
            <w:sz w:val="28"/>
            <w:szCs w:val="28"/>
            <w:rtl/>
            <w:rPrChange w:id="407" w:author="Fariba" w:date="2021-02-02T18:53:00Z">
              <w:rPr>
                <w:rFonts w:cs="B Nazanin" w:hint="cs"/>
                <w:sz w:val="28"/>
                <w:szCs w:val="28"/>
                <w:rtl/>
              </w:rPr>
            </w:rPrChange>
          </w:rPr>
          <w:t>بیش از حد تحریک پذیر</w:t>
        </w:r>
        <w:r w:rsidRPr="006F41D4" w:rsidDel="006F41D4">
          <w:rPr>
            <w:rFonts w:cs="B Nazanin"/>
            <w:b/>
            <w:bCs/>
            <w:sz w:val="28"/>
            <w:szCs w:val="28"/>
            <w:rtl/>
            <w:rPrChange w:id="408" w:author="Fariba" w:date="2021-02-02T18:53:00Z">
              <w:rPr>
                <w:rFonts w:cs="B Nazanin"/>
                <w:sz w:val="28"/>
                <w:szCs w:val="28"/>
                <w:rtl/>
              </w:rPr>
            </w:rPrChange>
          </w:rPr>
          <w:t xml:space="preserve"> طراح</w:t>
        </w:r>
        <w:r w:rsidRPr="006F41D4" w:rsidDel="006F41D4">
          <w:rPr>
            <w:rFonts w:cs="B Nazanin" w:hint="cs"/>
            <w:b/>
            <w:bCs/>
            <w:sz w:val="28"/>
            <w:szCs w:val="28"/>
            <w:rtl/>
            <w:rPrChange w:id="409" w:author="Fariba" w:date="2021-02-02T18:53:00Z">
              <w:rPr>
                <w:rFonts w:cs="B Nazanin" w:hint="cs"/>
                <w:sz w:val="28"/>
                <w:szCs w:val="28"/>
                <w:rtl/>
              </w:rPr>
            </w:rPrChange>
          </w:rPr>
          <w:t>ی</w:t>
        </w:r>
        <w:r w:rsidR="00C80BD5" w:rsidRPr="006F41D4" w:rsidDel="006F41D4">
          <w:rPr>
            <w:rFonts w:cs="B Nazanin"/>
            <w:b/>
            <w:bCs/>
            <w:sz w:val="28"/>
            <w:szCs w:val="28"/>
            <w:rtl/>
            <w:rPrChange w:id="410" w:author="Fariba" w:date="2021-02-02T18:53:00Z">
              <w:rPr>
                <w:rFonts w:cs="B Nazanin"/>
                <w:sz w:val="28"/>
                <w:szCs w:val="28"/>
                <w:rtl/>
              </w:rPr>
            </w:rPrChange>
          </w:rPr>
          <w:t xml:space="preserve"> </w:t>
        </w:r>
        <w:r w:rsidR="006344CF" w:rsidRPr="006F41D4" w:rsidDel="006F41D4">
          <w:rPr>
            <w:rFonts w:cs="B Nazanin" w:hint="cs"/>
            <w:b/>
            <w:bCs/>
            <w:sz w:val="28"/>
            <w:szCs w:val="28"/>
            <w:rtl/>
            <w:rPrChange w:id="411" w:author="Fariba" w:date="2021-02-02T18:53:00Z">
              <w:rPr>
                <w:rFonts w:cs="B Nazanin" w:hint="cs"/>
                <w:sz w:val="28"/>
                <w:szCs w:val="28"/>
                <w:rtl/>
              </w:rPr>
            </w:rPrChange>
          </w:rPr>
          <w:t>شد :</w:t>
        </w:r>
      </w:moveFrom>
    </w:p>
    <w:p w14:paraId="0ACCDB79" w14:textId="6829B8D4" w:rsidR="00CE0036" w:rsidRPr="006F41D4" w:rsidDel="006F41D4" w:rsidRDefault="00797D4E" w:rsidP="006344CF">
      <w:pPr>
        <w:jc w:val="both"/>
        <w:rPr>
          <w:moveFrom w:id="412" w:author="Fariba" w:date="2021-02-02T18:52:00Z"/>
          <w:rFonts w:cs="B Nazanin"/>
          <w:b/>
          <w:bCs/>
          <w:sz w:val="28"/>
          <w:szCs w:val="28"/>
          <w:rtl/>
          <w:rPrChange w:id="413" w:author="Fariba" w:date="2021-02-02T18:53:00Z">
            <w:rPr>
              <w:moveFrom w:id="414" w:author="Fariba" w:date="2021-02-02T18:52:00Z"/>
              <w:rFonts w:cs="B Nazanin"/>
              <w:sz w:val="28"/>
              <w:szCs w:val="28"/>
              <w:rtl/>
            </w:rPr>
          </w:rPrChange>
        </w:rPr>
      </w:pPr>
      <w:moveFrom w:id="415" w:author="Fariba" w:date="2021-02-02T18:52:00Z">
        <w:r w:rsidRPr="006F41D4" w:rsidDel="006F41D4">
          <w:rPr>
            <w:rFonts w:cs="B Nazanin" w:hint="cs"/>
            <w:b/>
            <w:bCs/>
            <w:sz w:val="28"/>
            <w:szCs w:val="28"/>
            <w:rtl/>
            <w:rPrChange w:id="416" w:author="Fariba" w:date="2021-02-02T18:53:00Z">
              <w:rPr>
                <w:rFonts w:cs="B Nazanin" w:hint="cs"/>
                <w:sz w:val="28"/>
                <w:szCs w:val="28"/>
                <w:rtl/>
              </w:rPr>
            </w:rPrChange>
          </w:rPr>
          <w:t>(1)</w:t>
        </w:r>
        <w:r w:rsidR="00D617E1" w:rsidRPr="006F41D4" w:rsidDel="006F41D4">
          <w:rPr>
            <w:rFonts w:cs="B Nazanin"/>
            <w:b/>
            <w:bCs/>
            <w:sz w:val="28"/>
            <w:szCs w:val="28"/>
            <w:rtl/>
            <w:rPrChange w:id="417" w:author="Fariba" w:date="2021-02-02T18:53:00Z">
              <w:rPr>
                <w:rFonts w:cs="B Nazanin"/>
                <w:sz w:val="28"/>
                <w:szCs w:val="28"/>
                <w:rtl/>
              </w:rPr>
            </w:rPrChange>
          </w:rPr>
          <w:t>کاهش نسبت ا</w:t>
        </w:r>
        <w:r w:rsidR="00D617E1" w:rsidRPr="006F41D4" w:rsidDel="006F41D4">
          <w:rPr>
            <w:rFonts w:cs="B Nazanin" w:hint="cs"/>
            <w:b/>
            <w:bCs/>
            <w:sz w:val="28"/>
            <w:szCs w:val="28"/>
            <w:rtl/>
            <w:rPrChange w:id="418" w:author="Fariba" w:date="2021-02-02T18:53:00Z">
              <w:rPr>
                <w:rFonts w:cs="B Nazanin" w:hint="cs"/>
                <w:sz w:val="28"/>
                <w:szCs w:val="28"/>
                <w:rtl/>
              </w:rPr>
            </w:rPrChange>
          </w:rPr>
          <w:t>ی</w:t>
        </w:r>
        <w:r w:rsidR="00D617E1" w:rsidRPr="006F41D4" w:rsidDel="006F41D4">
          <w:rPr>
            <w:rFonts w:cs="B Nazanin" w:hint="eastAsia"/>
            <w:b/>
            <w:bCs/>
            <w:sz w:val="28"/>
            <w:szCs w:val="28"/>
            <w:rtl/>
            <w:rPrChange w:id="419" w:author="Fariba" w:date="2021-02-02T18:53:00Z">
              <w:rPr>
                <w:rFonts w:cs="B Nazanin" w:hint="eastAsia"/>
                <w:sz w:val="28"/>
                <w:szCs w:val="28"/>
                <w:rtl/>
              </w:rPr>
            </w:rPrChange>
          </w:rPr>
          <w:t>نترنورونها</w:t>
        </w:r>
        <w:r w:rsidR="00D617E1" w:rsidRPr="006F41D4" w:rsidDel="006F41D4">
          <w:rPr>
            <w:rFonts w:cs="B Nazanin" w:hint="cs"/>
            <w:b/>
            <w:bCs/>
            <w:sz w:val="28"/>
            <w:szCs w:val="28"/>
            <w:rtl/>
            <w:rPrChange w:id="420" w:author="Fariba" w:date="2021-02-02T18:53:00Z">
              <w:rPr>
                <w:rFonts w:cs="B Nazanin" w:hint="cs"/>
                <w:sz w:val="28"/>
                <w:szCs w:val="28"/>
                <w:rtl/>
              </w:rPr>
            </w:rPrChange>
          </w:rPr>
          <w:t>ی</w:t>
        </w:r>
        <w:r w:rsidR="00D617E1" w:rsidRPr="006F41D4" w:rsidDel="006F41D4">
          <w:rPr>
            <w:rFonts w:cs="B Nazanin"/>
            <w:b/>
            <w:bCs/>
            <w:sz w:val="28"/>
            <w:szCs w:val="28"/>
            <w:rtl/>
            <w:rPrChange w:id="421" w:author="Fariba" w:date="2021-02-02T18:53:00Z">
              <w:rPr>
                <w:rFonts w:cs="B Nazanin"/>
                <w:sz w:val="28"/>
                <w:szCs w:val="28"/>
                <w:rtl/>
              </w:rPr>
            </w:rPrChange>
          </w:rPr>
          <w:t xml:space="preserve"> </w:t>
        </w:r>
        <w:r w:rsidR="00D617E1" w:rsidRPr="006F41D4" w:rsidDel="006F41D4">
          <w:rPr>
            <w:rFonts w:cs="B Nazanin"/>
            <w:b/>
            <w:bCs/>
            <w:sz w:val="28"/>
            <w:szCs w:val="28"/>
            <w:rPrChange w:id="422" w:author="Fariba" w:date="2021-02-02T18:53:00Z">
              <w:rPr>
                <w:rFonts w:cs="B Nazanin"/>
                <w:sz w:val="28"/>
                <w:szCs w:val="28"/>
              </w:rPr>
            </w:rPrChange>
          </w:rPr>
          <w:t>SST</w:t>
        </w:r>
        <w:r w:rsidR="00D617E1" w:rsidRPr="006F41D4" w:rsidDel="006F41D4">
          <w:rPr>
            <w:rFonts w:cs="B Nazanin"/>
            <w:b/>
            <w:bCs/>
            <w:sz w:val="28"/>
            <w:szCs w:val="28"/>
            <w:rtl/>
            <w:rPrChange w:id="423" w:author="Fariba" w:date="2021-02-02T18:53:00Z">
              <w:rPr>
                <w:rFonts w:cs="B Nazanin"/>
                <w:sz w:val="28"/>
                <w:szCs w:val="28"/>
                <w:rtl/>
              </w:rPr>
            </w:rPrChange>
          </w:rPr>
          <w:t xml:space="preserve"> ، (2) افزا</w:t>
        </w:r>
        <w:r w:rsidR="00D617E1" w:rsidRPr="006F41D4" w:rsidDel="006F41D4">
          <w:rPr>
            <w:rFonts w:cs="B Nazanin" w:hint="cs"/>
            <w:b/>
            <w:bCs/>
            <w:sz w:val="28"/>
            <w:szCs w:val="28"/>
            <w:rtl/>
            <w:rPrChange w:id="424" w:author="Fariba" w:date="2021-02-02T18:53:00Z">
              <w:rPr>
                <w:rFonts w:cs="B Nazanin" w:hint="cs"/>
                <w:sz w:val="28"/>
                <w:szCs w:val="28"/>
                <w:rtl/>
              </w:rPr>
            </w:rPrChange>
          </w:rPr>
          <w:t>ی</w:t>
        </w:r>
        <w:r w:rsidR="00D617E1" w:rsidRPr="006F41D4" w:rsidDel="006F41D4">
          <w:rPr>
            <w:rFonts w:cs="B Nazanin" w:hint="eastAsia"/>
            <w:b/>
            <w:bCs/>
            <w:sz w:val="28"/>
            <w:szCs w:val="28"/>
            <w:rtl/>
            <w:rPrChange w:id="425" w:author="Fariba" w:date="2021-02-02T18:53:00Z">
              <w:rPr>
                <w:rFonts w:cs="B Nazanin" w:hint="eastAsia"/>
                <w:sz w:val="28"/>
                <w:szCs w:val="28"/>
                <w:rtl/>
              </w:rPr>
            </w:rPrChange>
          </w:rPr>
          <w:t>ش</w:t>
        </w:r>
        <w:r w:rsidR="00D617E1" w:rsidRPr="006F41D4" w:rsidDel="006F41D4">
          <w:rPr>
            <w:rFonts w:cs="B Nazanin"/>
            <w:b/>
            <w:bCs/>
            <w:sz w:val="28"/>
            <w:szCs w:val="28"/>
            <w:rtl/>
            <w:rPrChange w:id="426" w:author="Fariba" w:date="2021-02-02T18:53:00Z">
              <w:rPr>
                <w:rFonts w:cs="B Nazanin"/>
                <w:sz w:val="28"/>
                <w:szCs w:val="28"/>
                <w:rtl/>
              </w:rPr>
            </w:rPrChange>
          </w:rPr>
          <w:t xml:space="preserve"> اندازه درخت آکسون آنها ، (3) افزا</w:t>
        </w:r>
        <w:r w:rsidR="00D617E1" w:rsidRPr="006F41D4" w:rsidDel="006F41D4">
          <w:rPr>
            <w:rFonts w:cs="B Nazanin" w:hint="cs"/>
            <w:b/>
            <w:bCs/>
            <w:sz w:val="28"/>
            <w:szCs w:val="28"/>
            <w:rtl/>
            <w:rPrChange w:id="427" w:author="Fariba" w:date="2021-02-02T18:53:00Z">
              <w:rPr>
                <w:rFonts w:cs="B Nazanin" w:hint="cs"/>
                <w:sz w:val="28"/>
                <w:szCs w:val="28"/>
                <w:rtl/>
              </w:rPr>
            </w:rPrChange>
          </w:rPr>
          <w:t>ی</w:t>
        </w:r>
        <w:r w:rsidR="00D617E1" w:rsidRPr="006F41D4" w:rsidDel="006F41D4">
          <w:rPr>
            <w:rFonts w:cs="B Nazanin" w:hint="eastAsia"/>
            <w:b/>
            <w:bCs/>
            <w:sz w:val="28"/>
            <w:szCs w:val="28"/>
            <w:rtl/>
            <w:rPrChange w:id="428" w:author="Fariba" w:date="2021-02-02T18:53:00Z">
              <w:rPr>
                <w:rFonts w:cs="B Nazanin" w:hint="eastAsia"/>
                <w:sz w:val="28"/>
                <w:szCs w:val="28"/>
                <w:rtl/>
              </w:rPr>
            </w:rPrChange>
          </w:rPr>
          <w:t>ش</w:t>
        </w:r>
        <w:r w:rsidR="00D617E1" w:rsidRPr="006F41D4" w:rsidDel="006F41D4">
          <w:rPr>
            <w:rFonts w:cs="B Nazanin"/>
            <w:b/>
            <w:bCs/>
            <w:sz w:val="28"/>
            <w:szCs w:val="28"/>
            <w:rtl/>
            <w:rPrChange w:id="429" w:author="Fariba" w:date="2021-02-02T18:53:00Z">
              <w:rPr>
                <w:rFonts w:cs="B Nazanin"/>
                <w:sz w:val="28"/>
                <w:szCs w:val="28"/>
                <w:rtl/>
              </w:rPr>
            </w:rPrChange>
          </w:rPr>
          <w:t xml:space="preserve"> جزئ</w:t>
        </w:r>
        <w:r w:rsidR="00D617E1" w:rsidRPr="006F41D4" w:rsidDel="006F41D4">
          <w:rPr>
            <w:rFonts w:cs="B Nazanin" w:hint="cs"/>
            <w:b/>
            <w:bCs/>
            <w:sz w:val="28"/>
            <w:szCs w:val="28"/>
            <w:rtl/>
            <w:rPrChange w:id="430" w:author="Fariba" w:date="2021-02-02T18:53:00Z">
              <w:rPr>
                <w:rFonts w:cs="B Nazanin" w:hint="cs"/>
                <w:sz w:val="28"/>
                <w:szCs w:val="28"/>
                <w:rtl/>
              </w:rPr>
            </w:rPrChange>
          </w:rPr>
          <w:t>ی</w:t>
        </w:r>
        <w:r w:rsidR="00D617E1" w:rsidRPr="006F41D4" w:rsidDel="006F41D4">
          <w:rPr>
            <w:rFonts w:cs="B Nazanin"/>
            <w:b/>
            <w:bCs/>
            <w:sz w:val="28"/>
            <w:szCs w:val="28"/>
            <w:rtl/>
            <w:rPrChange w:id="431" w:author="Fariba" w:date="2021-02-02T18:53:00Z">
              <w:rPr>
                <w:rFonts w:cs="B Nazanin"/>
                <w:sz w:val="28"/>
                <w:szCs w:val="28"/>
                <w:rtl/>
              </w:rPr>
            </w:rPrChange>
          </w:rPr>
          <w:t xml:space="preserve"> در نسبت نورونها</w:t>
        </w:r>
        <w:r w:rsidR="00D617E1" w:rsidRPr="006F41D4" w:rsidDel="006F41D4">
          <w:rPr>
            <w:rFonts w:cs="B Nazanin" w:hint="cs"/>
            <w:b/>
            <w:bCs/>
            <w:sz w:val="28"/>
            <w:szCs w:val="28"/>
            <w:rtl/>
            <w:rPrChange w:id="432" w:author="Fariba" w:date="2021-02-02T18:53:00Z">
              <w:rPr>
                <w:rFonts w:cs="B Nazanin" w:hint="cs"/>
                <w:sz w:val="28"/>
                <w:szCs w:val="28"/>
                <w:rtl/>
              </w:rPr>
            </w:rPrChange>
          </w:rPr>
          <w:t>ی</w:t>
        </w:r>
        <w:r w:rsidR="00D617E1" w:rsidRPr="006F41D4" w:rsidDel="006F41D4">
          <w:rPr>
            <w:rFonts w:cs="B Nazanin"/>
            <w:b/>
            <w:bCs/>
            <w:sz w:val="28"/>
            <w:szCs w:val="28"/>
            <w:rtl/>
            <w:rPrChange w:id="433" w:author="Fariba" w:date="2021-02-02T18:53:00Z">
              <w:rPr>
                <w:rFonts w:cs="B Nazanin"/>
                <w:sz w:val="28"/>
                <w:szCs w:val="28"/>
                <w:rtl/>
              </w:rPr>
            </w:rPrChange>
          </w:rPr>
          <w:t xml:space="preserve"> </w:t>
        </w:r>
        <w:r w:rsidR="00D617E1" w:rsidRPr="006F41D4" w:rsidDel="006F41D4">
          <w:rPr>
            <w:rFonts w:cs="B Nazanin"/>
            <w:b/>
            <w:bCs/>
            <w:sz w:val="28"/>
            <w:szCs w:val="28"/>
            <w:rPrChange w:id="434" w:author="Fariba" w:date="2021-02-02T18:53:00Z">
              <w:rPr>
                <w:rFonts w:cs="B Nazanin"/>
                <w:sz w:val="28"/>
                <w:szCs w:val="28"/>
              </w:rPr>
            </w:rPrChange>
          </w:rPr>
          <w:t>PV</w:t>
        </w:r>
        <w:r w:rsidR="00D617E1" w:rsidRPr="006F41D4" w:rsidDel="006F41D4">
          <w:rPr>
            <w:rFonts w:cs="B Nazanin"/>
            <w:b/>
            <w:bCs/>
            <w:sz w:val="28"/>
            <w:szCs w:val="28"/>
            <w:rtl/>
            <w:rPrChange w:id="435" w:author="Fariba" w:date="2021-02-02T18:53:00Z">
              <w:rPr>
                <w:rFonts w:cs="B Nazanin"/>
                <w:sz w:val="28"/>
                <w:szCs w:val="28"/>
                <w:rtl/>
              </w:rPr>
            </w:rPrChange>
          </w:rPr>
          <w:t xml:space="preserve"> ، (4) افزا</w:t>
        </w:r>
        <w:r w:rsidR="00D617E1" w:rsidRPr="006F41D4" w:rsidDel="006F41D4">
          <w:rPr>
            <w:rFonts w:cs="B Nazanin" w:hint="cs"/>
            <w:b/>
            <w:bCs/>
            <w:sz w:val="28"/>
            <w:szCs w:val="28"/>
            <w:rtl/>
            <w:rPrChange w:id="436" w:author="Fariba" w:date="2021-02-02T18:53:00Z">
              <w:rPr>
                <w:rFonts w:cs="B Nazanin" w:hint="cs"/>
                <w:sz w:val="28"/>
                <w:szCs w:val="28"/>
                <w:rtl/>
              </w:rPr>
            </w:rPrChange>
          </w:rPr>
          <w:t>ی</w:t>
        </w:r>
        <w:r w:rsidR="00D617E1" w:rsidRPr="006F41D4" w:rsidDel="006F41D4">
          <w:rPr>
            <w:rFonts w:cs="B Nazanin" w:hint="eastAsia"/>
            <w:b/>
            <w:bCs/>
            <w:sz w:val="28"/>
            <w:szCs w:val="28"/>
            <w:rtl/>
            <w:rPrChange w:id="437" w:author="Fariba" w:date="2021-02-02T18:53:00Z">
              <w:rPr>
                <w:rFonts w:cs="B Nazanin" w:hint="eastAsia"/>
                <w:sz w:val="28"/>
                <w:szCs w:val="28"/>
                <w:rtl/>
              </w:rPr>
            </w:rPrChange>
          </w:rPr>
          <w:t>ش</w:t>
        </w:r>
        <w:r w:rsidR="00D617E1" w:rsidRPr="006F41D4" w:rsidDel="006F41D4">
          <w:rPr>
            <w:rFonts w:cs="B Nazanin"/>
            <w:b/>
            <w:bCs/>
            <w:sz w:val="28"/>
            <w:szCs w:val="28"/>
            <w:rtl/>
            <w:rPrChange w:id="438" w:author="Fariba" w:date="2021-02-02T18:53:00Z">
              <w:rPr>
                <w:rFonts w:cs="B Nazanin"/>
                <w:sz w:val="28"/>
                <w:szCs w:val="28"/>
                <w:rtl/>
              </w:rPr>
            </w:rPrChange>
          </w:rPr>
          <w:t xml:space="preserve"> </w:t>
        </w:r>
        <w:r w:rsidR="006344CF" w:rsidRPr="006F41D4" w:rsidDel="006F41D4">
          <w:rPr>
            <w:rFonts w:cs="B Nazanin" w:hint="cs"/>
            <w:b/>
            <w:bCs/>
            <w:sz w:val="28"/>
            <w:szCs w:val="28"/>
            <w:rtl/>
            <w:rPrChange w:id="439" w:author="Fariba" w:date="2021-02-02T18:53:00Z">
              <w:rPr>
                <w:rFonts w:cs="B Nazanin" w:hint="cs"/>
                <w:sz w:val="28"/>
                <w:szCs w:val="28"/>
                <w:rtl/>
              </w:rPr>
            </w:rPrChange>
          </w:rPr>
          <w:t>بهره</w:t>
        </w:r>
        <w:r w:rsidR="00D617E1" w:rsidRPr="006F41D4" w:rsidDel="006F41D4">
          <w:rPr>
            <w:rFonts w:cs="B Nazanin"/>
            <w:b/>
            <w:bCs/>
            <w:sz w:val="28"/>
            <w:szCs w:val="28"/>
            <w:rtl/>
            <w:rPrChange w:id="440" w:author="Fariba" w:date="2021-02-02T18:53:00Z">
              <w:rPr>
                <w:rFonts w:cs="B Nazanin"/>
                <w:sz w:val="28"/>
                <w:szCs w:val="28"/>
                <w:rtl/>
              </w:rPr>
            </w:rPrChange>
          </w:rPr>
          <w:t xml:space="preserve"> س</w:t>
        </w:r>
        <w:r w:rsidR="00D617E1" w:rsidRPr="006F41D4" w:rsidDel="006F41D4">
          <w:rPr>
            <w:rFonts w:cs="B Nazanin" w:hint="cs"/>
            <w:b/>
            <w:bCs/>
            <w:sz w:val="28"/>
            <w:szCs w:val="28"/>
            <w:rtl/>
            <w:rPrChange w:id="441" w:author="Fariba" w:date="2021-02-02T18:53:00Z">
              <w:rPr>
                <w:rFonts w:cs="B Nazanin" w:hint="cs"/>
                <w:sz w:val="28"/>
                <w:szCs w:val="28"/>
                <w:rtl/>
              </w:rPr>
            </w:rPrChange>
          </w:rPr>
          <w:t>ی</w:t>
        </w:r>
        <w:r w:rsidR="00D617E1" w:rsidRPr="006F41D4" w:rsidDel="006F41D4">
          <w:rPr>
            <w:rFonts w:cs="B Nazanin" w:hint="eastAsia"/>
            <w:b/>
            <w:bCs/>
            <w:sz w:val="28"/>
            <w:szCs w:val="28"/>
            <w:rtl/>
            <w:rPrChange w:id="442" w:author="Fariba" w:date="2021-02-02T18:53:00Z">
              <w:rPr>
                <w:rFonts w:cs="B Nazanin" w:hint="eastAsia"/>
                <w:sz w:val="28"/>
                <w:szCs w:val="28"/>
                <w:rtl/>
              </w:rPr>
            </w:rPrChange>
          </w:rPr>
          <w:t>ناپس</w:t>
        </w:r>
        <w:r w:rsidR="00D617E1" w:rsidRPr="006F41D4" w:rsidDel="006F41D4">
          <w:rPr>
            <w:rFonts w:cs="B Nazanin" w:hint="cs"/>
            <w:b/>
            <w:bCs/>
            <w:sz w:val="28"/>
            <w:szCs w:val="28"/>
            <w:rtl/>
            <w:rPrChange w:id="443" w:author="Fariba" w:date="2021-02-02T18:53:00Z">
              <w:rPr>
                <w:rFonts w:cs="B Nazanin" w:hint="cs"/>
                <w:sz w:val="28"/>
                <w:szCs w:val="28"/>
                <w:rtl/>
              </w:rPr>
            </w:rPrChange>
          </w:rPr>
          <w:t>ی</w:t>
        </w:r>
        <w:r w:rsidR="00D617E1" w:rsidRPr="006F41D4" w:rsidDel="006F41D4">
          <w:rPr>
            <w:rFonts w:cs="B Nazanin"/>
            <w:b/>
            <w:bCs/>
            <w:sz w:val="28"/>
            <w:szCs w:val="28"/>
            <w:rtl/>
            <w:rPrChange w:id="444" w:author="Fariba" w:date="2021-02-02T18:53:00Z">
              <w:rPr>
                <w:rFonts w:cs="B Nazanin"/>
                <w:sz w:val="28"/>
                <w:szCs w:val="28"/>
                <w:rtl/>
              </w:rPr>
            </w:rPrChange>
          </w:rPr>
          <w:t xml:space="preserve"> </w:t>
        </w:r>
        <w:r w:rsidR="00D617E1" w:rsidRPr="006F41D4" w:rsidDel="006F41D4">
          <w:rPr>
            <w:rFonts w:cs="B Nazanin"/>
            <w:b/>
            <w:bCs/>
            <w:sz w:val="28"/>
            <w:szCs w:val="28"/>
            <w:rPrChange w:id="445" w:author="Fariba" w:date="2021-02-02T18:53:00Z">
              <w:rPr>
                <w:rFonts w:cs="B Nazanin"/>
                <w:sz w:val="28"/>
                <w:szCs w:val="28"/>
              </w:rPr>
            </w:rPrChange>
          </w:rPr>
          <w:t>PC -&gt; PC</w:t>
        </w:r>
        <w:r w:rsidR="00D617E1" w:rsidRPr="006F41D4" w:rsidDel="006F41D4">
          <w:rPr>
            <w:rFonts w:cs="B Nazanin"/>
            <w:b/>
            <w:bCs/>
            <w:sz w:val="28"/>
            <w:szCs w:val="28"/>
            <w:rtl/>
            <w:rPrChange w:id="446" w:author="Fariba" w:date="2021-02-02T18:53:00Z">
              <w:rPr>
                <w:rFonts w:cs="B Nazanin"/>
                <w:sz w:val="28"/>
                <w:szCs w:val="28"/>
                <w:rtl/>
              </w:rPr>
            </w:rPrChange>
          </w:rPr>
          <w:t xml:space="preserve"> و </w:t>
        </w:r>
        <w:r w:rsidR="00D617E1" w:rsidRPr="006F41D4" w:rsidDel="006F41D4">
          <w:rPr>
            <w:rFonts w:cs="B Nazanin"/>
            <w:b/>
            <w:bCs/>
            <w:sz w:val="28"/>
            <w:szCs w:val="28"/>
            <w:rPrChange w:id="447" w:author="Fariba" w:date="2021-02-02T18:53:00Z">
              <w:rPr>
                <w:rFonts w:cs="B Nazanin"/>
                <w:sz w:val="28"/>
                <w:szCs w:val="28"/>
              </w:rPr>
            </w:rPrChange>
          </w:rPr>
          <w:t>PC -&gt; PV</w:t>
        </w:r>
        <w:r w:rsidR="00D617E1" w:rsidRPr="006F41D4" w:rsidDel="006F41D4">
          <w:rPr>
            <w:rFonts w:cs="B Nazanin"/>
            <w:b/>
            <w:bCs/>
            <w:sz w:val="28"/>
            <w:szCs w:val="28"/>
            <w:rtl/>
            <w:rPrChange w:id="448" w:author="Fariba" w:date="2021-02-02T18:53:00Z">
              <w:rPr>
                <w:rFonts w:cs="B Nazanin"/>
                <w:sz w:val="28"/>
                <w:szCs w:val="28"/>
                <w:rtl/>
              </w:rPr>
            </w:rPrChange>
          </w:rPr>
          <w:t xml:space="preserve"> و (5) کاهش جزئ</w:t>
        </w:r>
        <w:r w:rsidR="00D617E1" w:rsidRPr="006F41D4" w:rsidDel="006F41D4">
          <w:rPr>
            <w:rFonts w:cs="B Nazanin" w:hint="cs"/>
            <w:b/>
            <w:bCs/>
            <w:sz w:val="28"/>
            <w:szCs w:val="28"/>
            <w:rtl/>
            <w:rPrChange w:id="449" w:author="Fariba" w:date="2021-02-02T18:53:00Z">
              <w:rPr>
                <w:rFonts w:cs="B Nazanin" w:hint="cs"/>
                <w:sz w:val="28"/>
                <w:szCs w:val="28"/>
                <w:rtl/>
              </w:rPr>
            </w:rPrChange>
          </w:rPr>
          <w:t>ی</w:t>
        </w:r>
        <w:r w:rsidR="006344CF" w:rsidRPr="006F41D4" w:rsidDel="006F41D4">
          <w:rPr>
            <w:rFonts w:cs="B Nazanin" w:hint="cs"/>
            <w:b/>
            <w:bCs/>
            <w:sz w:val="28"/>
            <w:szCs w:val="28"/>
            <w:rtl/>
            <w:rPrChange w:id="450" w:author="Fariba" w:date="2021-02-02T18:53:00Z">
              <w:rPr>
                <w:rFonts w:cs="B Nazanin" w:hint="cs"/>
                <w:sz w:val="28"/>
                <w:szCs w:val="28"/>
                <w:rtl/>
              </w:rPr>
            </w:rPrChange>
          </w:rPr>
          <w:t xml:space="preserve"> بهره</w:t>
        </w:r>
        <w:r w:rsidR="00D617E1" w:rsidRPr="006F41D4" w:rsidDel="006F41D4">
          <w:rPr>
            <w:rFonts w:cs="B Nazanin"/>
            <w:b/>
            <w:bCs/>
            <w:sz w:val="28"/>
            <w:szCs w:val="28"/>
            <w:rtl/>
            <w:rPrChange w:id="451" w:author="Fariba" w:date="2021-02-02T18:53:00Z">
              <w:rPr>
                <w:rFonts w:cs="B Nazanin"/>
                <w:sz w:val="28"/>
                <w:szCs w:val="28"/>
                <w:rtl/>
              </w:rPr>
            </w:rPrChange>
          </w:rPr>
          <w:t xml:space="preserve"> </w:t>
        </w:r>
        <w:r w:rsidR="00D617E1" w:rsidRPr="006F41D4" w:rsidDel="006F41D4">
          <w:rPr>
            <w:rFonts w:cs="B Nazanin"/>
            <w:b/>
            <w:bCs/>
            <w:sz w:val="28"/>
            <w:szCs w:val="28"/>
            <w:rPrChange w:id="452" w:author="Fariba" w:date="2021-02-02T18:53:00Z">
              <w:rPr>
                <w:rFonts w:cs="B Nazanin"/>
                <w:sz w:val="28"/>
                <w:szCs w:val="28"/>
              </w:rPr>
            </w:rPrChange>
          </w:rPr>
          <w:t xml:space="preserve"> PV-&gt; PC</w:t>
        </w:r>
      </w:moveFrom>
    </w:p>
    <w:moveFromRangeEnd w:id="290"/>
    <w:p w14:paraId="700C5765" w14:textId="77777777" w:rsidR="00CE0036" w:rsidRPr="00C33443" w:rsidRDefault="00D617E1" w:rsidP="00FC40A1">
      <w:pPr>
        <w:jc w:val="both"/>
        <w:rPr>
          <w:rFonts w:cs="B Nazanin"/>
          <w:sz w:val="28"/>
          <w:szCs w:val="28"/>
          <w:rtl/>
        </w:rPr>
      </w:pPr>
      <w:r w:rsidRPr="006F41D4">
        <w:rPr>
          <w:rFonts w:cs="B Nazanin"/>
          <w:b/>
          <w:bCs/>
          <w:sz w:val="28"/>
          <w:szCs w:val="28"/>
          <w:rtl/>
          <w:rPrChange w:id="453" w:author="Fariba" w:date="2021-02-02T18:53:00Z">
            <w:rPr>
              <w:rFonts w:cs="B Nazanin"/>
              <w:sz w:val="28"/>
              <w:szCs w:val="28"/>
              <w:rtl/>
            </w:rPr>
          </w:rPrChange>
        </w:rPr>
        <w:t>شب</w:t>
      </w:r>
      <w:r w:rsidRPr="006F41D4">
        <w:rPr>
          <w:rFonts w:cs="B Nazanin" w:hint="cs"/>
          <w:b/>
          <w:bCs/>
          <w:sz w:val="28"/>
          <w:szCs w:val="28"/>
          <w:rtl/>
          <w:rPrChange w:id="454" w:author="Fariba" w:date="2021-02-02T18:53:00Z">
            <w:rPr>
              <w:rFonts w:cs="B Nazanin" w:hint="cs"/>
              <w:sz w:val="28"/>
              <w:szCs w:val="28"/>
              <w:rtl/>
            </w:rPr>
          </w:rPrChange>
        </w:rPr>
        <w:t>ی</w:t>
      </w:r>
      <w:r w:rsidRPr="006F41D4">
        <w:rPr>
          <w:rFonts w:cs="B Nazanin" w:hint="eastAsia"/>
          <w:b/>
          <w:bCs/>
          <w:sz w:val="28"/>
          <w:szCs w:val="28"/>
          <w:rtl/>
          <w:rPrChange w:id="455" w:author="Fariba" w:date="2021-02-02T18:53:00Z">
            <w:rPr>
              <w:rFonts w:cs="B Nazanin" w:hint="eastAsia"/>
              <w:sz w:val="28"/>
              <w:szCs w:val="28"/>
              <w:rtl/>
            </w:rPr>
          </w:rPrChange>
        </w:rPr>
        <w:t>ه</w:t>
      </w:r>
      <w:r w:rsidRPr="006F41D4">
        <w:rPr>
          <w:rFonts w:cs="B Nazanin"/>
          <w:b/>
          <w:bCs/>
          <w:sz w:val="28"/>
          <w:szCs w:val="28"/>
          <w:rtl/>
          <w:rPrChange w:id="456" w:author="Fariba" w:date="2021-02-02T18:53:00Z">
            <w:rPr>
              <w:rFonts w:cs="B Nazanin"/>
              <w:sz w:val="28"/>
              <w:szCs w:val="28"/>
              <w:rtl/>
            </w:rPr>
          </w:rPrChange>
        </w:rPr>
        <w:t xml:space="preserve"> ساز</w:t>
      </w:r>
      <w:r w:rsidRPr="006F41D4">
        <w:rPr>
          <w:rFonts w:cs="B Nazanin" w:hint="cs"/>
          <w:b/>
          <w:bCs/>
          <w:sz w:val="28"/>
          <w:szCs w:val="28"/>
          <w:rtl/>
          <w:rPrChange w:id="457" w:author="Fariba" w:date="2021-02-02T18:53:00Z">
            <w:rPr>
              <w:rFonts w:cs="B Nazanin" w:hint="cs"/>
              <w:sz w:val="28"/>
              <w:szCs w:val="28"/>
              <w:rtl/>
            </w:rPr>
          </w:rPrChange>
        </w:rPr>
        <w:t>ی</w:t>
      </w:r>
      <w:r w:rsidRPr="006F41D4">
        <w:rPr>
          <w:rFonts w:cs="B Nazanin"/>
          <w:b/>
          <w:bCs/>
          <w:sz w:val="28"/>
          <w:szCs w:val="28"/>
          <w:rtl/>
          <w:rPrChange w:id="458" w:author="Fariba" w:date="2021-02-02T18:53:00Z">
            <w:rPr>
              <w:rFonts w:cs="B Nazanin"/>
              <w:sz w:val="28"/>
              <w:szCs w:val="28"/>
              <w:rtl/>
            </w:rPr>
          </w:rPrChange>
        </w:rPr>
        <w:t xml:space="preserve"> </w:t>
      </w:r>
      <w:r w:rsidRPr="006F41D4">
        <w:rPr>
          <w:rFonts w:cs="B Nazanin"/>
          <w:b/>
          <w:bCs/>
          <w:sz w:val="28"/>
          <w:szCs w:val="28"/>
          <w:rPrChange w:id="459" w:author="Fariba" w:date="2021-02-02T18:53:00Z">
            <w:rPr>
              <w:rFonts w:cs="B Nazanin"/>
              <w:sz w:val="28"/>
              <w:szCs w:val="28"/>
            </w:rPr>
          </w:rPrChange>
        </w:rPr>
        <w:t>tDCS</w:t>
      </w:r>
    </w:p>
    <w:p w14:paraId="24819E80" w14:textId="77777777" w:rsidR="00CE0036" w:rsidRPr="00C33443" w:rsidRDefault="00D617E1" w:rsidP="00FC40A1">
      <w:pPr>
        <w:jc w:val="both"/>
        <w:rPr>
          <w:rFonts w:cs="B Nazanin"/>
          <w:sz w:val="28"/>
          <w:szCs w:val="28"/>
          <w:rtl/>
        </w:rPr>
      </w:pPr>
      <w:r w:rsidRPr="00C33443">
        <w:rPr>
          <w:rFonts w:cs="B Nazanin"/>
          <w:sz w:val="28"/>
          <w:szCs w:val="28"/>
          <w:rtl/>
        </w:rPr>
        <w:t>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w:t>
      </w:r>
      <w:r w:rsidRPr="00C33443">
        <w:rPr>
          <w:rFonts w:cs="B Nazanin"/>
          <w:sz w:val="28"/>
          <w:szCs w:val="28"/>
        </w:rPr>
        <w:t>DC</w:t>
      </w:r>
      <w:r w:rsidRPr="00C33443">
        <w:rPr>
          <w:rFonts w:cs="B Nazanin"/>
          <w:sz w:val="28"/>
          <w:szCs w:val="28"/>
          <w:rtl/>
        </w:rPr>
        <w:t xml:space="preserve"> م</w:t>
      </w:r>
      <w:r w:rsidRPr="00C33443">
        <w:rPr>
          <w:rFonts w:cs="B Nazanin" w:hint="cs"/>
          <w:sz w:val="28"/>
          <w:szCs w:val="28"/>
          <w:rtl/>
        </w:rPr>
        <w:t>ی</w:t>
      </w:r>
      <w:r w:rsidRPr="00C33443">
        <w:rPr>
          <w:rFonts w:cs="B Nazanin"/>
          <w:sz w:val="28"/>
          <w:szCs w:val="28"/>
          <w:rtl/>
        </w:rPr>
        <w:t xml:space="preserve"> تواند باعث تغ</w:t>
      </w:r>
      <w:r w:rsidRPr="00C33443">
        <w:rPr>
          <w:rFonts w:cs="B Nazanin" w:hint="cs"/>
          <w:sz w:val="28"/>
          <w:szCs w:val="28"/>
          <w:rtl/>
        </w:rPr>
        <w:t>یی</w:t>
      </w:r>
      <w:r w:rsidRPr="00C33443">
        <w:rPr>
          <w:rFonts w:cs="B Nazanin" w:hint="eastAsia"/>
          <w:sz w:val="28"/>
          <w:szCs w:val="28"/>
          <w:rtl/>
        </w:rPr>
        <w:t>رات</w:t>
      </w:r>
      <w:r w:rsidRPr="00C33443">
        <w:rPr>
          <w:rFonts w:cs="B Nazanin"/>
          <w:sz w:val="28"/>
          <w:szCs w:val="28"/>
          <w:rtl/>
        </w:rPr>
        <w:t xml:space="preserve"> پتانس</w:t>
      </w:r>
      <w:r w:rsidRPr="00C33443">
        <w:rPr>
          <w:rFonts w:cs="B Nazanin" w:hint="cs"/>
          <w:sz w:val="28"/>
          <w:szCs w:val="28"/>
          <w:rtl/>
        </w:rPr>
        <w:t>ی</w:t>
      </w:r>
      <w:r w:rsidRPr="00C33443">
        <w:rPr>
          <w:rFonts w:cs="B Nazanin" w:hint="eastAsia"/>
          <w:sz w:val="28"/>
          <w:szCs w:val="28"/>
          <w:rtl/>
        </w:rPr>
        <w:t>ل</w:t>
      </w:r>
      <w:r w:rsidRPr="00C33443">
        <w:rPr>
          <w:rFonts w:cs="B Nazanin"/>
          <w:sz w:val="28"/>
          <w:szCs w:val="28"/>
          <w:rtl/>
        </w:rPr>
        <w:t xml:space="preserve"> غشا در سطح سوما ، دندر</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و آکسون شود.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تغ</w:t>
      </w:r>
      <w:r w:rsidRPr="00C33443">
        <w:rPr>
          <w:rFonts w:cs="B Nazanin" w:hint="cs"/>
          <w:sz w:val="28"/>
          <w:szCs w:val="28"/>
          <w:rtl/>
        </w:rPr>
        <w:t>یی</w:t>
      </w:r>
      <w:r w:rsidRPr="00C33443">
        <w:rPr>
          <w:rFonts w:cs="B Nazanin" w:hint="eastAsia"/>
          <w:sz w:val="28"/>
          <w:szCs w:val="28"/>
          <w:rtl/>
        </w:rPr>
        <w:t>رات</w:t>
      </w:r>
      <w:r w:rsidRPr="00C33443">
        <w:rPr>
          <w:rFonts w:cs="B Nazanin"/>
          <w:sz w:val="28"/>
          <w:szCs w:val="28"/>
          <w:rtl/>
        </w:rPr>
        <w:t xml:space="preserve"> ، همراه با انعطاف پذ</w:t>
      </w:r>
      <w:r w:rsidRPr="00C33443">
        <w:rPr>
          <w:rFonts w:cs="B Nazanin" w:hint="cs"/>
          <w:sz w:val="28"/>
          <w:szCs w:val="28"/>
          <w:rtl/>
        </w:rPr>
        <w:t>ی</w:t>
      </w:r>
      <w:r w:rsidRPr="00C33443">
        <w:rPr>
          <w:rFonts w:cs="B Nazanin" w:hint="eastAsia"/>
          <w:sz w:val="28"/>
          <w:szCs w:val="28"/>
          <w:rtl/>
        </w:rPr>
        <w:t>ر</w:t>
      </w:r>
      <w:r w:rsidRPr="00C33443">
        <w:rPr>
          <w:rFonts w:cs="B Nazanin" w:hint="cs"/>
          <w:sz w:val="28"/>
          <w:szCs w:val="28"/>
          <w:rtl/>
        </w:rPr>
        <w:t>ی</w:t>
      </w:r>
      <w:r w:rsidRPr="00C33443">
        <w:rPr>
          <w:rFonts w:cs="B Nazanin"/>
          <w:sz w:val="28"/>
          <w:szCs w:val="28"/>
          <w:rtl/>
        </w:rPr>
        <w:t xml:space="preserve"> وابسته به </w:t>
      </w:r>
      <w:r w:rsidRPr="00C33443">
        <w:rPr>
          <w:rFonts w:cs="B Nazanin"/>
          <w:sz w:val="28"/>
          <w:szCs w:val="28"/>
        </w:rPr>
        <w:t>NMDA</w:t>
      </w:r>
      <w:r w:rsidRPr="00C33443">
        <w:rPr>
          <w:rFonts w:cs="B Nazanin"/>
          <w:sz w:val="28"/>
          <w:szCs w:val="28"/>
          <w:rtl/>
        </w:rPr>
        <w:t xml:space="preserve"> ، برا</w:t>
      </w:r>
      <w:r w:rsidRPr="00C33443">
        <w:rPr>
          <w:rFonts w:cs="B Nazanin" w:hint="cs"/>
          <w:sz w:val="28"/>
          <w:szCs w:val="28"/>
          <w:rtl/>
        </w:rPr>
        <w:t>ی</w:t>
      </w:r>
      <w:r w:rsidRPr="00C33443">
        <w:rPr>
          <w:rFonts w:cs="B Nazanin"/>
          <w:sz w:val="28"/>
          <w:szCs w:val="28"/>
          <w:rtl/>
        </w:rPr>
        <w:t xml:space="preserve"> ا</w:t>
      </w:r>
      <w:r w:rsidRPr="00C33443">
        <w:rPr>
          <w:rFonts w:cs="B Nazanin" w:hint="cs"/>
          <w:sz w:val="28"/>
          <w:szCs w:val="28"/>
          <w:rtl/>
        </w:rPr>
        <w:t>ی</w:t>
      </w:r>
      <w:r w:rsidRPr="00C33443">
        <w:rPr>
          <w:rFonts w:cs="B Nazanin" w:hint="eastAsia"/>
          <w:sz w:val="28"/>
          <w:szCs w:val="28"/>
          <w:rtl/>
        </w:rPr>
        <w:t>جاد</w:t>
      </w:r>
      <w:r w:rsidRPr="00C33443">
        <w:rPr>
          <w:rFonts w:cs="B Nazanin"/>
          <w:sz w:val="28"/>
          <w:szCs w:val="28"/>
          <w:rtl/>
        </w:rPr>
        <w:t xml:space="preserve"> برخ</w:t>
      </w:r>
      <w:r w:rsidRPr="00C33443">
        <w:rPr>
          <w:rFonts w:cs="B Nazanin" w:hint="cs"/>
          <w:sz w:val="28"/>
          <w:szCs w:val="28"/>
          <w:rtl/>
        </w:rPr>
        <w:t>ی</w:t>
      </w:r>
      <w:r w:rsidRPr="00C33443">
        <w:rPr>
          <w:rFonts w:cs="B Nazanin"/>
          <w:sz w:val="28"/>
          <w:szCs w:val="28"/>
          <w:rtl/>
        </w:rPr>
        <w:t xml:space="preserve"> از اثرات طولان</w:t>
      </w:r>
      <w:r w:rsidRPr="00C33443">
        <w:rPr>
          <w:rFonts w:cs="B Nazanin" w:hint="cs"/>
          <w:sz w:val="28"/>
          <w:szCs w:val="28"/>
          <w:rtl/>
        </w:rPr>
        <w:t>ی</w:t>
      </w:r>
      <w:r w:rsidRPr="00C33443">
        <w:rPr>
          <w:rFonts w:cs="B Nazanin"/>
          <w:sz w:val="28"/>
          <w:szCs w:val="28"/>
          <w:rtl/>
        </w:rPr>
        <w:t xml:space="preserve"> مدت پ</w:t>
      </w:r>
      <w:r w:rsidRPr="00C33443">
        <w:rPr>
          <w:rFonts w:cs="B Nazanin" w:hint="cs"/>
          <w:sz w:val="28"/>
          <w:szCs w:val="28"/>
          <w:rtl/>
        </w:rPr>
        <w:t>ی</w:t>
      </w:r>
      <w:r w:rsidRPr="00C33443">
        <w:rPr>
          <w:rFonts w:cs="B Nazanin" w:hint="eastAsia"/>
          <w:sz w:val="28"/>
          <w:szCs w:val="28"/>
          <w:rtl/>
        </w:rPr>
        <w:t>شنهاد</w:t>
      </w:r>
      <w:r w:rsidRPr="00C33443">
        <w:rPr>
          <w:rFonts w:cs="B Nazanin"/>
          <w:sz w:val="28"/>
          <w:szCs w:val="28"/>
          <w:rtl/>
        </w:rPr>
        <w:t xml:space="preserve"> شده است</w:t>
      </w:r>
      <w:r w:rsidRPr="00C33443">
        <w:rPr>
          <w:rFonts w:cs="B Nazanin" w:hint="cs"/>
          <w:sz w:val="28"/>
          <w:szCs w:val="28"/>
          <w:rtl/>
        </w:rPr>
        <w:t xml:space="preserve">. </w:t>
      </w:r>
    </w:p>
    <w:p w14:paraId="1BAA620E" w14:textId="77777777" w:rsidR="00CE0036" w:rsidRPr="00C33443" w:rsidRDefault="00D617E1" w:rsidP="00FC40A1">
      <w:pPr>
        <w:jc w:val="both"/>
        <w:rPr>
          <w:rFonts w:cs="B Nazanin"/>
          <w:sz w:val="28"/>
          <w:szCs w:val="28"/>
          <w:rtl/>
        </w:rPr>
      </w:pPr>
      <w:r w:rsidRPr="00C33443">
        <w:rPr>
          <w:rFonts w:cs="B Nazanin"/>
          <w:sz w:val="28"/>
          <w:szCs w:val="28"/>
          <w:rtl/>
        </w:rPr>
        <w:t>شب</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ساز</w:t>
      </w:r>
      <w:r w:rsidRPr="00C33443">
        <w:rPr>
          <w:rFonts w:cs="B Nazanin" w:hint="cs"/>
          <w:sz w:val="28"/>
          <w:szCs w:val="28"/>
          <w:rtl/>
        </w:rPr>
        <w:t>ی</w:t>
      </w:r>
      <w:r w:rsidRPr="00C33443">
        <w:rPr>
          <w:rFonts w:cs="B Nazanin"/>
          <w:sz w:val="28"/>
          <w:szCs w:val="28"/>
          <w:rtl/>
        </w:rPr>
        <w:t xml:space="preserve"> اثرات </w:t>
      </w:r>
      <w:r w:rsidRPr="00C33443">
        <w:rPr>
          <w:rFonts w:cs="B Nazanin"/>
          <w:sz w:val="28"/>
          <w:szCs w:val="28"/>
        </w:rPr>
        <w:t>tDCS</w:t>
      </w:r>
      <w:r w:rsidRPr="00C33443">
        <w:rPr>
          <w:rFonts w:cs="B Nazanin"/>
          <w:sz w:val="28"/>
          <w:szCs w:val="28"/>
          <w:rtl/>
        </w:rPr>
        <w:t xml:space="preserve"> فور</w:t>
      </w:r>
      <w:r w:rsidRPr="00C33443">
        <w:rPr>
          <w:rFonts w:cs="B Nazanin" w:hint="cs"/>
          <w:sz w:val="28"/>
          <w:szCs w:val="28"/>
          <w:rtl/>
        </w:rPr>
        <w:t>ی</w:t>
      </w:r>
      <w:r w:rsidRPr="00C33443">
        <w:rPr>
          <w:rFonts w:cs="B Nazanin"/>
          <w:sz w:val="28"/>
          <w:szCs w:val="28"/>
          <w:rtl/>
        </w:rPr>
        <w:t xml:space="preserve"> را م</w:t>
      </w:r>
      <w:r w:rsidRPr="00C33443">
        <w:rPr>
          <w:rFonts w:cs="B Nazanin" w:hint="cs"/>
          <w:sz w:val="28"/>
          <w:szCs w:val="28"/>
          <w:rtl/>
        </w:rPr>
        <w:t>ی</w:t>
      </w:r>
      <w:r w:rsidRPr="00C33443">
        <w:rPr>
          <w:rFonts w:cs="B Nazanin"/>
          <w:sz w:val="28"/>
          <w:szCs w:val="28"/>
          <w:rtl/>
        </w:rPr>
        <w:t xml:space="preserve"> توان با تقر</w:t>
      </w:r>
      <w:r w:rsidRPr="00C33443">
        <w:rPr>
          <w:rFonts w:cs="B Nazanin" w:hint="cs"/>
          <w:sz w:val="28"/>
          <w:szCs w:val="28"/>
          <w:rtl/>
        </w:rPr>
        <w:t>ی</w:t>
      </w:r>
      <w:r w:rsidRPr="00C33443">
        <w:rPr>
          <w:rFonts w:cs="B Nazanin" w:hint="eastAsia"/>
          <w:sz w:val="28"/>
          <w:szCs w:val="28"/>
          <w:rtl/>
        </w:rPr>
        <w:t>ب</w:t>
      </w:r>
      <w:r w:rsidRPr="00C33443">
        <w:rPr>
          <w:rFonts w:cs="B Nazanin"/>
          <w:sz w:val="28"/>
          <w:szCs w:val="28"/>
          <w:rtl/>
        </w:rPr>
        <w:t xml:space="preserve"> تغ</w:t>
      </w:r>
      <w:r w:rsidRPr="00C33443">
        <w:rPr>
          <w:rFonts w:cs="B Nazanin" w:hint="cs"/>
          <w:sz w:val="28"/>
          <w:szCs w:val="28"/>
          <w:rtl/>
        </w:rPr>
        <w:t>یی</w:t>
      </w:r>
      <w:r w:rsidRPr="00C33443">
        <w:rPr>
          <w:rFonts w:cs="B Nazanin" w:hint="eastAsia"/>
          <w:sz w:val="28"/>
          <w:szCs w:val="28"/>
          <w:rtl/>
        </w:rPr>
        <w:t>رات</w:t>
      </w:r>
      <w:r w:rsidRPr="00C33443">
        <w:rPr>
          <w:rFonts w:cs="B Nazanin"/>
          <w:sz w:val="28"/>
          <w:szCs w:val="28"/>
          <w:rtl/>
        </w:rPr>
        <w:t xml:space="preserve"> پتانس</w:t>
      </w:r>
      <w:r w:rsidRPr="00C33443">
        <w:rPr>
          <w:rFonts w:cs="B Nazanin" w:hint="cs"/>
          <w:sz w:val="28"/>
          <w:szCs w:val="28"/>
          <w:rtl/>
        </w:rPr>
        <w:t>ی</w:t>
      </w:r>
      <w:r w:rsidRPr="00C33443">
        <w:rPr>
          <w:rFonts w:cs="B Nazanin" w:hint="eastAsia"/>
          <w:sz w:val="28"/>
          <w:szCs w:val="28"/>
          <w:rtl/>
        </w:rPr>
        <w:t>ل</w:t>
      </w:r>
      <w:r w:rsidRPr="00C33443">
        <w:rPr>
          <w:rFonts w:cs="B Nazanin"/>
          <w:sz w:val="28"/>
          <w:szCs w:val="28"/>
          <w:rtl/>
        </w:rPr>
        <w:t xml:space="preserve"> غشا ناش</w:t>
      </w:r>
      <w:r w:rsidRPr="00C33443">
        <w:rPr>
          <w:rFonts w:cs="B Nazanin" w:hint="cs"/>
          <w:sz w:val="28"/>
          <w:szCs w:val="28"/>
          <w:rtl/>
        </w:rPr>
        <w:t>ی</w:t>
      </w:r>
      <w:r w:rsidRPr="00C33443">
        <w:rPr>
          <w:rFonts w:cs="B Nazanin"/>
          <w:sz w:val="28"/>
          <w:szCs w:val="28"/>
          <w:rtl/>
        </w:rPr>
        <w:t xml:space="preserve"> از </w:t>
      </w:r>
      <w:r w:rsidRPr="00C33443">
        <w:rPr>
          <w:rFonts w:cs="B Nazanin"/>
          <w:sz w:val="28"/>
          <w:szCs w:val="28"/>
        </w:rPr>
        <w:t>tDCS</w:t>
      </w:r>
      <w:r w:rsidRPr="00C33443">
        <w:rPr>
          <w:rFonts w:cs="B Nazanin"/>
          <w:sz w:val="28"/>
          <w:szCs w:val="28"/>
          <w:rtl/>
        </w:rPr>
        <w:t xml:space="preserve"> در سطح سوما  قبل و بعد از س</w:t>
      </w:r>
      <w:r w:rsidRPr="00C33443">
        <w:rPr>
          <w:rFonts w:cs="B Nazanin" w:hint="cs"/>
          <w:sz w:val="28"/>
          <w:szCs w:val="28"/>
          <w:rtl/>
        </w:rPr>
        <w:t>ی</w:t>
      </w:r>
      <w:r w:rsidRPr="00C33443">
        <w:rPr>
          <w:rFonts w:cs="B Nazanin" w:hint="eastAsia"/>
          <w:sz w:val="28"/>
          <w:szCs w:val="28"/>
          <w:rtl/>
        </w:rPr>
        <w:t>ناپس</w:t>
      </w:r>
      <w:r w:rsidRPr="00C33443">
        <w:rPr>
          <w:rFonts w:cs="B Nazanin" w:hint="cs"/>
          <w:sz w:val="28"/>
          <w:szCs w:val="28"/>
          <w:rtl/>
        </w:rPr>
        <w:t>ی</w:t>
      </w:r>
      <w:r w:rsidRPr="00C33443">
        <w:rPr>
          <w:rFonts w:cs="B Nazanin"/>
          <w:sz w:val="28"/>
          <w:szCs w:val="28"/>
          <w:rtl/>
        </w:rPr>
        <w:t xml:space="preserve"> و سپس با مدلساز</w:t>
      </w:r>
      <w:r w:rsidRPr="00C33443">
        <w:rPr>
          <w:rFonts w:cs="B Nazanin" w:hint="cs"/>
          <w:sz w:val="28"/>
          <w:szCs w:val="28"/>
          <w:rtl/>
        </w:rPr>
        <w:t>ی</w:t>
      </w:r>
      <w:r w:rsidRPr="00C33443">
        <w:rPr>
          <w:rFonts w:cs="B Nazanin"/>
          <w:sz w:val="28"/>
          <w:szCs w:val="28"/>
          <w:rtl/>
        </w:rPr>
        <w:t xml:space="preserve"> تأث</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آنها بر عملکرد عصب</w:t>
      </w:r>
      <w:r w:rsidRPr="00C33443">
        <w:rPr>
          <w:rFonts w:cs="B Nazanin" w:hint="cs"/>
          <w:sz w:val="28"/>
          <w:szCs w:val="28"/>
          <w:rtl/>
        </w:rPr>
        <w:t>ی</w:t>
      </w:r>
      <w:r w:rsidRPr="00C33443">
        <w:rPr>
          <w:rFonts w:cs="B Nazanin"/>
          <w:sz w:val="28"/>
          <w:szCs w:val="28"/>
          <w:rtl/>
        </w:rPr>
        <w:t xml:space="preserve"> بدست آورد.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تأث</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با</w:t>
      </w:r>
      <w:r w:rsidRPr="00C33443">
        <w:rPr>
          <w:rFonts w:cs="B Nazanin" w:hint="cs"/>
          <w:sz w:val="28"/>
          <w:szCs w:val="28"/>
          <w:rtl/>
        </w:rPr>
        <w:t>ی</w:t>
      </w:r>
      <w:r w:rsidRPr="00C33443">
        <w:rPr>
          <w:rFonts w:cs="B Nazanin" w:hint="eastAsia"/>
          <w:sz w:val="28"/>
          <w:szCs w:val="28"/>
          <w:rtl/>
        </w:rPr>
        <w:t>د</w:t>
      </w:r>
      <w:r w:rsidRPr="00C33443">
        <w:rPr>
          <w:rFonts w:cs="B Nazanin"/>
          <w:sz w:val="28"/>
          <w:szCs w:val="28"/>
          <w:rtl/>
        </w:rPr>
        <w:t xml:space="preserve"> اثرات فور</w:t>
      </w:r>
      <w:r w:rsidRPr="00C33443">
        <w:rPr>
          <w:rFonts w:cs="B Nazanin" w:hint="cs"/>
          <w:sz w:val="28"/>
          <w:szCs w:val="28"/>
          <w:rtl/>
        </w:rPr>
        <w:t>ی</w:t>
      </w:r>
      <w:r w:rsidRPr="00C33443">
        <w:rPr>
          <w:rFonts w:cs="B Nazanin"/>
          <w:sz w:val="28"/>
          <w:szCs w:val="28"/>
          <w:rtl/>
        </w:rPr>
        <w:t xml:space="preserve"> را توض</w:t>
      </w:r>
      <w:r w:rsidRPr="00C33443">
        <w:rPr>
          <w:rFonts w:cs="B Nazanin" w:hint="cs"/>
          <w:sz w:val="28"/>
          <w:szCs w:val="28"/>
          <w:rtl/>
        </w:rPr>
        <w:t>ی</w:t>
      </w:r>
      <w:r w:rsidRPr="00C33443">
        <w:rPr>
          <w:rFonts w:cs="B Nazanin" w:hint="eastAsia"/>
          <w:sz w:val="28"/>
          <w:szCs w:val="28"/>
          <w:rtl/>
        </w:rPr>
        <w:t>ح</w:t>
      </w:r>
      <w:r w:rsidR="000E2BAF">
        <w:rPr>
          <w:rFonts w:cs="B Nazanin"/>
          <w:sz w:val="28"/>
          <w:szCs w:val="28"/>
          <w:rtl/>
        </w:rPr>
        <w:t xml:space="preserve"> دهد</w:t>
      </w:r>
      <w:r w:rsidRPr="00C33443">
        <w:rPr>
          <w:rFonts w:cs="B Nazanin"/>
          <w:sz w:val="28"/>
          <w:szCs w:val="28"/>
          <w:rtl/>
        </w:rPr>
        <w:t xml:space="preserve"> و در صورت ترک</w:t>
      </w:r>
      <w:r w:rsidRPr="00C33443">
        <w:rPr>
          <w:rFonts w:cs="B Nazanin" w:hint="cs"/>
          <w:sz w:val="28"/>
          <w:szCs w:val="28"/>
          <w:rtl/>
        </w:rPr>
        <w:t>ی</w:t>
      </w:r>
      <w:r w:rsidRPr="00C33443">
        <w:rPr>
          <w:rFonts w:cs="B Nazanin" w:hint="eastAsia"/>
          <w:sz w:val="28"/>
          <w:szCs w:val="28"/>
          <w:rtl/>
        </w:rPr>
        <w:t>ب</w:t>
      </w:r>
      <w:r w:rsidRPr="00C33443">
        <w:rPr>
          <w:rFonts w:cs="B Nazanin"/>
          <w:sz w:val="28"/>
          <w:szCs w:val="28"/>
          <w:rtl/>
        </w:rPr>
        <w:t xml:space="preserve"> با انعطاف پذ</w:t>
      </w:r>
      <w:r w:rsidRPr="00C33443">
        <w:rPr>
          <w:rFonts w:cs="B Nazanin" w:hint="cs"/>
          <w:sz w:val="28"/>
          <w:szCs w:val="28"/>
          <w:rtl/>
        </w:rPr>
        <w:t>ی</w:t>
      </w:r>
      <w:r w:rsidRPr="00C33443">
        <w:rPr>
          <w:rFonts w:cs="B Nazanin" w:hint="eastAsia"/>
          <w:sz w:val="28"/>
          <w:szCs w:val="28"/>
          <w:rtl/>
        </w:rPr>
        <w:t>ر</w:t>
      </w:r>
      <w:r w:rsidRPr="00C33443">
        <w:rPr>
          <w:rFonts w:cs="B Nazanin" w:hint="cs"/>
          <w:sz w:val="28"/>
          <w:szCs w:val="28"/>
          <w:rtl/>
        </w:rPr>
        <w:t>ی</w:t>
      </w:r>
      <w:r w:rsidRPr="00C33443">
        <w:rPr>
          <w:rFonts w:cs="B Nazanin"/>
          <w:sz w:val="28"/>
          <w:szCs w:val="28"/>
          <w:rtl/>
        </w:rPr>
        <w:t xml:space="preserve"> ف</w:t>
      </w:r>
      <w:r w:rsidRPr="00C33443">
        <w:rPr>
          <w:rFonts w:cs="B Nazanin" w:hint="cs"/>
          <w:sz w:val="28"/>
          <w:szCs w:val="28"/>
          <w:rtl/>
        </w:rPr>
        <w:t>ی</w:t>
      </w:r>
      <w:r w:rsidRPr="00C33443">
        <w:rPr>
          <w:rFonts w:cs="B Nazanin" w:hint="eastAsia"/>
          <w:sz w:val="28"/>
          <w:szCs w:val="28"/>
          <w:rtl/>
        </w:rPr>
        <w:t>ز</w:t>
      </w:r>
      <w:r w:rsidRPr="00C33443">
        <w:rPr>
          <w:rFonts w:cs="B Nazanin" w:hint="cs"/>
          <w:sz w:val="28"/>
          <w:szCs w:val="28"/>
          <w:rtl/>
        </w:rPr>
        <w:t>ی</w:t>
      </w:r>
      <w:r w:rsidRPr="00C33443">
        <w:rPr>
          <w:rFonts w:cs="B Nazanin" w:hint="eastAsia"/>
          <w:sz w:val="28"/>
          <w:szCs w:val="28"/>
          <w:rtl/>
        </w:rPr>
        <w:t>ولوژ</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sz w:val="28"/>
          <w:szCs w:val="28"/>
          <w:rtl/>
        </w:rPr>
        <w:t xml:space="preserve"> ، م</w:t>
      </w:r>
      <w:r w:rsidRPr="00C33443">
        <w:rPr>
          <w:rFonts w:cs="B Nazanin" w:hint="cs"/>
          <w:sz w:val="28"/>
          <w:szCs w:val="28"/>
          <w:rtl/>
        </w:rPr>
        <w:t>ی</w:t>
      </w:r>
      <w:r w:rsidRPr="00C33443">
        <w:rPr>
          <w:rFonts w:cs="B Nazanin"/>
          <w:sz w:val="28"/>
          <w:szCs w:val="28"/>
          <w:rtl/>
        </w:rPr>
        <w:t xml:space="preserve"> تواند برخ</w:t>
      </w:r>
      <w:r w:rsidRPr="00C33443">
        <w:rPr>
          <w:rFonts w:cs="B Nazanin" w:hint="cs"/>
          <w:sz w:val="28"/>
          <w:szCs w:val="28"/>
          <w:rtl/>
        </w:rPr>
        <w:t>ی</w:t>
      </w:r>
      <w:r w:rsidRPr="00C33443">
        <w:rPr>
          <w:rFonts w:cs="B Nazanin"/>
          <w:sz w:val="28"/>
          <w:szCs w:val="28"/>
          <w:rtl/>
        </w:rPr>
        <w:t xml:space="preserve"> از اثرات طولان</w:t>
      </w:r>
      <w:r w:rsidRPr="00C33443">
        <w:rPr>
          <w:rFonts w:cs="B Nazanin" w:hint="cs"/>
          <w:sz w:val="28"/>
          <w:szCs w:val="28"/>
          <w:rtl/>
        </w:rPr>
        <w:t>ی</w:t>
      </w:r>
      <w:r w:rsidRPr="00C33443">
        <w:rPr>
          <w:rFonts w:cs="B Nazanin"/>
          <w:sz w:val="28"/>
          <w:szCs w:val="28"/>
          <w:rtl/>
        </w:rPr>
        <w:t xml:space="preserve"> مدت را حساب کند.</w:t>
      </w:r>
    </w:p>
    <w:p w14:paraId="7280667C" w14:textId="77777777" w:rsidR="00CB29E2" w:rsidRPr="00C33443" w:rsidRDefault="00CB29E2" w:rsidP="000E2BAF">
      <w:pPr>
        <w:jc w:val="both"/>
        <w:rPr>
          <w:rFonts w:cs="B Nazanin"/>
          <w:sz w:val="28"/>
          <w:szCs w:val="28"/>
          <w:rtl/>
        </w:rPr>
      </w:pPr>
      <w:commentRangeStart w:id="460"/>
      <w:r w:rsidRPr="00C33443">
        <w:rPr>
          <w:rFonts w:cs="B Nazanin"/>
          <w:sz w:val="28"/>
          <w:szCs w:val="28"/>
          <w:rtl/>
        </w:rPr>
        <w:t xml:space="preserve">در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مطالعه تغ</w:t>
      </w:r>
      <w:r w:rsidRPr="00C33443">
        <w:rPr>
          <w:rFonts w:cs="B Nazanin" w:hint="cs"/>
          <w:sz w:val="28"/>
          <w:szCs w:val="28"/>
          <w:rtl/>
        </w:rPr>
        <w:t>یی</w:t>
      </w:r>
      <w:r w:rsidRPr="00C33443">
        <w:rPr>
          <w:rFonts w:cs="B Nazanin" w:hint="eastAsia"/>
          <w:sz w:val="28"/>
          <w:szCs w:val="28"/>
          <w:rtl/>
        </w:rPr>
        <w:t>رات</w:t>
      </w:r>
      <w:r w:rsidRPr="00C33443">
        <w:rPr>
          <w:rFonts w:cs="B Nazanin"/>
          <w:sz w:val="28"/>
          <w:szCs w:val="28"/>
          <w:rtl/>
        </w:rPr>
        <w:t xml:space="preserve"> </w:t>
      </w:r>
      <w:commentRangeEnd w:id="460"/>
      <w:r w:rsidR="006F41D4">
        <w:rPr>
          <w:rStyle w:val="CommentReference"/>
          <w:rtl/>
        </w:rPr>
        <w:commentReference w:id="460"/>
      </w:r>
      <w:r w:rsidRPr="00C33443">
        <w:rPr>
          <w:rFonts w:cs="B Nazanin"/>
          <w:sz w:val="28"/>
          <w:szCs w:val="28"/>
          <w:rtl/>
        </w:rPr>
        <w:t>پتانس</w:t>
      </w:r>
      <w:r w:rsidRPr="00C33443">
        <w:rPr>
          <w:rFonts w:cs="B Nazanin" w:hint="cs"/>
          <w:sz w:val="28"/>
          <w:szCs w:val="28"/>
          <w:rtl/>
        </w:rPr>
        <w:t>ی</w:t>
      </w:r>
      <w:r w:rsidRPr="00C33443">
        <w:rPr>
          <w:rFonts w:cs="B Nazanin" w:hint="eastAsia"/>
          <w:sz w:val="28"/>
          <w:szCs w:val="28"/>
          <w:rtl/>
        </w:rPr>
        <w:t>ل</w:t>
      </w:r>
      <w:r w:rsidRPr="00C33443">
        <w:rPr>
          <w:rFonts w:cs="B Nazanin"/>
          <w:sz w:val="28"/>
          <w:szCs w:val="28"/>
          <w:rtl/>
        </w:rPr>
        <w:t xml:space="preserve"> غشا</w:t>
      </w:r>
      <w:r w:rsidRPr="00C33443">
        <w:rPr>
          <w:rFonts w:cs="B Nazanin" w:hint="cs"/>
          <w:sz w:val="28"/>
          <w:szCs w:val="28"/>
          <w:rtl/>
        </w:rPr>
        <w:t>یی</w:t>
      </w:r>
      <w:r w:rsidRPr="00C33443">
        <w:rPr>
          <w:rFonts w:cs="B Nazanin"/>
          <w:sz w:val="28"/>
          <w:szCs w:val="28"/>
          <w:rtl/>
        </w:rPr>
        <w:t xml:space="preserve"> در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م</w:t>
      </w:r>
      <w:r w:rsidRPr="00C33443">
        <w:rPr>
          <w:rFonts w:cs="B Nazanin" w:hint="cs"/>
          <w:sz w:val="28"/>
          <w:szCs w:val="28"/>
          <w:rtl/>
        </w:rPr>
        <w:t>ی</w:t>
      </w:r>
      <w:r w:rsidRPr="00C33443">
        <w:rPr>
          <w:rFonts w:cs="B Nazanin" w:hint="eastAsia"/>
          <w:sz w:val="28"/>
          <w:szCs w:val="28"/>
          <w:rtl/>
        </w:rPr>
        <w:t>دان</w:t>
      </w:r>
      <w:r w:rsidRPr="00C33443">
        <w:rPr>
          <w:rFonts w:cs="B Nazanin"/>
          <w:sz w:val="28"/>
          <w:szCs w:val="28"/>
          <w:rtl/>
        </w:rPr>
        <w:t xml:space="preserve"> الکتر</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000E2BAF">
        <w:rPr>
          <w:rFonts w:cs="B Nazanin"/>
          <w:sz w:val="28"/>
          <w:szCs w:val="28"/>
          <w:rtl/>
        </w:rPr>
        <w:t xml:space="preserve"> ساکن ،</w:t>
      </w:r>
      <w:r w:rsidR="000E2BAF">
        <w:rPr>
          <w:rFonts w:cs="B Nazanin" w:hint="cs"/>
          <w:sz w:val="28"/>
          <w:szCs w:val="28"/>
          <w:rtl/>
        </w:rPr>
        <w:t xml:space="preserve"> </w:t>
      </w:r>
      <w:r w:rsidRPr="00C33443">
        <w:rPr>
          <w:rFonts w:cs="B Nazanin"/>
          <w:sz w:val="28"/>
          <w:szCs w:val="28"/>
          <w:rtl/>
        </w:rPr>
        <w:t xml:space="preserve">ثابت شده است که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کابل با مقاومت کم در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م</w:t>
      </w:r>
      <w:r w:rsidRPr="00C33443">
        <w:rPr>
          <w:rFonts w:cs="B Nazanin" w:hint="cs"/>
          <w:sz w:val="28"/>
          <w:szCs w:val="28"/>
          <w:rtl/>
        </w:rPr>
        <w:t>ی</w:t>
      </w:r>
      <w:r w:rsidRPr="00C33443">
        <w:rPr>
          <w:rFonts w:cs="B Nazanin" w:hint="eastAsia"/>
          <w:sz w:val="28"/>
          <w:szCs w:val="28"/>
          <w:rtl/>
        </w:rPr>
        <w:t>دان</w:t>
      </w:r>
      <w:r w:rsidRPr="00C33443">
        <w:rPr>
          <w:rFonts w:cs="B Nazanin"/>
          <w:sz w:val="28"/>
          <w:szCs w:val="28"/>
          <w:rtl/>
        </w:rPr>
        <w:t xml:space="preserve"> الکتر</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sz w:val="28"/>
          <w:szCs w:val="28"/>
          <w:rtl/>
        </w:rPr>
        <w:t xml:space="preserve"> </w:t>
      </w:r>
      <w:r w:rsidRPr="00C33443">
        <w:rPr>
          <w:rFonts w:cs="B Nazanin" w:hint="cs"/>
          <w:sz w:val="28"/>
          <w:szCs w:val="28"/>
          <w:rtl/>
        </w:rPr>
        <w:t>ی</w:t>
      </w:r>
      <w:r w:rsidRPr="00C33443">
        <w:rPr>
          <w:rFonts w:cs="B Nazanin" w:hint="eastAsia"/>
          <w:sz w:val="28"/>
          <w:szCs w:val="28"/>
          <w:rtl/>
        </w:rPr>
        <w:t>کنواخت</w:t>
      </w:r>
      <w:r w:rsidRPr="00C33443">
        <w:rPr>
          <w:rFonts w:cs="B Nazanin"/>
          <w:sz w:val="28"/>
          <w:szCs w:val="28"/>
          <w:rtl/>
        </w:rPr>
        <w:t xml:space="preserve"> در انتها</w:t>
      </w:r>
      <w:r w:rsidRPr="00C33443">
        <w:rPr>
          <w:rFonts w:cs="B Nazanin" w:hint="cs"/>
          <w:sz w:val="28"/>
          <w:szCs w:val="28"/>
          <w:rtl/>
        </w:rPr>
        <w:t>ی</w:t>
      </w:r>
      <w:r w:rsidRPr="00C33443">
        <w:rPr>
          <w:rFonts w:cs="B Nazanin"/>
          <w:sz w:val="28"/>
          <w:szCs w:val="28"/>
          <w:rtl/>
        </w:rPr>
        <w:t xml:space="preserve"> خود قطب</w:t>
      </w:r>
      <w:r w:rsidRPr="00C33443">
        <w:rPr>
          <w:rFonts w:cs="B Nazanin" w:hint="cs"/>
          <w:sz w:val="28"/>
          <w:szCs w:val="28"/>
          <w:rtl/>
        </w:rPr>
        <w:t>ی</w:t>
      </w:r>
      <w:r w:rsidRPr="00C33443">
        <w:rPr>
          <w:rFonts w:cs="B Nazanin"/>
          <w:sz w:val="28"/>
          <w:szCs w:val="28"/>
          <w:rtl/>
        </w:rPr>
        <w:t xml:space="preserve"> م</w:t>
      </w:r>
      <w:r w:rsidRPr="00C33443">
        <w:rPr>
          <w:rFonts w:cs="B Nazanin" w:hint="cs"/>
          <w:sz w:val="28"/>
          <w:szCs w:val="28"/>
          <w:rtl/>
        </w:rPr>
        <w:t>ی</w:t>
      </w:r>
      <w:r w:rsidRPr="00C33443">
        <w:rPr>
          <w:rFonts w:cs="B Nazanin"/>
          <w:sz w:val="28"/>
          <w:szCs w:val="28"/>
          <w:rtl/>
        </w:rPr>
        <w:t xml:space="preserve"> شود. پ</w:t>
      </w:r>
      <w:r w:rsidRPr="00C33443">
        <w:rPr>
          <w:rFonts w:cs="B Nazanin" w:hint="cs"/>
          <w:sz w:val="28"/>
          <w:szCs w:val="28"/>
          <w:rtl/>
        </w:rPr>
        <w:t>ی</w:t>
      </w:r>
      <w:r w:rsidRPr="00C33443">
        <w:rPr>
          <w:rFonts w:cs="B Nazanin" w:hint="eastAsia"/>
          <w:sz w:val="28"/>
          <w:szCs w:val="28"/>
          <w:rtl/>
        </w:rPr>
        <w:t>ش</w:t>
      </w:r>
      <w:r w:rsidRPr="00C33443">
        <w:rPr>
          <w:rFonts w:cs="B Nazanin"/>
          <w:sz w:val="28"/>
          <w:szCs w:val="28"/>
          <w:rtl/>
        </w:rPr>
        <w:t xml:space="preserve"> ب</w:t>
      </w:r>
      <w:r w:rsidRPr="00C33443">
        <w:rPr>
          <w:rFonts w:cs="B Nazanin" w:hint="cs"/>
          <w:sz w:val="28"/>
          <w:szCs w:val="28"/>
          <w:rtl/>
        </w:rPr>
        <w:t>ی</w:t>
      </w:r>
      <w:r w:rsidRPr="00C33443">
        <w:rPr>
          <w:rFonts w:cs="B Nazanin" w:hint="eastAsia"/>
          <w:sz w:val="28"/>
          <w:szCs w:val="28"/>
          <w:rtl/>
        </w:rPr>
        <w:t>ن</w:t>
      </w:r>
      <w:r w:rsidRPr="00C33443">
        <w:rPr>
          <w:rFonts w:cs="B Nazanin" w:hint="cs"/>
          <w:sz w:val="28"/>
          <w:szCs w:val="28"/>
          <w:rtl/>
        </w:rPr>
        <w:t>ی</w:t>
      </w:r>
      <w:r w:rsidRPr="00C33443">
        <w:rPr>
          <w:rFonts w:cs="B Nazanin"/>
          <w:sz w:val="28"/>
          <w:szCs w:val="28"/>
          <w:rtl/>
        </w:rPr>
        <w:t xml:space="preserve"> </w:t>
      </w:r>
      <w:r w:rsidRPr="00C33443">
        <w:rPr>
          <w:rFonts w:cs="B Nazanin" w:hint="cs"/>
          <w:sz w:val="28"/>
          <w:szCs w:val="28"/>
          <w:rtl/>
        </w:rPr>
        <w:t>شد</w:t>
      </w:r>
      <w:r w:rsidRPr="00C33443">
        <w:rPr>
          <w:rFonts w:cs="B Nazanin"/>
          <w:sz w:val="28"/>
          <w:szCs w:val="28"/>
          <w:rtl/>
        </w:rPr>
        <w:t xml:space="preserve"> که اگرچه قسمت داخل</w:t>
      </w:r>
      <w:r w:rsidRPr="00C33443">
        <w:rPr>
          <w:rFonts w:cs="B Nazanin" w:hint="cs"/>
          <w:sz w:val="28"/>
          <w:szCs w:val="28"/>
          <w:rtl/>
        </w:rPr>
        <w:t>ی</w:t>
      </w:r>
      <w:r w:rsidRPr="00C33443">
        <w:rPr>
          <w:rFonts w:cs="B Nazanin"/>
          <w:sz w:val="28"/>
          <w:szCs w:val="28"/>
          <w:rtl/>
        </w:rPr>
        <w:t xml:space="preserve"> آکسون رسانا</w:t>
      </w:r>
      <w:r w:rsidRPr="00C33443">
        <w:rPr>
          <w:rFonts w:cs="B Nazanin" w:hint="cs"/>
          <w:sz w:val="28"/>
          <w:szCs w:val="28"/>
          <w:rtl/>
        </w:rPr>
        <w:t>ی</w:t>
      </w:r>
      <w:r w:rsidRPr="00C33443">
        <w:rPr>
          <w:rFonts w:cs="B Nazanin"/>
          <w:sz w:val="28"/>
          <w:szCs w:val="28"/>
          <w:rtl/>
        </w:rPr>
        <w:t xml:space="preserve"> ک</w:t>
      </w:r>
      <w:r w:rsidRPr="00C33443">
        <w:rPr>
          <w:rFonts w:cs="B Nazanin" w:hint="eastAsia"/>
          <w:sz w:val="28"/>
          <w:szCs w:val="28"/>
          <w:rtl/>
        </w:rPr>
        <w:t>امل</w:t>
      </w:r>
      <w:r w:rsidRPr="00C33443">
        <w:rPr>
          <w:rFonts w:cs="B Nazanin" w:hint="cs"/>
          <w:sz w:val="28"/>
          <w:szCs w:val="28"/>
          <w:rtl/>
        </w:rPr>
        <w:t>ی</w:t>
      </w:r>
      <w:r w:rsidRPr="00C33443">
        <w:rPr>
          <w:rFonts w:cs="B Nazanin"/>
          <w:sz w:val="28"/>
          <w:szCs w:val="28"/>
          <w:rtl/>
        </w:rPr>
        <w:t xml:space="preserve"> ن</w:t>
      </w:r>
      <w:r w:rsidRPr="00C33443">
        <w:rPr>
          <w:rFonts w:cs="B Nazanin" w:hint="cs"/>
          <w:sz w:val="28"/>
          <w:szCs w:val="28"/>
          <w:rtl/>
        </w:rPr>
        <w:t>ی</w:t>
      </w:r>
      <w:r w:rsidRPr="00C33443">
        <w:rPr>
          <w:rFonts w:cs="B Nazanin" w:hint="eastAsia"/>
          <w:sz w:val="28"/>
          <w:szCs w:val="28"/>
          <w:rtl/>
        </w:rPr>
        <w:t>ست</w:t>
      </w:r>
      <w:r w:rsidRPr="00C33443">
        <w:rPr>
          <w:rFonts w:cs="B Nazanin"/>
          <w:sz w:val="28"/>
          <w:szCs w:val="28"/>
          <w:rtl/>
        </w:rPr>
        <w:t xml:space="preserve"> و غشا</w:t>
      </w:r>
      <w:r w:rsidRPr="00C33443">
        <w:rPr>
          <w:rFonts w:cs="B Nazanin" w:hint="cs"/>
          <w:sz w:val="28"/>
          <w:szCs w:val="28"/>
          <w:rtl/>
        </w:rPr>
        <w:t>ی</w:t>
      </w:r>
      <w:r w:rsidRPr="00C33443">
        <w:rPr>
          <w:rFonts w:cs="B Nazanin"/>
          <w:sz w:val="28"/>
          <w:szCs w:val="28"/>
          <w:rtl/>
        </w:rPr>
        <w:t xml:space="preserve"> سلول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جداساز کامل ن</w:t>
      </w:r>
      <w:r w:rsidRPr="00C33443">
        <w:rPr>
          <w:rFonts w:cs="B Nazanin" w:hint="cs"/>
          <w:sz w:val="28"/>
          <w:szCs w:val="28"/>
          <w:rtl/>
        </w:rPr>
        <w:t>ی</w:t>
      </w:r>
      <w:r w:rsidRPr="00C33443">
        <w:rPr>
          <w:rFonts w:cs="B Nazanin" w:hint="eastAsia"/>
          <w:sz w:val="28"/>
          <w:szCs w:val="28"/>
          <w:rtl/>
        </w:rPr>
        <w:t>ست</w:t>
      </w:r>
      <w:r w:rsidRPr="00C33443">
        <w:rPr>
          <w:rFonts w:cs="B Nazanin"/>
          <w:sz w:val="28"/>
          <w:szCs w:val="28"/>
          <w:rtl/>
        </w:rPr>
        <w:t xml:space="preserve"> ، تقر</w:t>
      </w:r>
      <w:r w:rsidRPr="00C33443">
        <w:rPr>
          <w:rFonts w:cs="B Nazanin" w:hint="cs"/>
          <w:sz w:val="28"/>
          <w:szCs w:val="28"/>
          <w:rtl/>
        </w:rPr>
        <w:t>ی</w:t>
      </w:r>
      <w:r w:rsidRPr="00C33443">
        <w:rPr>
          <w:rFonts w:cs="B Nazanin" w:hint="eastAsia"/>
          <w:sz w:val="28"/>
          <w:szCs w:val="28"/>
          <w:rtl/>
        </w:rPr>
        <w:t>ب</w:t>
      </w:r>
      <w:r w:rsidRPr="00C33443">
        <w:rPr>
          <w:rFonts w:cs="B Nazanin"/>
          <w:sz w:val="28"/>
          <w:szCs w:val="28"/>
          <w:rtl/>
        </w:rPr>
        <w:t xml:space="preserve"> کابل تا حد</w:t>
      </w:r>
      <w:r w:rsidRPr="00C33443">
        <w:rPr>
          <w:rFonts w:cs="B Nazanin" w:hint="cs"/>
          <w:sz w:val="28"/>
          <w:szCs w:val="28"/>
          <w:rtl/>
        </w:rPr>
        <w:t>ی</w:t>
      </w:r>
      <w:r w:rsidRPr="00C33443">
        <w:rPr>
          <w:rFonts w:cs="B Nazanin"/>
          <w:sz w:val="28"/>
          <w:szCs w:val="28"/>
          <w:rtl/>
        </w:rPr>
        <w:t xml:space="preserve"> معتبر است و </w:t>
      </w:r>
      <w:r w:rsidRPr="00C33443">
        <w:rPr>
          <w:rFonts w:cs="B Nazanin"/>
          <w:sz w:val="28"/>
          <w:szCs w:val="28"/>
        </w:rPr>
        <w:t>tDCS</w:t>
      </w:r>
      <w:r w:rsidR="00E51E55">
        <w:rPr>
          <w:rFonts w:cs="B Nazanin"/>
          <w:sz w:val="28"/>
          <w:szCs w:val="28"/>
          <w:rtl/>
        </w:rPr>
        <w:t xml:space="preserve"> </w:t>
      </w:r>
      <w:r w:rsidRPr="00C33443">
        <w:rPr>
          <w:rFonts w:cs="B Nazanin"/>
          <w:sz w:val="28"/>
          <w:szCs w:val="28"/>
          <w:rtl/>
        </w:rPr>
        <w:t xml:space="preserve"> پا</w:t>
      </w:r>
      <w:r w:rsidRPr="00C33443">
        <w:rPr>
          <w:rFonts w:cs="B Nazanin" w:hint="cs"/>
          <w:sz w:val="28"/>
          <w:szCs w:val="28"/>
          <w:rtl/>
        </w:rPr>
        <w:t>ی</w:t>
      </w:r>
      <w:r w:rsidRPr="00C33443">
        <w:rPr>
          <w:rFonts w:cs="B Nazanin" w:hint="eastAsia"/>
          <w:sz w:val="28"/>
          <w:szCs w:val="28"/>
          <w:rtl/>
        </w:rPr>
        <w:t>انه</w:t>
      </w:r>
      <w:r w:rsidRPr="00C33443">
        <w:rPr>
          <w:rFonts w:cs="B Nazanin"/>
          <w:sz w:val="28"/>
          <w:szCs w:val="28"/>
          <w:rtl/>
        </w:rPr>
        <w:t xml:space="preserve"> ها</w:t>
      </w:r>
      <w:r w:rsidRPr="00C33443">
        <w:rPr>
          <w:rFonts w:cs="B Nazanin" w:hint="cs"/>
          <w:sz w:val="28"/>
          <w:szCs w:val="28"/>
          <w:rtl/>
        </w:rPr>
        <w:t>ی</w:t>
      </w:r>
      <w:r w:rsidRPr="00C33443">
        <w:rPr>
          <w:rFonts w:cs="B Nazanin"/>
          <w:sz w:val="28"/>
          <w:szCs w:val="28"/>
          <w:rtl/>
        </w:rPr>
        <w:t xml:space="preserve"> </w:t>
      </w:r>
      <w:r w:rsidR="000E2BAF">
        <w:rPr>
          <w:rFonts w:cs="B Nazanin" w:hint="cs"/>
          <w:sz w:val="28"/>
          <w:szCs w:val="28"/>
          <w:rtl/>
        </w:rPr>
        <w:t>نوریت</w:t>
      </w:r>
      <w:r w:rsidRPr="00C33443">
        <w:rPr>
          <w:rFonts w:cs="B Nazanin"/>
          <w:sz w:val="28"/>
          <w:szCs w:val="28"/>
          <w:rtl/>
        </w:rPr>
        <w:t xml:space="preserve"> را </w:t>
      </w:r>
      <w:r w:rsidR="00C715D9">
        <w:rPr>
          <w:rFonts w:cs="B Nazanin" w:hint="cs"/>
          <w:sz w:val="28"/>
          <w:szCs w:val="28"/>
          <w:rtl/>
        </w:rPr>
        <w:t>پلاریزه</w:t>
      </w:r>
      <w:r w:rsidRPr="00C33443">
        <w:rPr>
          <w:rFonts w:cs="B Nazanin"/>
          <w:sz w:val="28"/>
          <w:szCs w:val="28"/>
          <w:rtl/>
        </w:rPr>
        <w:t xml:space="preserve"> م</w:t>
      </w:r>
      <w:r w:rsidRPr="00C33443">
        <w:rPr>
          <w:rFonts w:cs="B Nazanin" w:hint="cs"/>
          <w:sz w:val="28"/>
          <w:szCs w:val="28"/>
          <w:rtl/>
        </w:rPr>
        <w:t>ی</w:t>
      </w:r>
      <w:r w:rsidRPr="00C33443">
        <w:rPr>
          <w:rFonts w:cs="B Nazanin"/>
          <w:sz w:val="28"/>
          <w:szCs w:val="28"/>
          <w:rtl/>
        </w:rPr>
        <w:t xml:space="preserve"> کند. در</w:t>
      </w:r>
      <w:r w:rsidRPr="00C33443">
        <w:rPr>
          <w:rFonts w:cs="B Nazanin" w:hint="cs"/>
          <w:sz w:val="28"/>
          <w:szCs w:val="28"/>
          <w:rtl/>
        </w:rPr>
        <w:t xml:space="preserve"> این</w:t>
      </w:r>
      <w:r w:rsidRPr="00C33443">
        <w:rPr>
          <w:rFonts w:cs="B Nazanin"/>
          <w:sz w:val="28"/>
          <w:szCs w:val="28"/>
          <w:rtl/>
        </w:rPr>
        <w:t xml:space="preserve"> مدل ، در نظر گرفت</w:t>
      </w:r>
      <w:r w:rsidRPr="00C33443">
        <w:rPr>
          <w:rFonts w:cs="B Nazanin" w:hint="cs"/>
          <w:sz w:val="28"/>
          <w:szCs w:val="28"/>
          <w:rtl/>
        </w:rPr>
        <w:t>ه شد</w:t>
      </w:r>
      <w:r w:rsidRPr="00C33443">
        <w:rPr>
          <w:rFonts w:cs="B Nazanin"/>
          <w:sz w:val="28"/>
          <w:szCs w:val="28"/>
          <w:rtl/>
        </w:rPr>
        <w:t xml:space="preserve"> که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w:t>
      </w:r>
      <w:r w:rsidR="000E2BAF">
        <w:rPr>
          <w:rFonts w:cs="B Nazanin" w:hint="cs"/>
          <w:sz w:val="28"/>
          <w:szCs w:val="28"/>
          <w:rtl/>
        </w:rPr>
        <w:t>نوریت</w:t>
      </w:r>
      <w:r w:rsidRPr="00C33443">
        <w:rPr>
          <w:rFonts w:cs="B Nazanin"/>
          <w:sz w:val="28"/>
          <w:szCs w:val="28"/>
          <w:rtl/>
        </w:rPr>
        <w:t xml:space="preserve"> که به سمت آند هدا</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م</w:t>
      </w:r>
      <w:r w:rsidRPr="00C33443">
        <w:rPr>
          <w:rFonts w:cs="B Nazanin" w:hint="cs"/>
          <w:sz w:val="28"/>
          <w:szCs w:val="28"/>
          <w:rtl/>
        </w:rPr>
        <w:t>ی</w:t>
      </w:r>
      <w:r w:rsidRPr="00C33443">
        <w:rPr>
          <w:rFonts w:cs="B Nazanin"/>
          <w:sz w:val="28"/>
          <w:szCs w:val="28"/>
          <w:rtl/>
        </w:rPr>
        <w:t xml:space="preserve"> شود ، همانند </w:t>
      </w:r>
      <w:r w:rsidR="00C715D9">
        <w:rPr>
          <w:rFonts w:cs="B Nazanin" w:hint="cs"/>
          <w:sz w:val="28"/>
          <w:szCs w:val="28"/>
          <w:rtl/>
        </w:rPr>
        <w:t>هایپرپلاریزه شدن</w:t>
      </w:r>
      <w:r w:rsidRPr="00C33443">
        <w:rPr>
          <w:rFonts w:cs="B Nazanin"/>
          <w:sz w:val="28"/>
          <w:szCs w:val="28"/>
          <w:rtl/>
        </w:rPr>
        <w:t xml:space="preserve"> است. فرض بر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است که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تغ</w:t>
      </w:r>
      <w:r w:rsidRPr="00C33443">
        <w:rPr>
          <w:rFonts w:cs="B Nazanin" w:hint="cs"/>
          <w:sz w:val="28"/>
          <w:szCs w:val="28"/>
          <w:rtl/>
        </w:rPr>
        <w:t>یی</w:t>
      </w:r>
      <w:r w:rsidRPr="00C33443">
        <w:rPr>
          <w:rFonts w:cs="B Nazanin" w:hint="eastAsia"/>
          <w:sz w:val="28"/>
          <w:szCs w:val="28"/>
          <w:rtl/>
        </w:rPr>
        <w:t>ر</w:t>
      </w:r>
      <w:r w:rsidRPr="00C33443">
        <w:rPr>
          <w:rFonts w:cs="B Nazanin"/>
          <w:sz w:val="28"/>
          <w:szCs w:val="28"/>
          <w:rtl/>
        </w:rPr>
        <w:t xml:space="preserve"> در پتانس</w:t>
      </w:r>
      <w:r w:rsidRPr="00C33443">
        <w:rPr>
          <w:rFonts w:cs="B Nazanin" w:hint="cs"/>
          <w:sz w:val="28"/>
          <w:szCs w:val="28"/>
          <w:rtl/>
        </w:rPr>
        <w:t>ی</w:t>
      </w:r>
      <w:r w:rsidRPr="00C33443">
        <w:rPr>
          <w:rFonts w:cs="B Nazanin" w:hint="eastAsia"/>
          <w:sz w:val="28"/>
          <w:szCs w:val="28"/>
          <w:rtl/>
        </w:rPr>
        <w:t>ل</w:t>
      </w:r>
      <w:r w:rsidR="000E2BAF">
        <w:rPr>
          <w:rFonts w:cs="B Nazanin"/>
          <w:sz w:val="28"/>
          <w:szCs w:val="28"/>
          <w:rtl/>
        </w:rPr>
        <w:t xml:space="preserve"> غشا مربوط به</w:t>
      </w:r>
      <w:r w:rsidRPr="00C33443">
        <w:rPr>
          <w:rFonts w:cs="B Nazanin"/>
          <w:sz w:val="28"/>
          <w:szCs w:val="28"/>
          <w:rtl/>
        </w:rPr>
        <w:t xml:space="preserve"> فاصله ب</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بدن سلول و انتها</w:t>
      </w:r>
      <w:r w:rsidRPr="00C33443">
        <w:rPr>
          <w:rFonts w:cs="B Nazanin" w:hint="cs"/>
          <w:sz w:val="28"/>
          <w:szCs w:val="28"/>
          <w:rtl/>
        </w:rPr>
        <w:t>ی</w:t>
      </w:r>
      <w:r w:rsidRPr="00C33443">
        <w:rPr>
          <w:rFonts w:cs="B Nazanin"/>
          <w:sz w:val="28"/>
          <w:szCs w:val="28"/>
          <w:rtl/>
        </w:rPr>
        <w:t xml:space="preserve"> آکسون و همچن</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جهت م</w:t>
      </w:r>
      <w:r w:rsidRPr="00C33443">
        <w:rPr>
          <w:rFonts w:cs="B Nazanin" w:hint="cs"/>
          <w:sz w:val="28"/>
          <w:szCs w:val="28"/>
          <w:rtl/>
        </w:rPr>
        <w:t>ی</w:t>
      </w:r>
      <w:r w:rsidRPr="00C33443">
        <w:rPr>
          <w:rFonts w:cs="B Nazanin" w:hint="eastAsia"/>
          <w:sz w:val="28"/>
          <w:szCs w:val="28"/>
          <w:rtl/>
        </w:rPr>
        <w:t>دان</w:t>
      </w:r>
      <w:r w:rsidRPr="00C33443">
        <w:rPr>
          <w:rFonts w:cs="B Nazanin"/>
          <w:sz w:val="28"/>
          <w:szCs w:val="28"/>
          <w:rtl/>
        </w:rPr>
        <w:t xml:space="preserve"> الکتر</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sz w:val="28"/>
          <w:szCs w:val="28"/>
          <w:rtl/>
        </w:rPr>
        <w:t xml:space="preserve"> تول</w:t>
      </w:r>
      <w:r w:rsidRPr="00C33443">
        <w:rPr>
          <w:rFonts w:cs="B Nazanin" w:hint="cs"/>
          <w:sz w:val="28"/>
          <w:szCs w:val="28"/>
          <w:rtl/>
        </w:rPr>
        <w:t>ی</w:t>
      </w:r>
      <w:r w:rsidRPr="00C33443">
        <w:rPr>
          <w:rFonts w:cs="B Nazanin" w:hint="eastAsia"/>
          <w:sz w:val="28"/>
          <w:szCs w:val="28"/>
          <w:rtl/>
        </w:rPr>
        <w:t>د</w:t>
      </w:r>
      <w:r w:rsidRPr="00C33443">
        <w:rPr>
          <w:rFonts w:cs="B Nazanin"/>
          <w:sz w:val="28"/>
          <w:szCs w:val="28"/>
          <w:rtl/>
        </w:rPr>
        <w:t xml:space="preserve"> شده توسط </w:t>
      </w:r>
      <w:r w:rsidRPr="00C33443">
        <w:rPr>
          <w:rFonts w:cs="B Nazanin"/>
          <w:sz w:val="28"/>
          <w:szCs w:val="28"/>
        </w:rPr>
        <w:t>tDCS</w:t>
      </w:r>
      <w:r w:rsidRPr="00C33443">
        <w:rPr>
          <w:rFonts w:cs="B Nazanin"/>
          <w:sz w:val="28"/>
          <w:szCs w:val="28"/>
          <w:rtl/>
        </w:rPr>
        <w:t xml:space="preserve"> در محل در نظر گرفته شده است. </w:t>
      </w:r>
    </w:p>
    <w:p w14:paraId="42E8941D" w14:textId="77777777" w:rsidR="00CE0036" w:rsidRPr="00C33443" w:rsidRDefault="00716591" w:rsidP="00FC40A1">
      <w:pPr>
        <w:jc w:val="both"/>
        <w:rPr>
          <w:rFonts w:cs="B Nazanin"/>
          <w:sz w:val="28"/>
          <w:szCs w:val="28"/>
          <w:rtl/>
        </w:rPr>
      </w:pPr>
      <w:r w:rsidRPr="00C33443">
        <w:rPr>
          <w:rFonts w:cs="B Nazanin"/>
          <w:sz w:val="28"/>
          <w:szCs w:val="28"/>
          <w:rtl/>
        </w:rPr>
        <w:t>سلولها</w:t>
      </w:r>
      <w:r w:rsidRPr="00C33443">
        <w:rPr>
          <w:rFonts w:cs="B Nazanin" w:hint="cs"/>
          <w:sz w:val="28"/>
          <w:szCs w:val="28"/>
          <w:rtl/>
        </w:rPr>
        <w:t>ی</w:t>
      </w:r>
      <w:r w:rsidRPr="00C33443">
        <w:rPr>
          <w:rFonts w:cs="B Nazanin"/>
          <w:sz w:val="28"/>
          <w:szCs w:val="28"/>
          <w:rtl/>
        </w:rPr>
        <w:t xml:space="preserve"> عصب</w:t>
      </w:r>
      <w:r w:rsidRPr="00C33443">
        <w:rPr>
          <w:rFonts w:cs="B Nazanin" w:hint="cs"/>
          <w:sz w:val="28"/>
          <w:szCs w:val="28"/>
          <w:rtl/>
        </w:rPr>
        <w:t>ی</w:t>
      </w:r>
      <w:r w:rsidR="00154CEC">
        <w:rPr>
          <w:rFonts w:cs="B Nazanin"/>
          <w:sz w:val="28"/>
          <w:szCs w:val="28"/>
          <w:rtl/>
        </w:rPr>
        <w:t xml:space="preserve"> ،</w:t>
      </w:r>
      <w:r w:rsidRPr="00C33443">
        <w:rPr>
          <w:rFonts w:cs="B Nazanin"/>
          <w:sz w:val="28"/>
          <w:szCs w:val="28"/>
          <w:rtl/>
        </w:rPr>
        <w:t>دارا</w:t>
      </w:r>
      <w:r w:rsidRPr="00C33443">
        <w:rPr>
          <w:rFonts w:cs="B Nazanin" w:hint="cs"/>
          <w:sz w:val="28"/>
          <w:szCs w:val="28"/>
          <w:rtl/>
        </w:rPr>
        <w:t>ی</w:t>
      </w:r>
      <w:r w:rsidRPr="00C33443">
        <w:rPr>
          <w:rFonts w:cs="B Nazanin"/>
          <w:sz w:val="28"/>
          <w:szCs w:val="28"/>
          <w:rtl/>
        </w:rPr>
        <w:t xml:space="preserve"> دندر</w:t>
      </w:r>
      <w:r w:rsidRPr="00C33443">
        <w:rPr>
          <w:rFonts w:cs="B Nazanin" w:hint="cs"/>
          <w:sz w:val="28"/>
          <w:szCs w:val="28"/>
          <w:rtl/>
        </w:rPr>
        <w:t>ی</w:t>
      </w:r>
      <w:r w:rsidRPr="00C33443">
        <w:rPr>
          <w:rFonts w:cs="B Nazanin" w:hint="eastAsia"/>
          <w:sz w:val="28"/>
          <w:szCs w:val="28"/>
          <w:rtl/>
        </w:rPr>
        <w:t>ت</w:t>
      </w:r>
      <w:r w:rsidR="00C715D9">
        <w:rPr>
          <w:rFonts w:cs="B Nazanin" w:hint="cs"/>
          <w:sz w:val="28"/>
          <w:szCs w:val="28"/>
          <w:rtl/>
        </w:rPr>
        <w:t>ی</w:t>
      </w:r>
      <w:r w:rsidRPr="00C33443">
        <w:rPr>
          <w:rFonts w:cs="B Nazanin"/>
          <w:sz w:val="28"/>
          <w:szCs w:val="28"/>
          <w:rtl/>
        </w:rPr>
        <w:t xml:space="preserve"> هستند که نامتقارن است. سلولها</w:t>
      </w:r>
      <w:r w:rsidRPr="00C33443">
        <w:rPr>
          <w:rFonts w:cs="B Nazanin" w:hint="cs"/>
          <w:sz w:val="28"/>
          <w:szCs w:val="28"/>
          <w:rtl/>
        </w:rPr>
        <w:t>ی</w:t>
      </w:r>
      <w:r w:rsidRPr="00C33443">
        <w:rPr>
          <w:rFonts w:cs="B Nazanin"/>
          <w:sz w:val="28"/>
          <w:szCs w:val="28"/>
          <w:rtl/>
        </w:rPr>
        <w:t xml:space="preserve"> </w:t>
      </w:r>
      <w:r w:rsidRPr="00C33443">
        <w:rPr>
          <w:rFonts w:cs="B Nazanin"/>
          <w:sz w:val="28"/>
          <w:szCs w:val="28"/>
        </w:rPr>
        <w:t>PC</w:t>
      </w:r>
      <w:r w:rsidRPr="00C33443">
        <w:rPr>
          <w:rFonts w:cs="B Nazanin"/>
          <w:sz w:val="28"/>
          <w:szCs w:val="28"/>
          <w:rtl/>
        </w:rPr>
        <w:t xml:space="preserve"> در لا</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4 فاقد دندر</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آپ</w:t>
      </w:r>
      <w:r w:rsidRPr="00C33443">
        <w:rPr>
          <w:rFonts w:cs="B Nazanin" w:hint="cs"/>
          <w:sz w:val="28"/>
          <w:szCs w:val="28"/>
          <w:rtl/>
        </w:rPr>
        <w:t>ی</w:t>
      </w:r>
      <w:r w:rsidRPr="00C33443">
        <w:rPr>
          <w:rFonts w:cs="B Nazanin" w:hint="eastAsia"/>
          <w:sz w:val="28"/>
          <w:szCs w:val="28"/>
          <w:rtl/>
        </w:rPr>
        <w:t>کال</w:t>
      </w:r>
      <w:r w:rsidRPr="00C33443">
        <w:rPr>
          <w:rFonts w:cs="B Nazanin"/>
          <w:sz w:val="28"/>
          <w:szCs w:val="28"/>
          <w:rtl/>
        </w:rPr>
        <w:t xml:space="preserve"> هستند و همچن</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ا</w:t>
      </w:r>
      <w:r w:rsidRPr="00C33443">
        <w:rPr>
          <w:rFonts w:cs="B Nazanin" w:hint="cs"/>
          <w:sz w:val="28"/>
          <w:szCs w:val="28"/>
          <w:rtl/>
        </w:rPr>
        <w:t>ی</w:t>
      </w:r>
      <w:r w:rsidRPr="00C33443">
        <w:rPr>
          <w:rFonts w:cs="B Nazanin" w:hint="eastAsia"/>
          <w:sz w:val="28"/>
          <w:szCs w:val="28"/>
          <w:rtl/>
        </w:rPr>
        <w:t>نتر</w:t>
      </w:r>
      <w:r w:rsidR="000E2BAF">
        <w:rPr>
          <w:rFonts w:cs="B Nazanin" w:hint="cs"/>
          <w:sz w:val="28"/>
          <w:szCs w:val="28"/>
          <w:rtl/>
        </w:rPr>
        <w:t>ن</w:t>
      </w:r>
      <w:r w:rsidR="000E2BAF">
        <w:rPr>
          <w:rFonts w:cs="B Nazanin" w:hint="eastAsia"/>
          <w:sz w:val="28"/>
          <w:szCs w:val="28"/>
          <w:rtl/>
        </w:rPr>
        <w:t>و</w:t>
      </w:r>
      <w:r w:rsidRPr="00C33443">
        <w:rPr>
          <w:rFonts w:cs="B Nazanin" w:hint="eastAsia"/>
          <w:sz w:val="28"/>
          <w:szCs w:val="28"/>
          <w:rtl/>
        </w:rPr>
        <w:t>رون</w:t>
      </w:r>
      <w:r w:rsidRPr="00C33443">
        <w:rPr>
          <w:rFonts w:cs="B Nazanin"/>
          <w:sz w:val="28"/>
          <w:szCs w:val="28"/>
          <w:rtl/>
        </w:rPr>
        <w:t xml:space="preserve"> ها</w:t>
      </w:r>
      <w:r w:rsidRPr="00C33443">
        <w:rPr>
          <w:rFonts w:cs="B Nazanin" w:hint="cs"/>
          <w:sz w:val="28"/>
          <w:szCs w:val="28"/>
          <w:rtl/>
        </w:rPr>
        <w:t>ی</w:t>
      </w:r>
      <w:r w:rsidRPr="00C33443">
        <w:rPr>
          <w:rFonts w:cs="B Nazanin"/>
          <w:sz w:val="28"/>
          <w:szCs w:val="28"/>
          <w:rtl/>
        </w:rPr>
        <w:t xml:space="preserve"> </w:t>
      </w:r>
      <w:r w:rsidRPr="00C33443">
        <w:rPr>
          <w:rFonts w:cs="B Nazanin"/>
          <w:sz w:val="28"/>
          <w:szCs w:val="28"/>
        </w:rPr>
        <w:t>GABAergic</w:t>
      </w:r>
      <w:r w:rsidRPr="00C33443">
        <w:rPr>
          <w:rFonts w:cs="B Nazanin"/>
          <w:sz w:val="28"/>
          <w:szCs w:val="28"/>
          <w:rtl/>
        </w:rPr>
        <w:t xml:space="preserve"> ن</w:t>
      </w:r>
      <w:r w:rsidRPr="00C33443">
        <w:rPr>
          <w:rFonts w:cs="B Nazanin" w:hint="cs"/>
          <w:sz w:val="28"/>
          <w:szCs w:val="28"/>
          <w:rtl/>
        </w:rPr>
        <w:t>ی</w:t>
      </w:r>
      <w:r w:rsidRPr="00C33443">
        <w:rPr>
          <w:rFonts w:cs="B Nazanin" w:hint="eastAsia"/>
          <w:sz w:val="28"/>
          <w:szCs w:val="28"/>
          <w:rtl/>
        </w:rPr>
        <w:t>ز</w:t>
      </w:r>
      <w:r w:rsidRPr="00C33443">
        <w:rPr>
          <w:rFonts w:cs="B Nazanin"/>
          <w:sz w:val="28"/>
          <w:szCs w:val="28"/>
          <w:rtl/>
        </w:rPr>
        <w:t xml:space="preserve"> ندارند. بنابرا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در نظر گرف</w:t>
      </w:r>
      <w:r w:rsidRPr="00C33443">
        <w:rPr>
          <w:rFonts w:cs="B Nazanin" w:hint="cs"/>
          <w:sz w:val="28"/>
          <w:szCs w:val="28"/>
          <w:rtl/>
        </w:rPr>
        <w:t>ته شد</w:t>
      </w:r>
      <w:r w:rsidRPr="00C33443">
        <w:rPr>
          <w:rFonts w:cs="B Nazanin"/>
          <w:sz w:val="28"/>
          <w:szCs w:val="28"/>
          <w:rtl/>
        </w:rPr>
        <w:t xml:space="preserve"> که پتانس</w:t>
      </w:r>
      <w:r w:rsidRPr="00C33443">
        <w:rPr>
          <w:rFonts w:cs="B Nazanin" w:hint="cs"/>
          <w:sz w:val="28"/>
          <w:szCs w:val="28"/>
          <w:rtl/>
        </w:rPr>
        <w:t>ی</w:t>
      </w:r>
      <w:r w:rsidRPr="00C33443">
        <w:rPr>
          <w:rFonts w:cs="B Nazanin" w:hint="eastAsia"/>
          <w:sz w:val="28"/>
          <w:szCs w:val="28"/>
          <w:rtl/>
        </w:rPr>
        <w:t>ل</w:t>
      </w:r>
      <w:r w:rsidRPr="00C33443">
        <w:rPr>
          <w:rFonts w:cs="B Nazanin"/>
          <w:sz w:val="28"/>
          <w:szCs w:val="28"/>
          <w:rtl/>
        </w:rPr>
        <w:t xml:space="preserve"> غشا</w:t>
      </w:r>
      <w:r w:rsidRPr="00C33443">
        <w:rPr>
          <w:rFonts w:cs="B Nazanin" w:hint="cs"/>
          <w:sz w:val="28"/>
          <w:szCs w:val="28"/>
          <w:rtl/>
        </w:rPr>
        <w:t>ی</w:t>
      </w:r>
      <w:r w:rsidRPr="00C33443">
        <w:rPr>
          <w:rFonts w:cs="B Nazanin"/>
          <w:sz w:val="28"/>
          <w:szCs w:val="28"/>
          <w:rtl/>
        </w:rPr>
        <w:t xml:space="preserve"> سوما با </w:t>
      </w:r>
      <w:r w:rsidRPr="00C33443">
        <w:rPr>
          <w:rFonts w:cs="B Nazanin"/>
          <w:sz w:val="28"/>
          <w:szCs w:val="28"/>
          <w:rtl/>
        </w:rPr>
        <w:lastRenderedPageBreak/>
        <w:t>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اصلاح نشده است (شکل </w:t>
      </w:r>
      <w:r w:rsidR="00544C3B">
        <w:rPr>
          <w:rFonts w:cs="B Nazanin" w:hint="cs"/>
          <w:sz w:val="28"/>
          <w:szCs w:val="28"/>
          <w:rtl/>
        </w:rPr>
        <w:t>3</w:t>
      </w:r>
      <w:r w:rsidR="00C623A4">
        <w:rPr>
          <w:rFonts w:cs="B Nazanin" w:hint="cs"/>
          <w:sz w:val="28"/>
          <w:szCs w:val="28"/>
          <w:rtl/>
        </w:rPr>
        <w:t xml:space="preserve">-6 </w:t>
      </w:r>
      <w:r w:rsidRPr="00C33443">
        <w:rPr>
          <w:rFonts w:cs="B Nazanin"/>
          <w:sz w:val="28"/>
          <w:szCs w:val="28"/>
        </w:rPr>
        <w:t>a</w:t>
      </w:r>
      <w:r w:rsidRPr="00C33443">
        <w:rPr>
          <w:rFonts w:cs="B Nazanin"/>
          <w:sz w:val="28"/>
          <w:szCs w:val="28"/>
          <w:rtl/>
        </w:rPr>
        <w:t xml:space="preserve"> ، چپ). فقط سوما</w:t>
      </w:r>
      <w:r w:rsidRPr="00C33443">
        <w:rPr>
          <w:rFonts w:cs="B Nazanin" w:hint="cs"/>
          <w:sz w:val="28"/>
          <w:szCs w:val="28"/>
          <w:rtl/>
        </w:rPr>
        <w:t>ی</w:t>
      </w:r>
      <w:r w:rsidRPr="00C33443">
        <w:rPr>
          <w:rFonts w:cs="B Nazanin"/>
          <w:sz w:val="28"/>
          <w:szCs w:val="28"/>
          <w:rtl/>
        </w:rPr>
        <w:t xml:space="preserve"> </w:t>
      </w:r>
      <w:r w:rsidR="00C623A4">
        <w:rPr>
          <w:rFonts w:cs="B Nazanin" w:hint="cs"/>
          <w:sz w:val="28"/>
          <w:szCs w:val="28"/>
          <w:rtl/>
        </w:rPr>
        <w:t>سلول های هرمی</w:t>
      </w:r>
      <w:r w:rsidRPr="00C33443">
        <w:rPr>
          <w:rFonts w:cs="B Nazanin"/>
          <w:sz w:val="28"/>
          <w:szCs w:val="28"/>
          <w:rtl/>
        </w:rPr>
        <w:t xml:space="preserve"> در لا</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ها</w:t>
      </w:r>
      <w:r w:rsidRPr="00C33443">
        <w:rPr>
          <w:rFonts w:cs="B Nazanin" w:hint="cs"/>
          <w:sz w:val="28"/>
          <w:szCs w:val="28"/>
          <w:rtl/>
        </w:rPr>
        <w:t>ی</w:t>
      </w:r>
      <w:r w:rsidRPr="00C33443">
        <w:rPr>
          <w:rFonts w:cs="B Nazanin"/>
          <w:sz w:val="28"/>
          <w:szCs w:val="28"/>
          <w:rtl/>
        </w:rPr>
        <w:t xml:space="preserve"> 2-3 ، 5 و 6 تحت تأث</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قرار گرفتند. در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حالت ،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آند (دندر</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آپ</w:t>
      </w:r>
      <w:r w:rsidRPr="00C33443">
        <w:rPr>
          <w:rFonts w:cs="B Nazanin" w:hint="cs"/>
          <w:sz w:val="28"/>
          <w:szCs w:val="28"/>
          <w:rtl/>
        </w:rPr>
        <w:t>ی</w:t>
      </w:r>
      <w:r w:rsidRPr="00C33443">
        <w:rPr>
          <w:rFonts w:cs="B Nazanin" w:hint="eastAsia"/>
          <w:sz w:val="28"/>
          <w:szCs w:val="28"/>
          <w:rtl/>
        </w:rPr>
        <w:t>کال</w:t>
      </w:r>
      <w:r w:rsidRPr="00C33443">
        <w:rPr>
          <w:rFonts w:cs="B Nazanin"/>
          <w:sz w:val="28"/>
          <w:szCs w:val="28"/>
          <w:rtl/>
        </w:rPr>
        <w:t xml:space="preserve"> به سمت الکترود مثبت هدا</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م</w:t>
      </w:r>
      <w:r w:rsidRPr="00C33443">
        <w:rPr>
          <w:rFonts w:cs="B Nazanin" w:hint="cs"/>
          <w:sz w:val="28"/>
          <w:szCs w:val="28"/>
          <w:rtl/>
        </w:rPr>
        <w:t>ی</w:t>
      </w:r>
      <w:r w:rsidRPr="00C33443">
        <w:rPr>
          <w:rFonts w:cs="B Nazanin"/>
          <w:sz w:val="28"/>
          <w:szCs w:val="28"/>
          <w:rtl/>
        </w:rPr>
        <w:t xml:space="preserve"> شود) بدن سلول را دپلار</w:t>
      </w:r>
      <w:r w:rsidRPr="00C33443">
        <w:rPr>
          <w:rFonts w:cs="B Nazanin" w:hint="cs"/>
          <w:sz w:val="28"/>
          <w:szCs w:val="28"/>
          <w:rtl/>
        </w:rPr>
        <w:t>ی</w:t>
      </w:r>
      <w:r w:rsidRPr="00C33443">
        <w:rPr>
          <w:rFonts w:cs="B Nazanin" w:hint="eastAsia"/>
          <w:sz w:val="28"/>
          <w:szCs w:val="28"/>
          <w:rtl/>
        </w:rPr>
        <w:t>زه</w:t>
      </w:r>
      <w:r w:rsidRPr="00C33443">
        <w:rPr>
          <w:rFonts w:cs="B Nazanin"/>
          <w:sz w:val="28"/>
          <w:szCs w:val="28"/>
          <w:rtl/>
        </w:rPr>
        <w:t xml:space="preserve"> م</w:t>
      </w:r>
      <w:r w:rsidRPr="00C33443">
        <w:rPr>
          <w:rFonts w:cs="B Nazanin" w:hint="cs"/>
          <w:sz w:val="28"/>
          <w:szCs w:val="28"/>
          <w:rtl/>
        </w:rPr>
        <w:t>ی</w:t>
      </w:r>
      <w:r w:rsidRPr="00C33443">
        <w:rPr>
          <w:rFonts w:cs="B Nazanin"/>
          <w:sz w:val="28"/>
          <w:szCs w:val="28"/>
          <w:rtl/>
        </w:rPr>
        <w:t xml:space="preserve"> کند در حال</w:t>
      </w:r>
      <w:r w:rsidRPr="00C33443">
        <w:rPr>
          <w:rFonts w:cs="B Nazanin" w:hint="cs"/>
          <w:sz w:val="28"/>
          <w:szCs w:val="28"/>
          <w:rtl/>
        </w:rPr>
        <w:t>ی</w:t>
      </w:r>
      <w:r w:rsidRPr="00C33443">
        <w:rPr>
          <w:rFonts w:cs="B Nazanin"/>
          <w:sz w:val="28"/>
          <w:szCs w:val="28"/>
          <w:rtl/>
        </w:rPr>
        <w:t xml:space="preserve"> که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کاتد</w:t>
      </w:r>
      <w:r w:rsidRPr="00C33443">
        <w:rPr>
          <w:rFonts w:cs="B Nazanin" w:hint="cs"/>
          <w:sz w:val="28"/>
          <w:szCs w:val="28"/>
          <w:rtl/>
        </w:rPr>
        <w:t>ی</w:t>
      </w:r>
      <w:r w:rsidRPr="00C33443">
        <w:rPr>
          <w:rFonts w:cs="B Nazanin"/>
          <w:sz w:val="28"/>
          <w:szCs w:val="28"/>
          <w:rtl/>
        </w:rPr>
        <w:t xml:space="preserve"> اثر معکوس د</w:t>
      </w:r>
      <w:r w:rsidR="00C623A4">
        <w:rPr>
          <w:rFonts w:cs="B Nazanin"/>
          <w:sz w:val="28"/>
          <w:szCs w:val="28"/>
          <w:rtl/>
        </w:rPr>
        <w:t>ارد</w:t>
      </w:r>
      <w:r w:rsidR="000E2BAF">
        <w:rPr>
          <w:rFonts w:cs="B Nazanin" w:hint="cs"/>
          <w:sz w:val="28"/>
          <w:szCs w:val="28"/>
          <w:rtl/>
        </w:rPr>
        <w:t xml:space="preserve"> </w:t>
      </w:r>
      <w:r w:rsidRPr="00C33443">
        <w:rPr>
          <w:rFonts w:cs="B Nazanin"/>
          <w:sz w:val="28"/>
          <w:szCs w:val="28"/>
          <w:rtl/>
        </w:rPr>
        <w:t xml:space="preserve">(شکل </w:t>
      </w:r>
      <w:r w:rsidR="00544C3B">
        <w:rPr>
          <w:rFonts w:cs="B Nazanin" w:hint="cs"/>
          <w:sz w:val="28"/>
          <w:szCs w:val="28"/>
          <w:rtl/>
        </w:rPr>
        <w:t>3</w:t>
      </w:r>
      <w:r w:rsidR="00C623A4">
        <w:rPr>
          <w:rFonts w:cs="B Nazanin" w:hint="cs"/>
          <w:sz w:val="28"/>
          <w:szCs w:val="28"/>
          <w:rtl/>
        </w:rPr>
        <w:t xml:space="preserve">-6 </w:t>
      </w:r>
      <w:r w:rsidRPr="00C33443">
        <w:rPr>
          <w:rFonts w:cs="B Nazanin"/>
          <w:sz w:val="28"/>
          <w:szCs w:val="28"/>
        </w:rPr>
        <w:t>a</w:t>
      </w:r>
      <w:r w:rsidR="00154CEC">
        <w:rPr>
          <w:rFonts w:cs="B Nazanin"/>
          <w:sz w:val="28"/>
          <w:szCs w:val="28"/>
          <w:rtl/>
        </w:rPr>
        <w:t xml:space="preserve"> )</w:t>
      </w:r>
      <w:r w:rsidR="00154CEC">
        <w:rPr>
          <w:rFonts w:cs="B Nazanin" w:hint="cs"/>
          <w:sz w:val="28"/>
          <w:szCs w:val="28"/>
          <w:rtl/>
        </w:rPr>
        <w:t>.</w:t>
      </w:r>
    </w:p>
    <w:p w14:paraId="6F86FA1E" w14:textId="77777777" w:rsidR="00CE0036" w:rsidRPr="00C33443" w:rsidRDefault="00391665" w:rsidP="000E2BAF">
      <w:pPr>
        <w:jc w:val="both"/>
        <w:rPr>
          <w:rFonts w:cs="B Nazanin"/>
          <w:sz w:val="28"/>
          <w:szCs w:val="28"/>
          <w:rtl/>
        </w:rPr>
      </w:pPr>
      <w:r w:rsidRPr="00C33443">
        <w:rPr>
          <w:rFonts w:cs="B Nazanin"/>
          <w:sz w:val="28"/>
          <w:szCs w:val="28"/>
          <w:rtl/>
        </w:rPr>
        <w:t>تأث</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م</w:t>
      </w:r>
      <w:r w:rsidRPr="00C33443">
        <w:rPr>
          <w:rFonts w:cs="B Nazanin" w:hint="cs"/>
          <w:sz w:val="28"/>
          <w:szCs w:val="28"/>
          <w:rtl/>
        </w:rPr>
        <w:t>ی</w:t>
      </w:r>
      <w:r w:rsidRPr="00C33443">
        <w:rPr>
          <w:rFonts w:cs="B Nazanin" w:hint="eastAsia"/>
          <w:sz w:val="28"/>
          <w:szCs w:val="28"/>
          <w:rtl/>
        </w:rPr>
        <w:t>دان</w:t>
      </w:r>
      <w:r w:rsidRPr="00C33443">
        <w:rPr>
          <w:rFonts w:cs="B Nazanin"/>
          <w:sz w:val="28"/>
          <w:szCs w:val="28"/>
          <w:rtl/>
        </w:rPr>
        <w:t xml:space="preserve"> الکتر</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sz w:val="28"/>
          <w:szCs w:val="28"/>
          <w:rtl/>
        </w:rPr>
        <w:t xml:space="preserve"> بر رو</w:t>
      </w:r>
      <w:r w:rsidRPr="00C33443">
        <w:rPr>
          <w:rFonts w:cs="B Nazanin" w:hint="cs"/>
          <w:sz w:val="28"/>
          <w:szCs w:val="28"/>
          <w:rtl/>
        </w:rPr>
        <w:t>ی</w:t>
      </w:r>
      <w:r w:rsidRPr="00C33443">
        <w:rPr>
          <w:rFonts w:cs="B Nazanin"/>
          <w:sz w:val="28"/>
          <w:szCs w:val="28"/>
          <w:rtl/>
        </w:rPr>
        <w:t xml:space="preserve"> </w:t>
      </w:r>
      <w:r w:rsidR="00154CEC">
        <w:rPr>
          <w:rFonts w:cs="B Nazanin" w:hint="cs"/>
          <w:sz w:val="28"/>
          <w:szCs w:val="28"/>
          <w:rtl/>
        </w:rPr>
        <w:t>جز</w:t>
      </w:r>
      <w:r w:rsidRPr="00C33443">
        <w:rPr>
          <w:rFonts w:cs="B Nazanin"/>
          <w:sz w:val="28"/>
          <w:szCs w:val="28"/>
          <w:rtl/>
        </w:rPr>
        <w:t xml:space="preserve"> پ</w:t>
      </w:r>
      <w:r w:rsidRPr="00C33443">
        <w:rPr>
          <w:rFonts w:cs="B Nazanin" w:hint="cs"/>
          <w:sz w:val="28"/>
          <w:szCs w:val="28"/>
          <w:rtl/>
        </w:rPr>
        <w:t>ی</w:t>
      </w:r>
      <w:r w:rsidRPr="00C33443">
        <w:rPr>
          <w:rFonts w:cs="B Nazanin" w:hint="eastAsia"/>
          <w:sz w:val="28"/>
          <w:szCs w:val="28"/>
          <w:rtl/>
        </w:rPr>
        <w:t>ش</w:t>
      </w:r>
      <w:r w:rsidRPr="00C33443">
        <w:rPr>
          <w:rFonts w:cs="B Nazanin"/>
          <w:sz w:val="28"/>
          <w:szCs w:val="28"/>
          <w:rtl/>
        </w:rPr>
        <w:t xml:space="preserve"> س</w:t>
      </w:r>
      <w:r w:rsidRPr="00C33443">
        <w:rPr>
          <w:rFonts w:cs="B Nazanin" w:hint="cs"/>
          <w:sz w:val="28"/>
          <w:szCs w:val="28"/>
          <w:rtl/>
        </w:rPr>
        <w:t>ی</w:t>
      </w:r>
      <w:r w:rsidRPr="00C33443">
        <w:rPr>
          <w:rFonts w:cs="B Nazanin" w:hint="eastAsia"/>
          <w:sz w:val="28"/>
          <w:szCs w:val="28"/>
          <w:rtl/>
        </w:rPr>
        <w:t>ناپس</w:t>
      </w:r>
      <w:r w:rsidRPr="00C33443">
        <w:rPr>
          <w:rFonts w:cs="B Nazanin" w:hint="cs"/>
          <w:sz w:val="28"/>
          <w:szCs w:val="28"/>
          <w:rtl/>
        </w:rPr>
        <w:t>ی</w:t>
      </w:r>
      <w:r w:rsidRPr="00C33443">
        <w:rPr>
          <w:rFonts w:cs="B Nazanin"/>
          <w:sz w:val="28"/>
          <w:szCs w:val="28"/>
          <w:rtl/>
        </w:rPr>
        <w:t xml:space="preserve"> مشخص شده است اما در قسمت پس س</w:t>
      </w:r>
      <w:r w:rsidRPr="00C33443">
        <w:rPr>
          <w:rFonts w:cs="B Nazanin" w:hint="cs"/>
          <w:sz w:val="28"/>
          <w:szCs w:val="28"/>
          <w:rtl/>
        </w:rPr>
        <w:t>ی</w:t>
      </w:r>
      <w:r w:rsidRPr="00C33443">
        <w:rPr>
          <w:rFonts w:cs="B Nazanin" w:hint="eastAsia"/>
          <w:sz w:val="28"/>
          <w:szCs w:val="28"/>
          <w:rtl/>
        </w:rPr>
        <w:t>ناپس</w:t>
      </w:r>
      <w:r w:rsidRPr="00C33443">
        <w:rPr>
          <w:rFonts w:cs="B Nazanin" w:hint="cs"/>
          <w:sz w:val="28"/>
          <w:szCs w:val="28"/>
          <w:rtl/>
        </w:rPr>
        <w:t>ی</w:t>
      </w:r>
      <w:r w:rsidRPr="00C33443">
        <w:rPr>
          <w:rFonts w:cs="B Nazanin"/>
          <w:sz w:val="28"/>
          <w:szCs w:val="28"/>
          <w:rtl/>
        </w:rPr>
        <w:t xml:space="preserve"> مشخص ن</w:t>
      </w:r>
      <w:r w:rsidRPr="00C33443">
        <w:rPr>
          <w:rFonts w:cs="B Nazanin" w:hint="cs"/>
          <w:sz w:val="28"/>
          <w:szCs w:val="28"/>
          <w:rtl/>
        </w:rPr>
        <w:t>ی</w:t>
      </w:r>
      <w:r w:rsidRPr="00C33443">
        <w:rPr>
          <w:rFonts w:cs="B Nazanin" w:hint="eastAsia"/>
          <w:sz w:val="28"/>
          <w:szCs w:val="28"/>
          <w:rtl/>
        </w:rPr>
        <w:t>ست</w:t>
      </w:r>
      <w:r w:rsidRPr="00C33443">
        <w:rPr>
          <w:rFonts w:cs="B Nazanin"/>
          <w:sz w:val="28"/>
          <w:szCs w:val="28"/>
          <w:rtl/>
        </w:rPr>
        <w:t>. علاوه بر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اثر با توجه به م</w:t>
      </w:r>
      <w:r w:rsidRPr="00C33443">
        <w:rPr>
          <w:rFonts w:cs="B Nazanin" w:hint="cs"/>
          <w:sz w:val="28"/>
          <w:szCs w:val="28"/>
          <w:rtl/>
        </w:rPr>
        <w:t>ی</w:t>
      </w:r>
      <w:r w:rsidRPr="00C33443">
        <w:rPr>
          <w:rFonts w:cs="B Nazanin" w:hint="eastAsia"/>
          <w:sz w:val="28"/>
          <w:szCs w:val="28"/>
          <w:rtl/>
        </w:rPr>
        <w:t>دان</w:t>
      </w:r>
      <w:r w:rsidRPr="00C33443">
        <w:rPr>
          <w:rFonts w:cs="B Nazanin"/>
          <w:sz w:val="28"/>
          <w:szCs w:val="28"/>
          <w:rtl/>
        </w:rPr>
        <w:t xml:space="preserve"> به جهت انتشار </w:t>
      </w:r>
      <w:r w:rsidRPr="00C33443">
        <w:rPr>
          <w:rFonts w:cs="B Nazanin"/>
          <w:sz w:val="28"/>
          <w:szCs w:val="28"/>
        </w:rPr>
        <w:t>AP</w:t>
      </w:r>
      <w:r w:rsidRPr="00C33443">
        <w:rPr>
          <w:rFonts w:cs="B Nazanin"/>
          <w:sz w:val="28"/>
          <w:szCs w:val="28"/>
          <w:rtl/>
        </w:rPr>
        <w:t xml:space="preserve"> بستگ</w:t>
      </w:r>
      <w:r w:rsidRPr="00C33443">
        <w:rPr>
          <w:rFonts w:cs="B Nazanin" w:hint="cs"/>
          <w:sz w:val="28"/>
          <w:szCs w:val="28"/>
          <w:rtl/>
        </w:rPr>
        <w:t>ی</w:t>
      </w:r>
      <w:r w:rsidRPr="00C33443">
        <w:rPr>
          <w:rFonts w:cs="B Nazanin"/>
          <w:sz w:val="28"/>
          <w:szCs w:val="28"/>
          <w:rtl/>
        </w:rPr>
        <w:t xml:space="preserve"> دارد.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w:t>
      </w:r>
      <w:r w:rsidRPr="00C33443">
        <w:rPr>
          <w:rFonts w:cs="B Nazanin"/>
          <w:sz w:val="28"/>
          <w:szCs w:val="28"/>
        </w:rPr>
        <w:t>AP</w:t>
      </w:r>
      <w:r w:rsidRPr="00C33443">
        <w:rPr>
          <w:rFonts w:cs="B Nazanin"/>
          <w:sz w:val="28"/>
          <w:szCs w:val="28"/>
          <w:rtl/>
        </w:rPr>
        <w:t xml:space="preserve"> که به موازات م</w:t>
      </w:r>
      <w:r w:rsidRPr="00C33443">
        <w:rPr>
          <w:rFonts w:cs="B Nazanin" w:hint="cs"/>
          <w:sz w:val="28"/>
          <w:szCs w:val="28"/>
          <w:rtl/>
        </w:rPr>
        <w:t>ی</w:t>
      </w:r>
      <w:r w:rsidRPr="00C33443">
        <w:rPr>
          <w:rFonts w:cs="B Nazanin" w:hint="eastAsia"/>
          <w:sz w:val="28"/>
          <w:szCs w:val="28"/>
          <w:rtl/>
        </w:rPr>
        <w:t>دان</w:t>
      </w:r>
      <w:r w:rsidRPr="00C33443">
        <w:rPr>
          <w:rFonts w:cs="B Nazanin"/>
          <w:sz w:val="28"/>
          <w:szCs w:val="28"/>
          <w:rtl/>
        </w:rPr>
        <w:t xml:space="preserve"> و به سمت کاتد منتشر م</w:t>
      </w:r>
      <w:r w:rsidRPr="00C33443">
        <w:rPr>
          <w:rFonts w:cs="B Nazanin" w:hint="cs"/>
          <w:sz w:val="28"/>
          <w:szCs w:val="28"/>
          <w:rtl/>
        </w:rPr>
        <w:t>ی</w:t>
      </w:r>
      <w:r w:rsidRPr="00C33443">
        <w:rPr>
          <w:rFonts w:cs="B Nazanin"/>
          <w:sz w:val="28"/>
          <w:szCs w:val="28"/>
          <w:rtl/>
        </w:rPr>
        <w:t xml:space="preserve"> شود ، پتانس</w:t>
      </w:r>
      <w:r w:rsidRPr="00C33443">
        <w:rPr>
          <w:rFonts w:cs="B Nazanin" w:hint="cs"/>
          <w:sz w:val="28"/>
          <w:szCs w:val="28"/>
          <w:rtl/>
        </w:rPr>
        <w:t>ی</w:t>
      </w:r>
      <w:r w:rsidRPr="00C33443">
        <w:rPr>
          <w:rFonts w:cs="B Nazanin" w:hint="eastAsia"/>
          <w:sz w:val="28"/>
          <w:szCs w:val="28"/>
          <w:rtl/>
        </w:rPr>
        <w:t>ل</w:t>
      </w:r>
      <w:r w:rsidRPr="00C33443">
        <w:rPr>
          <w:rFonts w:cs="B Nazanin"/>
          <w:sz w:val="28"/>
          <w:szCs w:val="28"/>
          <w:rtl/>
        </w:rPr>
        <w:t xml:space="preserve"> م</w:t>
      </w:r>
      <w:r w:rsidRPr="00C33443">
        <w:rPr>
          <w:rFonts w:cs="B Nazanin" w:hint="cs"/>
          <w:sz w:val="28"/>
          <w:szCs w:val="28"/>
          <w:rtl/>
        </w:rPr>
        <w:t>ی</w:t>
      </w:r>
      <w:r w:rsidRPr="00C33443">
        <w:rPr>
          <w:rFonts w:cs="B Nazanin" w:hint="eastAsia"/>
          <w:sz w:val="28"/>
          <w:szCs w:val="28"/>
          <w:rtl/>
        </w:rPr>
        <w:t>دان</w:t>
      </w:r>
      <w:r w:rsidRPr="00C33443">
        <w:rPr>
          <w:rFonts w:cs="B Nazanin"/>
          <w:sz w:val="28"/>
          <w:szCs w:val="28"/>
          <w:rtl/>
        </w:rPr>
        <w:t xml:space="preserve"> محل</w:t>
      </w:r>
      <w:r w:rsidRPr="00C33443">
        <w:rPr>
          <w:rFonts w:cs="B Nazanin" w:hint="cs"/>
          <w:sz w:val="28"/>
          <w:szCs w:val="28"/>
          <w:rtl/>
        </w:rPr>
        <w:t>ی</w:t>
      </w:r>
      <w:r w:rsidRPr="00C33443">
        <w:rPr>
          <w:rFonts w:cs="B Nazanin"/>
          <w:sz w:val="28"/>
          <w:szCs w:val="28"/>
          <w:rtl/>
        </w:rPr>
        <w:t xml:space="preserve"> کوچکتر</w:t>
      </w:r>
      <w:r w:rsidRPr="00C33443">
        <w:rPr>
          <w:rFonts w:cs="B Nazanin" w:hint="cs"/>
          <w:sz w:val="28"/>
          <w:szCs w:val="28"/>
          <w:rtl/>
        </w:rPr>
        <w:t>ی</w:t>
      </w:r>
      <w:r w:rsidRPr="00C33443">
        <w:rPr>
          <w:rFonts w:cs="B Nazanin"/>
          <w:sz w:val="28"/>
          <w:szCs w:val="28"/>
          <w:rtl/>
        </w:rPr>
        <w:t xml:space="preserve"> را ن</w:t>
      </w:r>
      <w:r w:rsidRPr="00C33443">
        <w:rPr>
          <w:rFonts w:cs="B Nazanin" w:hint="eastAsia"/>
          <w:sz w:val="28"/>
          <w:szCs w:val="28"/>
          <w:rtl/>
        </w:rPr>
        <w:t>سبت</w:t>
      </w:r>
      <w:r w:rsidRPr="00C33443">
        <w:rPr>
          <w:rFonts w:cs="B Nazanin"/>
          <w:sz w:val="28"/>
          <w:szCs w:val="28"/>
          <w:rtl/>
        </w:rPr>
        <w:t xml:space="preserve"> به حالت بدون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ا</w:t>
      </w:r>
      <w:r w:rsidRPr="00C33443">
        <w:rPr>
          <w:rFonts w:cs="B Nazanin" w:hint="cs"/>
          <w:sz w:val="28"/>
          <w:szCs w:val="28"/>
          <w:rtl/>
        </w:rPr>
        <w:t>ی</w:t>
      </w:r>
      <w:r w:rsidRPr="00C33443">
        <w:rPr>
          <w:rFonts w:cs="B Nazanin" w:hint="eastAsia"/>
          <w:sz w:val="28"/>
          <w:szCs w:val="28"/>
          <w:rtl/>
        </w:rPr>
        <w:t>جاد</w:t>
      </w:r>
      <w:r w:rsidRPr="00C33443">
        <w:rPr>
          <w:rFonts w:cs="B Nazanin"/>
          <w:sz w:val="28"/>
          <w:szCs w:val="28"/>
          <w:rtl/>
        </w:rPr>
        <w:t xml:space="preserve"> م</w:t>
      </w:r>
      <w:r w:rsidRPr="00C33443">
        <w:rPr>
          <w:rFonts w:cs="B Nazanin" w:hint="cs"/>
          <w:sz w:val="28"/>
          <w:szCs w:val="28"/>
          <w:rtl/>
        </w:rPr>
        <w:t>ی</w:t>
      </w:r>
      <w:r w:rsidRPr="00C33443">
        <w:rPr>
          <w:rFonts w:cs="B Nazanin"/>
          <w:sz w:val="28"/>
          <w:szCs w:val="28"/>
          <w:rtl/>
        </w:rPr>
        <w:t xml:space="preserve"> کند.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w:t>
      </w:r>
      <w:r w:rsidRPr="00C33443">
        <w:rPr>
          <w:rFonts w:cs="B Nazanin"/>
          <w:sz w:val="28"/>
          <w:szCs w:val="28"/>
        </w:rPr>
        <w:t>AP</w:t>
      </w:r>
      <w:r w:rsidRPr="00C33443">
        <w:rPr>
          <w:rFonts w:cs="B Nazanin"/>
          <w:sz w:val="28"/>
          <w:szCs w:val="28"/>
          <w:rtl/>
        </w:rPr>
        <w:t xml:space="preserve"> که به سمت آند انتشار م</w:t>
      </w:r>
      <w:r w:rsidRPr="00C33443">
        <w:rPr>
          <w:rFonts w:cs="B Nazanin" w:hint="cs"/>
          <w:sz w:val="28"/>
          <w:szCs w:val="28"/>
          <w:rtl/>
        </w:rPr>
        <w:t>ی</w:t>
      </w:r>
      <w:r w:rsidRPr="00C33443">
        <w:rPr>
          <w:rFonts w:cs="B Nazanin"/>
          <w:sz w:val="28"/>
          <w:szCs w:val="28"/>
          <w:rtl/>
        </w:rPr>
        <w:t xml:space="preserve"> </w:t>
      </w:r>
      <w:r w:rsidRPr="00C33443">
        <w:rPr>
          <w:rFonts w:cs="B Nazanin" w:hint="cs"/>
          <w:sz w:val="28"/>
          <w:szCs w:val="28"/>
          <w:rtl/>
        </w:rPr>
        <w:t>ی</w:t>
      </w:r>
      <w:r w:rsidRPr="00C33443">
        <w:rPr>
          <w:rFonts w:cs="B Nazanin" w:hint="eastAsia"/>
          <w:sz w:val="28"/>
          <w:szCs w:val="28"/>
          <w:rtl/>
        </w:rPr>
        <w:t>ابد</w:t>
      </w:r>
      <w:r w:rsidRPr="00C33443">
        <w:rPr>
          <w:rFonts w:cs="B Nazanin"/>
          <w:sz w:val="28"/>
          <w:szCs w:val="28"/>
          <w:rtl/>
        </w:rPr>
        <w:t xml:space="preserve"> ،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w:t>
      </w:r>
      <w:r w:rsidRPr="00C33443">
        <w:rPr>
          <w:rFonts w:cs="B Nazanin"/>
          <w:sz w:val="28"/>
          <w:szCs w:val="28"/>
        </w:rPr>
        <w:t>PSP</w:t>
      </w:r>
      <w:r w:rsidRPr="00C33443">
        <w:rPr>
          <w:rFonts w:cs="B Nazanin"/>
          <w:sz w:val="28"/>
          <w:szCs w:val="28"/>
          <w:rtl/>
        </w:rPr>
        <w:t xml:space="preserve"> با دامنه </w:t>
      </w:r>
      <w:r w:rsidRPr="00C33443">
        <w:rPr>
          <w:rFonts w:cs="B Nazanin" w:hint="cs"/>
          <w:sz w:val="28"/>
          <w:szCs w:val="28"/>
          <w:rtl/>
        </w:rPr>
        <w:t>ی</w:t>
      </w:r>
      <w:r w:rsidRPr="00C33443">
        <w:rPr>
          <w:rFonts w:cs="B Nazanin" w:hint="eastAsia"/>
          <w:sz w:val="28"/>
          <w:szCs w:val="28"/>
          <w:rtl/>
        </w:rPr>
        <w:t>کسان</w:t>
      </w:r>
      <w:r w:rsidRPr="00C33443">
        <w:rPr>
          <w:rFonts w:cs="B Nazanin"/>
          <w:sz w:val="28"/>
          <w:szCs w:val="28"/>
          <w:rtl/>
        </w:rPr>
        <w:t xml:space="preserve"> </w:t>
      </w:r>
      <w:r w:rsidRPr="00C33443">
        <w:rPr>
          <w:rFonts w:cs="B Nazanin" w:hint="cs"/>
          <w:sz w:val="28"/>
          <w:szCs w:val="28"/>
          <w:rtl/>
        </w:rPr>
        <w:t>ی</w:t>
      </w:r>
      <w:r w:rsidRPr="00C33443">
        <w:rPr>
          <w:rFonts w:cs="B Nazanin" w:hint="eastAsia"/>
          <w:sz w:val="28"/>
          <w:szCs w:val="28"/>
          <w:rtl/>
        </w:rPr>
        <w:t>ا</w:t>
      </w:r>
      <w:r w:rsidRPr="00C33443">
        <w:rPr>
          <w:rFonts w:cs="B Nazanin"/>
          <w:sz w:val="28"/>
          <w:szCs w:val="28"/>
          <w:rtl/>
        </w:rPr>
        <w:t xml:space="preserve"> کم</w:t>
      </w:r>
      <w:r w:rsidRPr="00C33443">
        <w:rPr>
          <w:rFonts w:cs="B Nazanin" w:hint="cs"/>
          <w:sz w:val="28"/>
          <w:szCs w:val="28"/>
          <w:rtl/>
        </w:rPr>
        <w:t>ی</w:t>
      </w:r>
      <w:r w:rsidRPr="00C33443">
        <w:rPr>
          <w:rFonts w:cs="B Nazanin"/>
          <w:sz w:val="28"/>
          <w:szCs w:val="28"/>
          <w:rtl/>
        </w:rPr>
        <w:t xml:space="preserve"> ب</w:t>
      </w:r>
      <w:r w:rsidRPr="00C33443">
        <w:rPr>
          <w:rFonts w:cs="B Nazanin" w:hint="cs"/>
          <w:sz w:val="28"/>
          <w:szCs w:val="28"/>
          <w:rtl/>
        </w:rPr>
        <w:t>ی</w:t>
      </w:r>
      <w:r w:rsidRPr="00C33443">
        <w:rPr>
          <w:rFonts w:cs="B Nazanin" w:hint="eastAsia"/>
          <w:sz w:val="28"/>
          <w:szCs w:val="28"/>
          <w:rtl/>
        </w:rPr>
        <w:t>شتر</w:t>
      </w:r>
      <w:r w:rsidRPr="00C33443">
        <w:rPr>
          <w:rFonts w:cs="B Nazanin"/>
          <w:sz w:val="28"/>
          <w:szCs w:val="28"/>
          <w:rtl/>
        </w:rPr>
        <w:t xml:space="preserve"> تول</w:t>
      </w:r>
      <w:r w:rsidRPr="00C33443">
        <w:rPr>
          <w:rFonts w:cs="B Nazanin" w:hint="cs"/>
          <w:sz w:val="28"/>
          <w:szCs w:val="28"/>
          <w:rtl/>
        </w:rPr>
        <w:t>ی</w:t>
      </w:r>
      <w:r w:rsidRPr="00C33443">
        <w:rPr>
          <w:rFonts w:cs="B Nazanin" w:hint="eastAsia"/>
          <w:sz w:val="28"/>
          <w:szCs w:val="28"/>
          <w:rtl/>
        </w:rPr>
        <w:t>د</w:t>
      </w:r>
      <w:r w:rsidRPr="00C33443">
        <w:rPr>
          <w:rFonts w:cs="B Nazanin"/>
          <w:sz w:val="28"/>
          <w:szCs w:val="28"/>
          <w:rtl/>
        </w:rPr>
        <w:t xml:space="preserve"> م</w:t>
      </w:r>
      <w:r w:rsidRPr="00C33443">
        <w:rPr>
          <w:rFonts w:cs="B Nazanin" w:hint="cs"/>
          <w:sz w:val="28"/>
          <w:szCs w:val="28"/>
          <w:rtl/>
        </w:rPr>
        <w:t>ی</w:t>
      </w:r>
      <w:r w:rsidRPr="00C33443">
        <w:rPr>
          <w:rFonts w:cs="B Nazanin"/>
          <w:sz w:val="28"/>
          <w:szCs w:val="28"/>
          <w:rtl/>
        </w:rPr>
        <w:t xml:space="preserve"> کند. از آنجا که اثر پ</w:t>
      </w:r>
      <w:r w:rsidRPr="00C33443">
        <w:rPr>
          <w:rFonts w:cs="B Nazanin" w:hint="cs"/>
          <w:sz w:val="28"/>
          <w:szCs w:val="28"/>
          <w:rtl/>
        </w:rPr>
        <w:t>ی</w:t>
      </w:r>
      <w:r w:rsidRPr="00C33443">
        <w:rPr>
          <w:rFonts w:cs="B Nazanin" w:hint="eastAsia"/>
          <w:sz w:val="28"/>
          <w:szCs w:val="28"/>
          <w:rtl/>
        </w:rPr>
        <w:t>ش</w:t>
      </w:r>
      <w:r w:rsidRPr="00C33443">
        <w:rPr>
          <w:rFonts w:cs="B Nazanin"/>
          <w:sz w:val="28"/>
          <w:szCs w:val="28"/>
          <w:rtl/>
        </w:rPr>
        <w:t xml:space="preserve"> س</w:t>
      </w:r>
      <w:r w:rsidRPr="00C33443">
        <w:rPr>
          <w:rFonts w:cs="B Nazanin" w:hint="cs"/>
          <w:sz w:val="28"/>
          <w:szCs w:val="28"/>
          <w:rtl/>
        </w:rPr>
        <w:t>ی</w:t>
      </w:r>
      <w:r w:rsidRPr="00C33443">
        <w:rPr>
          <w:rFonts w:cs="B Nazanin" w:hint="eastAsia"/>
          <w:sz w:val="28"/>
          <w:szCs w:val="28"/>
          <w:rtl/>
        </w:rPr>
        <w:t>ناپس</w:t>
      </w:r>
      <w:r w:rsidRPr="00C33443">
        <w:rPr>
          <w:rFonts w:cs="B Nazanin" w:hint="cs"/>
          <w:sz w:val="28"/>
          <w:szCs w:val="28"/>
          <w:rtl/>
        </w:rPr>
        <w:t>ی</w:t>
      </w:r>
      <w:r w:rsidR="00154CEC">
        <w:rPr>
          <w:rFonts w:cs="B Nazanin"/>
          <w:sz w:val="28"/>
          <w:szCs w:val="28"/>
          <w:rtl/>
        </w:rPr>
        <w:t xml:space="preserve"> غالب است و طبق </w:t>
      </w:r>
      <w:r w:rsidRPr="00C33443">
        <w:rPr>
          <w:rFonts w:cs="B Nazanin"/>
          <w:sz w:val="28"/>
          <w:szCs w:val="28"/>
          <w:rtl/>
        </w:rPr>
        <w:t xml:space="preserve">حالت "همه </w:t>
      </w:r>
      <w:r w:rsidRPr="00C33443">
        <w:rPr>
          <w:rFonts w:cs="B Nazanin" w:hint="cs"/>
          <w:sz w:val="28"/>
          <w:szCs w:val="28"/>
          <w:rtl/>
        </w:rPr>
        <w:t>ی</w:t>
      </w:r>
      <w:r w:rsidRPr="00C33443">
        <w:rPr>
          <w:rFonts w:cs="B Nazanin" w:hint="eastAsia"/>
          <w:sz w:val="28"/>
          <w:szCs w:val="28"/>
          <w:rtl/>
        </w:rPr>
        <w:t>ا</w:t>
      </w:r>
      <w:r w:rsidRPr="00C33443">
        <w:rPr>
          <w:rFonts w:cs="B Nazanin"/>
          <w:sz w:val="28"/>
          <w:szCs w:val="28"/>
          <w:rtl/>
        </w:rPr>
        <w:t xml:space="preserve"> ه</w:t>
      </w:r>
      <w:r w:rsidRPr="00C33443">
        <w:rPr>
          <w:rFonts w:cs="B Nazanin" w:hint="cs"/>
          <w:sz w:val="28"/>
          <w:szCs w:val="28"/>
          <w:rtl/>
        </w:rPr>
        <w:t>ی</w:t>
      </w:r>
      <w:r w:rsidRPr="00C33443">
        <w:rPr>
          <w:rFonts w:cs="B Nazanin" w:hint="eastAsia"/>
          <w:sz w:val="28"/>
          <w:szCs w:val="28"/>
          <w:rtl/>
        </w:rPr>
        <w:t>چ</w:t>
      </w:r>
      <w:r w:rsidRPr="00C33443">
        <w:rPr>
          <w:rFonts w:cs="B Nazanin"/>
          <w:sz w:val="28"/>
          <w:szCs w:val="28"/>
          <w:rtl/>
        </w:rPr>
        <w:t xml:space="preserve"> " ، عمل</w:t>
      </w:r>
      <w:r w:rsidRPr="00C33443">
        <w:rPr>
          <w:rFonts w:cs="B Nazanin" w:hint="cs"/>
          <w:sz w:val="28"/>
          <w:szCs w:val="28"/>
          <w:rtl/>
        </w:rPr>
        <w:t>ی</w:t>
      </w:r>
      <w:r w:rsidRPr="00C33443">
        <w:rPr>
          <w:rFonts w:cs="B Nazanin"/>
          <w:sz w:val="28"/>
          <w:szCs w:val="28"/>
          <w:rtl/>
        </w:rPr>
        <w:t xml:space="preserve"> درباره احتمال آزاد شدن س</w:t>
      </w:r>
      <w:r w:rsidRPr="00C33443">
        <w:rPr>
          <w:rFonts w:cs="B Nazanin" w:hint="cs"/>
          <w:sz w:val="28"/>
          <w:szCs w:val="28"/>
          <w:rtl/>
        </w:rPr>
        <w:t>ی</w:t>
      </w:r>
      <w:r w:rsidRPr="00C33443">
        <w:rPr>
          <w:rFonts w:cs="B Nazanin" w:hint="eastAsia"/>
          <w:sz w:val="28"/>
          <w:szCs w:val="28"/>
          <w:rtl/>
        </w:rPr>
        <w:t>ناپس</w:t>
      </w:r>
      <w:r w:rsidRPr="00C33443">
        <w:rPr>
          <w:rFonts w:cs="B Nazanin"/>
          <w:sz w:val="28"/>
          <w:szCs w:val="28"/>
          <w:rtl/>
        </w:rPr>
        <w:t xml:space="preserve"> ها فرض شد. با </w:t>
      </w:r>
      <w:r w:rsidR="00154CEC">
        <w:rPr>
          <w:rFonts w:cs="B Nazanin" w:hint="cs"/>
          <w:sz w:val="28"/>
          <w:szCs w:val="28"/>
          <w:rtl/>
        </w:rPr>
        <w:t>دپلاریزه</w:t>
      </w:r>
      <w:r w:rsidRPr="00C33443">
        <w:rPr>
          <w:rFonts w:cs="B Nazanin"/>
          <w:sz w:val="28"/>
          <w:szCs w:val="28"/>
          <w:rtl/>
        </w:rPr>
        <w:t xml:space="preserve"> شدن انتها</w:t>
      </w:r>
      <w:r w:rsidRPr="00C33443">
        <w:rPr>
          <w:rFonts w:cs="B Nazanin" w:hint="cs"/>
          <w:sz w:val="28"/>
          <w:szCs w:val="28"/>
          <w:rtl/>
        </w:rPr>
        <w:t>ی</w:t>
      </w:r>
      <w:r w:rsidRPr="00C33443">
        <w:rPr>
          <w:rFonts w:cs="B Nazanin"/>
          <w:sz w:val="28"/>
          <w:szCs w:val="28"/>
          <w:rtl/>
        </w:rPr>
        <w:t xml:space="preserve"> آکسون ، احتمال آزاد شدن کاهش م</w:t>
      </w:r>
      <w:r w:rsidRPr="00C33443">
        <w:rPr>
          <w:rFonts w:cs="B Nazanin" w:hint="cs"/>
          <w:sz w:val="28"/>
          <w:szCs w:val="28"/>
          <w:rtl/>
        </w:rPr>
        <w:t>ی</w:t>
      </w:r>
      <w:r w:rsidRPr="00C33443">
        <w:rPr>
          <w:rFonts w:cs="B Nazanin"/>
          <w:sz w:val="28"/>
          <w:szCs w:val="28"/>
          <w:rtl/>
        </w:rPr>
        <w:t xml:space="preserve"> </w:t>
      </w:r>
      <w:r w:rsidRPr="00C33443">
        <w:rPr>
          <w:rFonts w:cs="B Nazanin" w:hint="cs"/>
          <w:sz w:val="28"/>
          <w:szCs w:val="28"/>
          <w:rtl/>
        </w:rPr>
        <w:t>ی</w:t>
      </w:r>
      <w:r w:rsidRPr="00C33443">
        <w:rPr>
          <w:rFonts w:cs="B Nazanin" w:hint="eastAsia"/>
          <w:sz w:val="28"/>
          <w:szCs w:val="28"/>
          <w:rtl/>
        </w:rPr>
        <w:t>ابد</w:t>
      </w:r>
      <w:r w:rsidRPr="00C33443">
        <w:rPr>
          <w:rFonts w:cs="B Nazanin"/>
          <w:sz w:val="28"/>
          <w:szCs w:val="28"/>
          <w:rtl/>
        </w:rPr>
        <w:t xml:space="preserve"> (شکل </w:t>
      </w:r>
      <w:r w:rsidR="00544C3B">
        <w:rPr>
          <w:rFonts w:cs="B Nazanin" w:hint="cs"/>
          <w:sz w:val="28"/>
          <w:szCs w:val="28"/>
          <w:rtl/>
        </w:rPr>
        <w:t>3</w:t>
      </w:r>
      <w:r w:rsidR="00154CEC">
        <w:rPr>
          <w:rFonts w:cs="B Nazanin" w:hint="cs"/>
          <w:sz w:val="28"/>
          <w:szCs w:val="28"/>
          <w:rtl/>
        </w:rPr>
        <w:t xml:space="preserve">-6 </w:t>
      </w:r>
      <w:r w:rsidRPr="00C33443">
        <w:rPr>
          <w:rFonts w:cs="B Nazanin"/>
          <w:sz w:val="28"/>
          <w:szCs w:val="28"/>
        </w:rPr>
        <w:t>b</w:t>
      </w:r>
      <w:r w:rsidRPr="00C33443">
        <w:rPr>
          <w:rFonts w:cs="B Nazanin"/>
          <w:sz w:val="28"/>
          <w:szCs w:val="28"/>
          <w:rtl/>
        </w:rPr>
        <w:t>). تأث</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م</w:t>
      </w:r>
      <w:r w:rsidRPr="00C33443">
        <w:rPr>
          <w:rFonts w:cs="B Nazanin" w:hint="cs"/>
          <w:sz w:val="28"/>
          <w:szCs w:val="28"/>
          <w:rtl/>
        </w:rPr>
        <w:t>ی</w:t>
      </w:r>
      <w:r w:rsidRPr="00C33443">
        <w:rPr>
          <w:rFonts w:cs="B Nazanin" w:hint="eastAsia"/>
          <w:sz w:val="28"/>
          <w:szCs w:val="28"/>
          <w:rtl/>
        </w:rPr>
        <w:t>دان</w:t>
      </w:r>
      <w:r w:rsidRPr="00C33443">
        <w:rPr>
          <w:rFonts w:cs="B Nazanin"/>
          <w:sz w:val="28"/>
          <w:szCs w:val="28"/>
          <w:rtl/>
        </w:rPr>
        <w:t xml:space="preserve"> ها</w:t>
      </w:r>
      <w:r w:rsidRPr="00C33443">
        <w:rPr>
          <w:rFonts w:cs="B Nazanin" w:hint="cs"/>
          <w:sz w:val="28"/>
          <w:szCs w:val="28"/>
          <w:rtl/>
        </w:rPr>
        <w:t>ی</w:t>
      </w:r>
      <w:r w:rsidRPr="00C33443">
        <w:rPr>
          <w:rFonts w:cs="B Nazanin"/>
          <w:sz w:val="28"/>
          <w:szCs w:val="28"/>
          <w:rtl/>
        </w:rPr>
        <w:t xml:space="preserve"> الکتر</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sz w:val="28"/>
          <w:szCs w:val="28"/>
          <w:rtl/>
        </w:rPr>
        <w:t xml:space="preserve"> ناش</w:t>
      </w:r>
      <w:r w:rsidRPr="00C33443">
        <w:rPr>
          <w:rFonts w:cs="B Nazanin" w:hint="cs"/>
          <w:sz w:val="28"/>
          <w:szCs w:val="28"/>
          <w:rtl/>
        </w:rPr>
        <w:t>ی</w:t>
      </w:r>
      <w:r w:rsidRPr="00C33443">
        <w:rPr>
          <w:rFonts w:cs="B Nazanin"/>
          <w:sz w:val="28"/>
          <w:szCs w:val="28"/>
          <w:rtl/>
        </w:rPr>
        <w:t xml:space="preserve"> از </w:t>
      </w:r>
      <w:r w:rsidRPr="00C33443">
        <w:rPr>
          <w:rFonts w:cs="B Nazanin"/>
          <w:sz w:val="28"/>
          <w:szCs w:val="28"/>
        </w:rPr>
        <w:t>tDCS</w:t>
      </w:r>
      <w:r w:rsidRPr="00C33443">
        <w:rPr>
          <w:rFonts w:cs="B Nazanin"/>
          <w:sz w:val="28"/>
          <w:szCs w:val="28"/>
          <w:rtl/>
        </w:rPr>
        <w:t xml:space="preserve"> در </w:t>
      </w:r>
      <w:r w:rsidR="00154CEC">
        <w:rPr>
          <w:rFonts w:cs="B Nazanin" w:hint="cs"/>
          <w:sz w:val="28"/>
          <w:szCs w:val="28"/>
          <w:rtl/>
        </w:rPr>
        <w:t>جز</w:t>
      </w:r>
      <w:r w:rsidRPr="00C33443">
        <w:rPr>
          <w:rFonts w:cs="B Nazanin"/>
          <w:sz w:val="28"/>
          <w:szCs w:val="28"/>
          <w:rtl/>
        </w:rPr>
        <w:t xml:space="preserve"> پس س</w:t>
      </w:r>
      <w:r w:rsidRPr="00C33443">
        <w:rPr>
          <w:rFonts w:cs="B Nazanin" w:hint="cs"/>
          <w:sz w:val="28"/>
          <w:szCs w:val="28"/>
          <w:rtl/>
        </w:rPr>
        <w:t>ی</w:t>
      </w:r>
      <w:r w:rsidRPr="00C33443">
        <w:rPr>
          <w:rFonts w:cs="B Nazanin" w:hint="eastAsia"/>
          <w:sz w:val="28"/>
          <w:szCs w:val="28"/>
          <w:rtl/>
        </w:rPr>
        <w:t>ناپس</w:t>
      </w:r>
      <w:r w:rsidRPr="00C33443">
        <w:rPr>
          <w:rFonts w:cs="B Nazanin" w:hint="cs"/>
          <w:sz w:val="28"/>
          <w:szCs w:val="28"/>
          <w:rtl/>
        </w:rPr>
        <w:t>ی</w:t>
      </w:r>
      <w:r w:rsidRPr="00C33443">
        <w:rPr>
          <w:rFonts w:cs="B Nazanin"/>
          <w:sz w:val="28"/>
          <w:szCs w:val="28"/>
          <w:rtl/>
        </w:rPr>
        <w:t xml:space="preserve"> مبهم است و اثبات نشده است. با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حال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اثر فرض</w:t>
      </w:r>
      <w:r w:rsidRPr="00C33443">
        <w:rPr>
          <w:rFonts w:cs="B Nazanin" w:hint="cs"/>
          <w:sz w:val="28"/>
          <w:szCs w:val="28"/>
          <w:rtl/>
        </w:rPr>
        <w:t>ی</w:t>
      </w:r>
      <w:r w:rsidRPr="00C33443">
        <w:rPr>
          <w:rFonts w:cs="B Nazanin"/>
          <w:sz w:val="28"/>
          <w:szCs w:val="28"/>
          <w:rtl/>
        </w:rPr>
        <w:t xml:space="preserve"> بر دامنه </w:t>
      </w:r>
      <w:r w:rsidRPr="00C33443">
        <w:rPr>
          <w:rFonts w:cs="B Nazanin"/>
          <w:sz w:val="28"/>
          <w:szCs w:val="28"/>
        </w:rPr>
        <w:t>PSP</w:t>
      </w:r>
      <w:r w:rsidRPr="00C33443">
        <w:rPr>
          <w:rFonts w:cs="B Nazanin"/>
          <w:sz w:val="28"/>
          <w:szCs w:val="28"/>
          <w:rtl/>
        </w:rPr>
        <w:t xml:space="preserve"> در </w:t>
      </w:r>
      <w:r w:rsidRPr="00C33443">
        <w:rPr>
          <w:rFonts w:cs="B Nazanin" w:hint="cs"/>
          <w:sz w:val="28"/>
          <w:szCs w:val="28"/>
          <w:rtl/>
        </w:rPr>
        <w:t xml:space="preserve">این </w:t>
      </w:r>
      <w:r w:rsidRPr="00C33443">
        <w:rPr>
          <w:rFonts w:cs="B Nazanin"/>
          <w:sz w:val="28"/>
          <w:szCs w:val="28"/>
          <w:rtl/>
        </w:rPr>
        <w:t xml:space="preserve">مدل </w:t>
      </w:r>
      <w:r w:rsidRPr="00C33443">
        <w:rPr>
          <w:rFonts w:cs="B Nazanin" w:hint="eastAsia"/>
          <w:sz w:val="28"/>
          <w:szCs w:val="28"/>
          <w:rtl/>
        </w:rPr>
        <w:t>آزما</w:t>
      </w:r>
      <w:r w:rsidRPr="00C33443">
        <w:rPr>
          <w:rFonts w:cs="B Nazanin" w:hint="cs"/>
          <w:sz w:val="28"/>
          <w:szCs w:val="28"/>
          <w:rtl/>
        </w:rPr>
        <w:t>ی</w:t>
      </w:r>
      <w:r w:rsidRPr="00C33443">
        <w:rPr>
          <w:rFonts w:cs="B Nazanin" w:hint="eastAsia"/>
          <w:sz w:val="28"/>
          <w:szCs w:val="28"/>
          <w:rtl/>
        </w:rPr>
        <w:t>ش</w:t>
      </w:r>
      <w:r w:rsidRPr="00C33443">
        <w:rPr>
          <w:rFonts w:cs="B Nazanin"/>
          <w:sz w:val="28"/>
          <w:szCs w:val="28"/>
          <w:rtl/>
        </w:rPr>
        <w:t xml:space="preserve"> شده است (شکل </w:t>
      </w:r>
      <w:r w:rsidR="00544C3B">
        <w:rPr>
          <w:rFonts w:cs="B Nazanin" w:hint="cs"/>
          <w:sz w:val="28"/>
          <w:szCs w:val="28"/>
          <w:rtl/>
        </w:rPr>
        <w:t>3</w:t>
      </w:r>
      <w:r w:rsidR="00154CEC">
        <w:rPr>
          <w:rFonts w:cs="B Nazanin" w:hint="cs"/>
          <w:sz w:val="28"/>
          <w:szCs w:val="28"/>
          <w:rtl/>
        </w:rPr>
        <w:t xml:space="preserve">-6 </w:t>
      </w:r>
      <w:r w:rsidRPr="00C33443">
        <w:rPr>
          <w:rFonts w:cs="B Nazanin"/>
          <w:sz w:val="28"/>
          <w:szCs w:val="28"/>
        </w:rPr>
        <w:t>b</w:t>
      </w:r>
      <w:r w:rsidRPr="00C33443">
        <w:rPr>
          <w:rFonts w:cs="B Nazanin"/>
          <w:sz w:val="28"/>
          <w:szCs w:val="28"/>
          <w:rtl/>
        </w:rPr>
        <w:t>).</w:t>
      </w:r>
    </w:p>
    <w:p w14:paraId="28364C15" w14:textId="77777777" w:rsidR="00391665" w:rsidRPr="00C33443" w:rsidRDefault="00391665" w:rsidP="00391665">
      <w:pPr>
        <w:jc w:val="center"/>
        <w:rPr>
          <w:rFonts w:cs="B Nazanin"/>
          <w:sz w:val="28"/>
          <w:szCs w:val="28"/>
          <w:rtl/>
        </w:rPr>
      </w:pPr>
      <w:r w:rsidRPr="00C33443">
        <w:rPr>
          <w:rFonts w:cs="B Nazanin"/>
          <w:noProof/>
          <w:sz w:val="28"/>
          <w:szCs w:val="28"/>
          <w:lang w:bidi="ar-SA"/>
        </w:rPr>
        <w:drawing>
          <wp:inline distT="0" distB="0" distL="0" distR="0" wp14:anchorId="26D37FD3" wp14:editId="3FDD65C3">
            <wp:extent cx="2849880" cy="3753737"/>
            <wp:effectExtent l="0" t="0" r="7620" b="0"/>
            <wp:docPr id="2" name="Picture 2" descr="C:\Users\Asus\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AppData\Local\Microsoft\Windows\INetCache\Content.Word\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8115" cy="3764584"/>
                    </a:xfrm>
                    <a:prstGeom prst="rect">
                      <a:avLst/>
                    </a:prstGeom>
                    <a:noFill/>
                    <a:ln>
                      <a:noFill/>
                    </a:ln>
                  </pic:spPr>
                </pic:pic>
              </a:graphicData>
            </a:graphic>
          </wp:inline>
        </w:drawing>
      </w:r>
    </w:p>
    <w:p w14:paraId="46118CC8" w14:textId="41C5FF74" w:rsidR="00391665" w:rsidRPr="00C33443" w:rsidDel="006F41D4" w:rsidRDefault="00391665" w:rsidP="00391665">
      <w:pPr>
        <w:rPr>
          <w:del w:id="461" w:author="Fariba" w:date="2021-02-02T18:56:00Z"/>
          <w:rFonts w:cs="B Nazanin"/>
          <w:sz w:val="28"/>
          <w:szCs w:val="28"/>
          <w:rtl/>
        </w:rPr>
      </w:pPr>
    </w:p>
    <w:p w14:paraId="2A52B59D" w14:textId="77777777" w:rsidR="00391665" w:rsidRPr="000A34A8" w:rsidRDefault="00391665" w:rsidP="00FE2E01">
      <w:pPr>
        <w:jc w:val="center"/>
        <w:rPr>
          <w:rFonts w:cs="B Nazanin"/>
        </w:rPr>
      </w:pPr>
      <w:r w:rsidRPr="000A34A8">
        <w:rPr>
          <w:rFonts w:cs="B Nazanin"/>
          <w:rtl/>
        </w:rPr>
        <w:t xml:space="preserve">شکل </w:t>
      </w:r>
      <w:r w:rsidR="00544C3B">
        <w:rPr>
          <w:rFonts w:cs="B Nazanin" w:hint="cs"/>
          <w:rtl/>
        </w:rPr>
        <w:t>3</w:t>
      </w:r>
      <w:r w:rsidR="00154CEC" w:rsidRPr="000A34A8">
        <w:rPr>
          <w:rFonts w:cs="B Nazanin" w:hint="cs"/>
          <w:rtl/>
        </w:rPr>
        <w:t>-6</w:t>
      </w:r>
      <w:r w:rsidRPr="000A34A8">
        <w:rPr>
          <w:rFonts w:cs="B Nazanin"/>
          <w:rtl/>
        </w:rPr>
        <w:t xml:space="preserve"> </w:t>
      </w:r>
      <w:r w:rsidR="000E2BAF">
        <w:rPr>
          <w:rFonts w:cs="B Nazanin" w:hint="cs"/>
          <w:rtl/>
        </w:rPr>
        <w:t>.</w:t>
      </w:r>
      <w:r w:rsidRPr="000A34A8">
        <w:rPr>
          <w:rFonts w:cs="B Nazanin" w:hint="cs"/>
          <w:rtl/>
        </w:rPr>
        <w:t xml:space="preserve"> </w:t>
      </w:r>
      <w:r w:rsidRPr="000A34A8">
        <w:rPr>
          <w:rFonts w:cs="B Nazanin"/>
          <w:rtl/>
        </w:rPr>
        <w:t>شب</w:t>
      </w:r>
      <w:r w:rsidRPr="000A34A8">
        <w:rPr>
          <w:rFonts w:cs="B Nazanin" w:hint="cs"/>
          <w:rtl/>
        </w:rPr>
        <w:t>ی</w:t>
      </w:r>
      <w:r w:rsidRPr="000A34A8">
        <w:rPr>
          <w:rFonts w:cs="B Nazanin" w:hint="eastAsia"/>
          <w:rtl/>
        </w:rPr>
        <w:t>ه</w:t>
      </w:r>
      <w:r w:rsidRPr="000A34A8">
        <w:rPr>
          <w:rFonts w:cs="B Nazanin"/>
          <w:rtl/>
        </w:rPr>
        <w:t xml:space="preserve"> ساز</w:t>
      </w:r>
      <w:r w:rsidRPr="000A34A8">
        <w:rPr>
          <w:rFonts w:cs="B Nazanin" w:hint="cs"/>
          <w:rtl/>
        </w:rPr>
        <w:t>ی</w:t>
      </w:r>
      <w:r w:rsidRPr="000A34A8">
        <w:rPr>
          <w:rFonts w:cs="B Nazanin"/>
          <w:rtl/>
        </w:rPr>
        <w:t xml:space="preserve"> </w:t>
      </w:r>
      <w:r w:rsidRPr="000A34A8">
        <w:rPr>
          <w:rFonts w:cs="B Nazanin"/>
        </w:rPr>
        <w:t>(a) tDCS</w:t>
      </w:r>
      <w:r w:rsidRPr="000A34A8">
        <w:rPr>
          <w:rFonts w:cs="B Nazanin" w:hint="cs"/>
          <w:rtl/>
        </w:rPr>
        <w:t xml:space="preserve">: </w:t>
      </w:r>
      <w:r w:rsidRPr="000A34A8">
        <w:rPr>
          <w:rFonts w:cs="B Nazanin"/>
          <w:rtl/>
        </w:rPr>
        <w:t>مکان</w:t>
      </w:r>
      <w:r w:rsidRPr="000A34A8">
        <w:rPr>
          <w:rFonts w:cs="B Nazanin" w:hint="cs"/>
          <w:rtl/>
        </w:rPr>
        <w:t>ی</w:t>
      </w:r>
      <w:r w:rsidRPr="000A34A8">
        <w:rPr>
          <w:rFonts w:cs="B Nazanin" w:hint="eastAsia"/>
          <w:rtl/>
        </w:rPr>
        <w:t>سم</w:t>
      </w:r>
      <w:r w:rsidRPr="000A34A8">
        <w:rPr>
          <w:rFonts w:cs="B Nazanin"/>
          <w:rtl/>
        </w:rPr>
        <w:t xml:space="preserve"> ها</w:t>
      </w:r>
      <w:r w:rsidRPr="000A34A8">
        <w:rPr>
          <w:rFonts w:cs="B Nazanin" w:hint="cs"/>
          <w:rtl/>
        </w:rPr>
        <w:t>ی</w:t>
      </w:r>
      <w:r w:rsidRPr="000A34A8">
        <w:rPr>
          <w:rFonts w:cs="B Nazanin"/>
          <w:rtl/>
        </w:rPr>
        <w:t xml:space="preserve"> سلول</w:t>
      </w:r>
      <w:r w:rsidRPr="000A34A8">
        <w:rPr>
          <w:rFonts w:cs="B Nazanin" w:hint="cs"/>
          <w:rtl/>
        </w:rPr>
        <w:t>ی</w:t>
      </w:r>
      <w:r w:rsidRPr="000A34A8">
        <w:rPr>
          <w:rFonts w:cs="B Nazanin"/>
          <w:rtl/>
        </w:rPr>
        <w:t xml:space="preserve"> و س</w:t>
      </w:r>
      <w:r w:rsidRPr="000A34A8">
        <w:rPr>
          <w:rFonts w:cs="B Nazanin" w:hint="cs"/>
          <w:rtl/>
        </w:rPr>
        <w:t>ی</w:t>
      </w:r>
      <w:r w:rsidRPr="000A34A8">
        <w:rPr>
          <w:rFonts w:cs="B Nazanin" w:hint="eastAsia"/>
          <w:rtl/>
        </w:rPr>
        <w:t>ناپس</w:t>
      </w:r>
      <w:r w:rsidRPr="000A34A8">
        <w:rPr>
          <w:rFonts w:cs="B Nazanin" w:hint="cs"/>
          <w:rtl/>
        </w:rPr>
        <w:t>ی(</w:t>
      </w:r>
      <w:r w:rsidRPr="000A34A8">
        <w:rPr>
          <w:rFonts w:cs="B Nazanin"/>
        </w:rPr>
        <w:t>b</w:t>
      </w:r>
      <w:r w:rsidRPr="000A34A8">
        <w:rPr>
          <w:rFonts w:cs="B Nazanin" w:hint="cs"/>
          <w:rtl/>
        </w:rPr>
        <w:t>)</w:t>
      </w:r>
      <w:r w:rsidRPr="000A34A8">
        <w:rPr>
          <w:rFonts w:cs="B Nazanin"/>
          <w:rtl/>
        </w:rPr>
        <w:t>: اثرات تغ</w:t>
      </w:r>
      <w:r w:rsidRPr="000A34A8">
        <w:rPr>
          <w:rFonts w:cs="B Nazanin" w:hint="cs"/>
          <w:rtl/>
        </w:rPr>
        <w:t>یی</w:t>
      </w:r>
      <w:r w:rsidRPr="000A34A8">
        <w:rPr>
          <w:rFonts w:cs="B Nazanin" w:hint="eastAsia"/>
          <w:rtl/>
        </w:rPr>
        <w:t>رات</w:t>
      </w:r>
      <w:r w:rsidRPr="000A34A8">
        <w:rPr>
          <w:rFonts w:cs="B Nazanin"/>
          <w:rtl/>
        </w:rPr>
        <w:t xml:space="preserve"> احتمال</w:t>
      </w:r>
      <w:r w:rsidRPr="000A34A8">
        <w:rPr>
          <w:rFonts w:cs="B Nazanin" w:hint="cs"/>
          <w:rtl/>
        </w:rPr>
        <w:t>ی</w:t>
      </w:r>
      <w:r w:rsidRPr="000A34A8">
        <w:rPr>
          <w:rFonts w:cs="B Nazanin"/>
          <w:rtl/>
        </w:rPr>
        <w:t xml:space="preserve"> غشا ناش</w:t>
      </w:r>
      <w:r w:rsidRPr="000A34A8">
        <w:rPr>
          <w:rFonts w:cs="B Nazanin" w:hint="cs"/>
          <w:rtl/>
        </w:rPr>
        <w:t>ی</w:t>
      </w:r>
      <w:r w:rsidRPr="000A34A8">
        <w:rPr>
          <w:rFonts w:cs="B Nazanin"/>
          <w:rtl/>
        </w:rPr>
        <w:t xml:space="preserve"> از </w:t>
      </w:r>
      <w:r w:rsidRPr="000A34A8">
        <w:rPr>
          <w:rFonts w:cs="B Nazanin"/>
        </w:rPr>
        <w:t>tDCS</w:t>
      </w:r>
      <w:r w:rsidR="00544C3B">
        <w:rPr>
          <w:rFonts w:cs="B Nazanin" w:hint="cs"/>
          <w:rtl/>
        </w:rPr>
        <w:t xml:space="preserve"> </w:t>
      </w:r>
      <w:r w:rsidR="00544C3B">
        <w:rPr>
          <w:rFonts w:cs="B Nazanin"/>
        </w:rPr>
        <w:t>[</w:t>
      </w:r>
      <w:r w:rsidR="00FE2E01">
        <w:rPr>
          <w:rFonts w:cs="B Nazanin"/>
        </w:rPr>
        <w:t>9</w:t>
      </w:r>
      <w:r w:rsidR="00544C3B">
        <w:rPr>
          <w:rFonts w:cs="B Nazanin"/>
        </w:rPr>
        <w:t>]</w:t>
      </w:r>
    </w:p>
    <w:p w14:paraId="420E2386" w14:textId="5ED54456" w:rsidR="00391665" w:rsidRPr="00C33443" w:rsidDel="006F41D4" w:rsidRDefault="00391665" w:rsidP="00391665">
      <w:pPr>
        <w:rPr>
          <w:del w:id="462" w:author="Fariba" w:date="2021-02-02T18:53:00Z"/>
          <w:rFonts w:cs="B Nazanin"/>
          <w:sz w:val="28"/>
          <w:szCs w:val="28"/>
          <w:rtl/>
        </w:rPr>
      </w:pPr>
    </w:p>
    <w:p w14:paraId="33759D34" w14:textId="77777777" w:rsidR="00391665" w:rsidRPr="00C33443" w:rsidRDefault="00391665" w:rsidP="00FC40A1">
      <w:pPr>
        <w:jc w:val="both"/>
        <w:rPr>
          <w:rFonts w:cs="B Nazanin"/>
          <w:sz w:val="28"/>
          <w:szCs w:val="28"/>
          <w:rtl/>
        </w:rPr>
      </w:pPr>
      <w:r w:rsidRPr="00C33443">
        <w:rPr>
          <w:rFonts w:cs="B Nazanin" w:hint="eastAsia"/>
          <w:sz w:val="28"/>
          <w:szCs w:val="28"/>
          <w:rtl/>
        </w:rPr>
        <w:t>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شبکه بزرگ شامل </w:t>
      </w:r>
      <m:oMath>
        <m:sSup>
          <m:sSupPr>
            <m:ctrlPr>
              <w:rPr>
                <w:rFonts w:ascii="Cambria Math" w:hAnsi="Cambria Math" w:cs="B Nazanin"/>
                <w:sz w:val="28"/>
                <w:szCs w:val="28"/>
              </w:rPr>
            </m:ctrlPr>
          </m:sSupPr>
          <m:e>
            <m:r>
              <w:rPr>
                <w:rFonts w:ascii="Cambria Math" w:hAnsi="Cambria Math" w:cs="B Nazanin"/>
                <w:sz w:val="28"/>
                <w:szCs w:val="28"/>
              </w:rPr>
              <m:t>10</m:t>
            </m:r>
          </m:e>
          <m:sup>
            <m:r>
              <w:rPr>
                <w:rFonts w:ascii="Cambria Math" w:hAnsi="Cambria Math" w:cs="B Nazanin"/>
                <w:sz w:val="28"/>
                <w:szCs w:val="28"/>
              </w:rPr>
              <m:t>4</m:t>
            </m:r>
          </m:sup>
        </m:sSup>
      </m:oMath>
      <w:r w:rsidRPr="00C33443">
        <w:rPr>
          <w:rFonts w:cs="B Nazanin"/>
          <w:sz w:val="28"/>
          <w:szCs w:val="28"/>
          <w:rtl/>
        </w:rPr>
        <w:t xml:space="preserve"> نورون و 500 س</w:t>
      </w:r>
      <w:r w:rsidRPr="00C33443">
        <w:rPr>
          <w:rFonts w:cs="B Nazanin" w:hint="cs"/>
          <w:sz w:val="28"/>
          <w:szCs w:val="28"/>
          <w:rtl/>
        </w:rPr>
        <w:t>ی</w:t>
      </w:r>
      <w:r w:rsidRPr="00C33443">
        <w:rPr>
          <w:rFonts w:cs="B Nazanin" w:hint="eastAsia"/>
          <w:sz w:val="28"/>
          <w:szCs w:val="28"/>
          <w:rtl/>
        </w:rPr>
        <w:t>ناپس</w:t>
      </w:r>
      <w:r w:rsidR="00154CEC">
        <w:rPr>
          <w:rFonts w:cs="B Nazanin"/>
          <w:sz w:val="28"/>
          <w:szCs w:val="28"/>
          <w:rtl/>
        </w:rPr>
        <w:t xml:space="preserve"> در هر نورون</w:t>
      </w:r>
      <w:r w:rsidRPr="00C33443">
        <w:rPr>
          <w:rFonts w:cs="B Nazanin"/>
          <w:sz w:val="28"/>
          <w:szCs w:val="28"/>
          <w:rtl/>
        </w:rPr>
        <w:t xml:space="preserve"> بود. برا</w:t>
      </w:r>
      <w:r w:rsidRPr="00C33443">
        <w:rPr>
          <w:rFonts w:cs="B Nazanin" w:hint="cs"/>
          <w:sz w:val="28"/>
          <w:szCs w:val="28"/>
          <w:rtl/>
        </w:rPr>
        <w:t>ی</w:t>
      </w:r>
      <w:r w:rsidRPr="00C33443">
        <w:rPr>
          <w:rFonts w:cs="B Nazanin"/>
          <w:sz w:val="28"/>
          <w:szCs w:val="28"/>
          <w:rtl/>
        </w:rPr>
        <w:t xml:space="preserve"> ارز</w:t>
      </w:r>
      <w:r w:rsidRPr="00C33443">
        <w:rPr>
          <w:rFonts w:cs="B Nazanin" w:hint="cs"/>
          <w:sz w:val="28"/>
          <w:szCs w:val="28"/>
          <w:rtl/>
        </w:rPr>
        <w:t>ی</w:t>
      </w:r>
      <w:r w:rsidRPr="00C33443">
        <w:rPr>
          <w:rFonts w:cs="B Nazanin" w:hint="eastAsia"/>
          <w:sz w:val="28"/>
          <w:szCs w:val="28"/>
          <w:rtl/>
        </w:rPr>
        <w:t>اب</w:t>
      </w:r>
      <w:r w:rsidRPr="00C33443">
        <w:rPr>
          <w:rFonts w:cs="B Nazanin" w:hint="cs"/>
          <w:sz w:val="28"/>
          <w:szCs w:val="28"/>
          <w:rtl/>
        </w:rPr>
        <w:t>ی</w:t>
      </w:r>
      <w:r w:rsidRPr="00C33443">
        <w:rPr>
          <w:rFonts w:cs="B Nazanin"/>
          <w:sz w:val="28"/>
          <w:szCs w:val="28"/>
          <w:rtl/>
        </w:rPr>
        <w:t xml:space="preserve"> اثرات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شبکه در شرا</w:t>
      </w:r>
      <w:r w:rsidRPr="00C33443">
        <w:rPr>
          <w:rFonts w:cs="B Nazanin" w:hint="cs"/>
          <w:sz w:val="28"/>
          <w:szCs w:val="28"/>
          <w:rtl/>
        </w:rPr>
        <w:t>ی</w:t>
      </w:r>
      <w:r w:rsidRPr="00C33443">
        <w:rPr>
          <w:rFonts w:cs="B Nazanin" w:hint="eastAsia"/>
          <w:sz w:val="28"/>
          <w:szCs w:val="28"/>
          <w:rtl/>
        </w:rPr>
        <w:t>ط</w:t>
      </w:r>
      <w:r w:rsidRPr="00C33443">
        <w:rPr>
          <w:rFonts w:cs="B Nazanin"/>
          <w:sz w:val="28"/>
          <w:szCs w:val="28"/>
          <w:rtl/>
        </w:rPr>
        <w:t xml:space="preserve"> صرع ، هم از نظر تعداد سلولها</w:t>
      </w:r>
      <w:r w:rsidRPr="00C33443">
        <w:rPr>
          <w:rFonts w:cs="B Nazanin" w:hint="cs"/>
          <w:sz w:val="28"/>
          <w:szCs w:val="28"/>
          <w:rtl/>
        </w:rPr>
        <w:t>ی</w:t>
      </w:r>
      <w:r w:rsidRPr="00C33443">
        <w:rPr>
          <w:rFonts w:cs="B Nazanin"/>
          <w:sz w:val="28"/>
          <w:szCs w:val="28"/>
          <w:rtl/>
        </w:rPr>
        <w:t xml:space="preserve"> عصب</w:t>
      </w:r>
      <w:r w:rsidRPr="00C33443">
        <w:rPr>
          <w:rFonts w:cs="B Nazanin" w:hint="cs"/>
          <w:sz w:val="28"/>
          <w:szCs w:val="28"/>
          <w:rtl/>
        </w:rPr>
        <w:t>ی</w:t>
      </w:r>
      <w:r w:rsidRPr="00C33443">
        <w:rPr>
          <w:rFonts w:cs="B Nazanin"/>
          <w:sz w:val="28"/>
          <w:szCs w:val="28"/>
          <w:rtl/>
        </w:rPr>
        <w:t xml:space="preserve"> و هم س</w:t>
      </w:r>
      <w:r w:rsidRPr="00C33443">
        <w:rPr>
          <w:rFonts w:cs="B Nazanin" w:hint="cs"/>
          <w:sz w:val="28"/>
          <w:szCs w:val="28"/>
          <w:rtl/>
        </w:rPr>
        <w:t>ی</w:t>
      </w:r>
      <w:r w:rsidRPr="00C33443">
        <w:rPr>
          <w:rFonts w:cs="B Nazanin" w:hint="eastAsia"/>
          <w:sz w:val="28"/>
          <w:szCs w:val="28"/>
          <w:rtl/>
        </w:rPr>
        <w:t>ناپس</w:t>
      </w:r>
      <w:r w:rsidR="00154CEC">
        <w:rPr>
          <w:rFonts w:cs="B Nazanin"/>
          <w:sz w:val="28"/>
          <w:szCs w:val="28"/>
          <w:rtl/>
        </w:rPr>
        <w:t xml:space="preserve"> در هر نورون ، ضمن حفظ</w:t>
      </w:r>
      <w:r w:rsidRPr="00C33443">
        <w:rPr>
          <w:rFonts w:cs="B Nazanin"/>
          <w:sz w:val="28"/>
          <w:szCs w:val="28"/>
          <w:rtl/>
        </w:rPr>
        <w:t xml:space="preserve"> نسبت نورونها ، اندازه شبکه کاهش </w:t>
      </w:r>
      <w:r w:rsidRPr="00C33443">
        <w:rPr>
          <w:rFonts w:cs="B Nazanin" w:hint="cs"/>
          <w:sz w:val="28"/>
          <w:szCs w:val="28"/>
          <w:rtl/>
        </w:rPr>
        <w:t>ی</w:t>
      </w:r>
      <w:r w:rsidRPr="00C33443">
        <w:rPr>
          <w:rFonts w:cs="B Nazanin" w:hint="eastAsia"/>
          <w:sz w:val="28"/>
          <w:szCs w:val="28"/>
          <w:rtl/>
        </w:rPr>
        <w:t>افت</w:t>
      </w:r>
      <w:r w:rsidRPr="00C33443">
        <w:rPr>
          <w:rFonts w:cs="B Nazanin"/>
          <w:sz w:val="28"/>
          <w:szCs w:val="28"/>
          <w:rtl/>
        </w:rPr>
        <w:t>. از ا</w:t>
      </w:r>
      <w:r w:rsidRPr="00C33443">
        <w:rPr>
          <w:rFonts w:cs="B Nazanin" w:hint="cs"/>
          <w:sz w:val="28"/>
          <w:szCs w:val="28"/>
          <w:rtl/>
        </w:rPr>
        <w:t>ی</w:t>
      </w:r>
      <w:r w:rsidRPr="00C33443">
        <w:rPr>
          <w:rFonts w:cs="B Nazanin" w:hint="eastAsia"/>
          <w:sz w:val="28"/>
          <w:szCs w:val="28"/>
          <w:rtl/>
        </w:rPr>
        <w:t>ن</w:t>
      </w:r>
      <w:r w:rsidR="005E5360" w:rsidRPr="00C33443">
        <w:rPr>
          <w:rFonts w:cs="B Nazanin"/>
          <w:sz w:val="28"/>
          <w:szCs w:val="28"/>
          <w:rtl/>
        </w:rPr>
        <w:t xml:space="preserve"> رو ،</w:t>
      </w:r>
      <w:r w:rsidRPr="00C33443">
        <w:rPr>
          <w:rFonts w:cs="B Nazanin"/>
          <w:sz w:val="28"/>
          <w:szCs w:val="28"/>
          <w:rtl/>
        </w:rPr>
        <w:t xml:space="preserve"> شبکه ها</w:t>
      </w:r>
      <w:r w:rsidRPr="00C33443">
        <w:rPr>
          <w:rFonts w:cs="B Nazanin" w:hint="cs"/>
          <w:sz w:val="28"/>
          <w:szCs w:val="28"/>
          <w:rtl/>
        </w:rPr>
        <w:t>ی</w:t>
      </w:r>
      <w:r w:rsidRPr="00C33443">
        <w:rPr>
          <w:rFonts w:cs="B Nazanin"/>
          <w:sz w:val="28"/>
          <w:szCs w:val="28"/>
          <w:rtl/>
        </w:rPr>
        <w:t xml:space="preserve"> کوچکتر</w:t>
      </w:r>
      <w:r w:rsidRPr="00C33443">
        <w:rPr>
          <w:rFonts w:cs="B Nazanin" w:hint="cs"/>
          <w:sz w:val="28"/>
          <w:szCs w:val="28"/>
          <w:rtl/>
        </w:rPr>
        <w:t>ی</w:t>
      </w:r>
      <w:r w:rsidRPr="00C33443">
        <w:rPr>
          <w:rFonts w:cs="B Nazanin"/>
          <w:sz w:val="28"/>
          <w:szCs w:val="28"/>
          <w:rtl/>
        </w:rPr>
        <w:t xml:space="preserve"> از 1000 نورون / 100 س</w:t>
      </w:r>
      <w:r w:rsidRPr="00C33443">
        <w:rPr>
          <w:rFonts w:cs="B Nazanin" w:hint="cs"/>
          <w:sz w:val="28"/>
          <w:szCs w:val="28"/>
          <w:rtl/>
        </w:rPr>
        <w:t>ی</w:t>
      </w:r>
      <w:r w:rsidRPr="00C33443">
        <w:rPr>
          <w:rFonts w:cs="B Nazanin" w:hint="eastAsia"/>
          <w:sz w:val="28"/>
          <w:szCs w:val="28"/>
          <w:rtl/>
        </w:rPr>
        <w:t>ناپس</w:t>
      </w:r>
      <w:r w:rsidRPr="00C33443">
        <w:rPr>
          <w:rFonts w:cs="B Nazanin"/>
          <w:sz w:val="28"/>
          <w:szCs w:val="28"/>
          <w:rtl/>
        </w:rPr>
        <w:t xml:space="preserve"> در هر نورون و 250 نورون / 40 س</w:t>
      </w:r>
      <w:r w:rsidRPr="00C33443">
        <w:rPr>
          <w:rFonts w:cs="B Nazanin" w:hint="cs"/>
          <w:sz w:val="28"/>
          <w:szCs w:val="28"/>
          <w:rtl/>
        </w:rPr>
        <w:t>ی</w:t>
      </w:r>
      <w:r w:rsidRPr="00C33443">
        <w:rPr>
          <w:rFonts w:cs="B Nazanin" w:hint="eastAsia"/>
          <w:sz w:val="28"/>
          <w:szCs w:val="28"/>
          <w:rtl/>
        </w:rPr>
        <w:t>ناپس</w:t>
      </w:r>
      <w:r w:rsidRPr="00C33443">
        <w:rPr>
          <w:rFonts w:cs="B Nazanin"/>
          <w:sz w:val="28"/>
          <w:szCs w:val="28"/>
          <w:rtl/>
        </w:rPr>
        <w:t xml:space="preserve"> در هر نورون ا</w:t>
      </w:r>
      <w:r w:rsidRPr="00C33443">
        <w:rPr>
          <w:rFonts w:cs="B Nazanin" w:hint="cs"/>
          <w:sz w:val="28"/>
          <w:szCs w:val="28"/>
          <w:rtl/>
        </w:rPr>
        <w:t>ی</w:t>
      </w:r>
      <w:r w:rsidRPr="00C33443">
        <w:rPr>
          <w:rFonts w:cs="B Nazanin" w:hint="eastAsia"/>
          <w:sz w:val="28"/>
          <w:szCs w:val="28"/>
          <w:rtl/>
        </w:rPr>
        <w:t>جاد</w:t>
      </w:r>
      <w:r w:rsidR="005E5360" w:rsidRPr="00C33443">
        <w:rPr>
          <w:rFonts w:cs="B Nazanin"/>
          <w:sz w:val="28"/>
          <w:szCs w:val="28"/>
          <w:rtl/>
        </w:rPr>
        <w:t xml:space="preserve"> </w:t>
      </w:r>
      <w:r w:rsidR="005E5360" w:rsidRPr="00C33443">
        <w:rPr>
          <w:rFonts w:cs="B Nazanin" w:hint="cs"/>
          <w:sz w:val="28"/>
          <w:szCs w:val="28"/>
          <w:rtl/>
        </w:rPr>
        <w:t>شد</w:t>
      </w:r>
      <w:r w:rsidRPr="00C33443">
        <w:rPr>
          <w:rFonts w:cs="B Nazanin"/>
          <w:sz w:val="28"/>
          <w:szCs w:val="28"/>
          <w:rtl/>
        </w:rPr>
        <w:t xml:space="preserve">. </w:t>
      </w:r>
    </w:p>
    <w:p w14:paraId="421C9F58" w14:textId="77777777" w:rsidR="004F3CAF" w:rsidRPr="00C33443" w:rsidRDefault="005E5360" w:rsidP="00FC40A1">
      <w:pPr>
        <w:jc w:val="both"/>
        <w:rPr>
          <w:rFonts w:cs="B Nazanin"/>
          <w:sz w:val="28"/>
          <w:szCs w:val="28"/>
          <w:rtl/>
        </w:rPr>
      </w:pPr>
      <w:r w:rsidRPr="00C33443">
        <w:rPr>
          <w:rFonts w:cs="B Nazanin"/>
          <w:sz w:val="28"/>
          <w:szCs w:val="28"/>
          <w:rtl/>
        </w:rPr>
        <w:lastRenderedPageBreak/>
        <w:t>خروج</w:t>
      </w:r>
      <w:r w:rsidRPr="00C33443">
        <w:rPr>
          <w:rFonts w:cs="B Nazanin" w:hint="cs"/>
          <w:sz w:val="28"/>
          <w:szCs w:val="28"/>
          <w:rtl/>
        </w:rPr>
        <w:t>ی</w:t>
      </w:r>
      <w:r w:rsidRPr="00C33443">
        <w:rPr>
          <w:rFonts w:cs="B Nazanin"/>
          <w:sz w:val="28"/>
          <w:szCs w:val="28"/>
          <w:rtl/>
        </w:rPr>
        <w:t xml:space="preserve"> ها</w:t>
      </w:r>
      <w:r w:rsidRPr="00C33443">
        <w:rPr>
          <w:rFonts w:cs="B Nazanin" w:hint="cs"/>
          <w:sz w:val="28"/>
          <w:szCs w:val="28"/>
          <w:rtl/>
        </w:rPr>
        <w:t>ی</w:t>
      </w:r>
      <w:r w:rsidRPr="00C33443">
        <w:rPr>
          <w:rFonts w:cs="B Nazanin"/>
          <w:sz w:val="28"/>
          <w:szCs w:val="28"/>
          <w:rtl/>
        </w:rPr>
        <w:t xml:space="preserve"> اندازه گ</w:t>
      </w:r>
      <w:r w:rsidRPr="00C33443">
        <w:rPr>
          <w:rFonts w:cs="B Nazanin" w:hint="cs"/>
          <w:sz w:val="28"/>
          <w:szCs w:val="28"/>
          <w:rtl/>
        </w:rPr>
        <w:t>ی</w:t>
      </w:r>
      <w:r w:rsidRPr="00C33443">
        <w:rPr>
          <w:rFonts w:cs="B Nazanin" w:hint="eastAsia"/>
          <w:sz w:val="28"/>
          <w:szCs w:val="28"/>
          <w:rtl/>
        </w:rPr>
        <w:t>ر</w:t>
      </w:r>
      <w:r w:rsidRPr="00C33443">
        <w:rPr>
          <w:rFonts w:cs="B Nazanin" w:hint="cs"/>
          <w:sz w:val="28"/>
          <w:szCs w:val="28"/>
          <w:rtl/>
        </w:rPr>
        <w:t>ی</w:t>
      </w:r>
      <w:r w:rsidRPr="00C33443">
        <w:rPr>
          <w:rFonts w:cs="B Nazanin"/>
          <w:sz w:val="28"/>
          <w:szCs w:val="28"/>
          <w:rtl/>
        </w:rPr>
        <w:t xml:space="preserve"> شده سرعت شل</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لحظه ا</w:t>
      </w:r>
      <w:r w:rsidRPr="00C33443">
        <w:rPr>
          <w:rFonts w:cs="B Nazanin" w:hint="cs"/>
          <w:sz w:val="28"/>
          <w:szCs w:val="28"/>
          <w:rtl/>
        </w:rPr>
        <w:t>ی</w:t>
      </w:r>
      <w:r w:rsidRPr="00C33443">
        <w:rPr>
          <w:rFonts w:cs="B Nazanin"/>
          <w:sz w:val="28"/>
          <w:szCs w:val="28"/>
          <w:rtl/>
        </w:rPr>
        <w:t xml:space="preserve"> و پتانس</w:t>
      </w:r>
      <w:r w:rsidRPr="00C33443">
        <w:rPr>
          <w:rFonts w:cs="B Nazanin" w:hint="cs"/>
          <w:sz w:val="28"/>
          <w:szCs w:val="28"/>
          <w:rtl/>
        </w:rPr>
        <w:t>ی</w:t>
      </w:r>
      <w:r w:rsidRPr="00C33443">
        <w:rPr>
          <w:rFonts w:cs="B Nazanin" w:hint="eastAsia"/>
          <w:sz w:val="28"/>
          <w:szCs w:val="28"/>
          <w:rtl/>
        </w:rPr>
        <w:t>ل</w:t>
      </w:r>
      <w:r w:rsidRPr="00C33443">
        <w:rPr>
          <w:rFonts w:cs="B Nazanin"/>
          <w:sz w:val="28"/>
          <w:szCs w:val="28"/>
          <w:rtl/>
        </w:rPr>
        <w:t xml:space="preserve"> ها</w:t>
      </w:r>
      <w:r w:rsidRPr="00C33443">
        <w:rPr>
          <w:rFonts w:cs="B Nazanin" w:hint="cs"/>
          <w:sz w:val="28"/>
          <w:szCs w:val="28"/>
          <w:rtl/>
        </w:rPr>
        <w:t>ی</w:t>
      </w:r>
      <w:r w:rsidRPr="00C33443">
        <w:rPr>
          <w:rFonts w:cs="B Nazanin"/>
          <w:sz w:val="28"/>
          <w:szCs w:val="28"/>
          <w:rtl/>
        </w:rPr>
        <w:t xml:space="preserve"> غشا</w:t>
      </w:r>
      <w:r w:rsidRPr="00C33443">
        <w:rPr>
          <w:rFonts w:cs="B Nazanin" w:hint="cs"/>
          <w:sz w:val="28"/>
          <w:szCs w:val="28"/>
          <w:rtl/>
        </w:rPr>
        <w:t>یی</w:t>
      </w:r>
      <w:r w:rsidRPr="00C33443">
        <w:rPr>
          <w:rFonts w:cs="B Nazanin"/>
          <w:sz w:val="28"/>
          <w:szCs w:val="28"/>
          <w:rtl/>
        </w:rPr>
        <w:t xml:space="preserve"> سلول ها</w:t>
      </w:r>
      <w:r w:rsidRPr="00C33443">
        <w:rPr>
          <w:rFonts w:cs="B Nazanin" w:hint="cs"/>
          <w:sz w:val="28"/>
          <w:szCs w:val="28"/>
          <w:rtl/>
        </w:rPr>
        <w:t>ی</w:t>
      </w:r>
      <w:r w:rsidRPr="00C33443">
        <w:rPr>
          <w:rFonts w:cs="B Nazanin"/>
          <w:sz w:val="28"/>
          <w:szCs w:val="28"/>
          <w:rtl/>
        </w:rPr>
        <w:t xml:space="preserve"> عصب</w:t>
      </w:r>
      <w:r w:rsidRPr="00C33443">
        <w:rPr>
          <w:rFonts w:cs="B Nazanin" w:hint="cs"/>
          <w:sz w:val="28"/>
          <w:szCs w:val="28"/>
          <w:rtl/>
        </w:rPr>
        <w:t>ی</w:t>
      </w:r>
      <w:r w:rsidRPr="00C33443">
        <w:rPr>
          <w:rFonts w:cs="B Nazanin"/>
          <w:sz w:val="28"/>
          <w:szCs w:val="28"/>
          <w:rtl/>
        </w:rPr>
        <w:t xml:space="preserve"> بودند. از م</w:t>
      </w:r>
      <w:r w:rsidRPr="00C33443">
        <w:rPr>
          <w:rFonts w:cs="B Nazanin" w:hint="cs"/>
          <w:sz w:val="28"/>
          <w:szCs w:val="28"/>
          <w:rtl/>
        </w:rPr>
        <w:t>ی</w:t>
      </w:r>
      <w:r w:rsidRPr="00C33443">
        <w:rPr>
          <w:rFonts w:cs="B Nazanin" w:hint="eastAsia"/>
          <w:sz w:val="28"/>
          <w:szCs w:val="28"/>
          <w:rtl/>
        </w:rPr>
        <w:t>انگ</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پتانس</w:t>
      </w:r>
      <w:r w:rsidRPr="00C33443">
        <w:rPr>
          <w:rFonts w:cs="B Nazanin" w:hint="cs"/>
          <w:sz w:val="28"/>
          <w:szCs w:val="28"/>
          <w:rtl/>
        </w:rPr>
        <w:t>ی</w:t>
      </w:r>
      <w:r w:rsidRPr="00C33443">
        <w:rPr>
          <w:rFonts w:cs="B Nazanin" w:hint="eastAsia"/>
          <w:sz w:val="28"/>
          <w:szCs w:val="28"/>
          <w:rtl/>
        </w:rPr>
        <w:t>ل</w:t>
      </w:r>
      <w:r w:rsidRPr="00C33443">
        <w:rPr>
          <w:rFonts w:cs="B Nazanin"/>
          <w:sz w:val="28"/>
          <w:szCs w:val="28"/>
          <w:rtl/>
        </w:rPr>
        <w:t xml:space="preserve"> غشا</w:t>
      </w:r>
      <w:r w:rsidRPr="00C33443">
        <w:rPr>
          <w:rFonts w:cs="B Nazanin" w:hint="cs"/>
          <w:sz w:val="28"/>
          <w:szCs w:val="28"/>
          <w:rtl/>
        </w:rPr>
        <w:t>ی</w:t>
      </w:r>
      <w:r w:rsidRPr="00C33443">
        <w:rPr>
          <w:rFonts w:cs="B Nazanin"/>
          <w:sz w:val="28"/>
          <w:szCs w:val="28"/>
          <w:rtl/>
        </w:rPr>
        <w:t xml:space="preserve"> لحظه ا</w:t>
      </w:r>
      <w:r w:rsidRPr="00C33443">
        <w:rPr>
          <w:rFonts w:cs="B Nazanin" w:hint="cs"/>
          <w:sz w:val="28"/>
          <w:szCs w:val="28"/>
          <w:rtl/>
        </w:rPr>
        <w:t>ی</w:t>
      </w:r>
      <w:r w:rsidRPr="00C33443">
        <w:rPr>
          <w:rFonts w:cs="B Nazanin"/>
          <w:sz w:val="28"/>
          <w:szCs w:val="28"/>
          <w:rtl/>
        </w:rPr>
        <w:t xml:space="preserve"> </w:t>
      </w:r>
      <w:r w:rsidRPr="00C33443">
        <w:rPr>
          <w:rFonts w:cs="B Nazanin"/>
          <w:sz w:val="28"/>
          <w:szCs w:val="28"/>
        </w:rPr>
        <w:t>PC</w:t>
      </w:r>
      <w:r w:rsidRPr="00C33443">
        <w:rPr>
          <w:rFonts w:cs="B Nazanin"/>
          <w:sz w:val="28"/>
          <w:szCs w:val="28"/>
          <w:rtl/>
        </w:rPr>
        <w:t xml:space="preserve"> (فراوانتر</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سلولها</w:t>
      </w:r>
      <w:r w:rsidRPr="00C33443">
        <w:rPr>
          <w:rFonts w:cs="B Nazanin" w:hint="cs"/>
          <w:sz w:val="28"/>
          <w:szCs w:val="28"/>
          <w:rtl/>
        </w:rPr>
        <w:t>ی</w:t>
      </w:r>
      <w:r w:rsidRPr="00C33443">
        <w:rPr>
          <w:rFonts w:cs="B Nazanin"/>
          <w:sz w:val="28"/>
          <w:szCs w:val="28"/>
          <w:rtl/>
        </w:rPr>
        <w:t xml:space="preserve"> لا</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ها</w:t>
      </w:r>
      <w:r w:rsidRPr="00C33443">
        <w:rPr>
          <w:rFonts w:cs="B Nazanin" w:hint="cs"/>
          <w:sz w:val="28"/>
          <w:szCs w:val="28"/>
          <w:rtl/>
        </w:rPr>
        <w:t>ی</w:t>
      </w:r>
      <w:r w:rsidRPr="00C33443">
        <w:rPr>
          <w:rFonts w:cs="B Nazanin"/>
          <w:sz w:val="28"/>
          <w:szCs w:val="28"/>
          <w:rtl/>
        </w:rPr>
        <w:t xml:space="preserve"> 2-3 ، 5 و 6) ، برا</w:t>
      </w:r>
      <w:r w:rsidRPr="00C33443">
        <w:rPr>
          <w:rFonts w:cs="B Nazanin" w:hint="cs"/>
          <w:sz w:val="28"/>
          <w:szCs w:val="28"/>
          <w:rtl/>
        </w:rPr>
        <w:t>ی</w:t>
      </w:r>
      <w:r w:rsidRPr="00C33443">
        <w:rPr>
          <w:rFonts w:cs="B Nazanin"/>
          <w:sz w:val="28"/>
          <w:szCs w:val="28"/>
          <w:rtl/>
        </w:rPr>
        <w:t xml:space="preserve"> شب</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ساز</w:t>
      </w:r>
      <w:r w:rsidRPr="00C33443">
        <w:rPr>
          <w:rFonts w:cs="B Nazanin" w:hint="cs"/>
          <w:sz w:val="28"/>
          <w:szCs w:val="28"/>
          <w:rtl/>
        </w:rPr>
        <w:t>ی</w:t>
      </w:r>
      <w:r w:rsidRPr="00C33443">
        <w:rPr>
          <w:rFonts w:cs="B Nazanin"/>
          <w:sz w:val="28"/>
          <w:szCs w:val="28"/>
          <w:rtl/>
        </w:rPr>
        <w:t xml:space="preserve"> (تقر</w:t>
      </w:r>
      <w:r w:rsidRPr="00C33443">
        <w:rPr>
          <w:rFonts w:cs="B Nazanin" w:hint="cs"/>
          <w:sz w:val="28"/>
          <w:szCs w:val="28"/>
          <w:rtl/>
        </w:rPr>
        <w:t>ی</w:t>
      </w:r>
      <w:r w:rsidRPr="00C33443">
        <w:rPr>
          <w:rFonts w:cs="B Nazanin" w:hint="eastAsia"/>
          <w:sz w:val="28"/>
          <w:szCs w:val="28"/>
          <w:rtl/>
        </w:rPr>
        <w:t>ب</w:t>
      </w:r>
      <w:r w:rsidRPr="00C33443">
        <w:rPr>
          <w:rFonts w:cs="B Nazanin" w:hint="cs"/>
          <w:sz w:val="28"/>
          <w:szCs w:val="28"/>
          <w:rtl/>
        </w:rPr>
        <w:t>ی</w:t>
      </w:r>
      <w:r w:rsidRPr="00C33443">
        <w:rPr>
          <w:rFonts w:cs="B Nazanin"/>
          <w:sz w:val="28"/>
          <w:szCs w:val="28"/>
          <w:rtl/>
        </w:rPr>
        <w:t>) پتانس</w:t>
      </w:r>
      <w:r w:rsidRPr="00C33443">
        <w:rPr>
          <w:rFonts w:cs="B Nazanin" w:hint="cs"/>
          <w:sz w:val="28"/>
          <w:szCs w:val="28"/>
          <w:rtl/>
        </w:rPr>
        <w:t>ی</w:t>
      </w:r>
      <w:r w:rsidRPr="00C33443">
        <w:rPr>
          <w:rFonts w:cs="B Nazanin" w:hint="eastAsia"/>
          <w:sz w:val="28"/>
          <w:szCs w:val="28"/>
          <w:rtl/>
        </w:rPr>
        <w:t>ل</w:t>
      </w:r>
      <w:r w:rsidRPr="00C33443">
        <w:rPr>
          <w:rFonts w:cs="B Nazanin"/>
          <w:sz w:val="28"/>
          <w:szCs w:val="28"/>
          <w:rtl/>
        </w:rPr>
        <w:t xml:space="preserve"> ها</w:t>
      </w:r>
      <w:r w:rsidRPr="00C33443">
        <w:rPr>
          <w:rFonts w:cs="B Nazanin" w:hint="cs"/>
          <w:sz w:val="28"/>
          <w:szCs w:val="28"/>
          <w:rtl/>
        </w:rPr>
        <w:t>ی</w:t>
      </w:r>
      <w:r w:rsidRPr="00C33443">
        <w:rPr>
          <w:rFonts w:cs="B Nazanin"/>
          <w:sz w:val="28"/>
          <w:szCs w:val="28"/>
          <w:rtl/>
        </w:rPr>
        <w:t xml:space="preserve"> م</w:t>
      </w:r>
      <w:r w:rsidRPr="00C33443">
        <w:rPr>
          <w:rFonts w:cs="B Nazanin" w:hint="cs"/>
          <w:sz w:val="28"/>
          <w:szCs w:val="28"/>
          <w:rtl/>
        </w:rPr>
        <w:t>ی</w:t>
      </w:r>
      <w:r w:rsidRPr="00C33443">
        <w:rPr>
          <w:rFonts w:cs="B Nazanin" w:hint="eastAsia"/>
          <w:sz w:val="28"/>
          <w:szCs w:val="28"/>
          <w:rtl/>
        </w:rPr>
        <w:t>دان</w:t>
      </w:r>
      <w:r w:rsidRPr="00C33443">
        <w:rPr>
          <w:rFonts w:cs="B Nazanin"/>
          <w:sz w:val="28"/>
          <w:szCs w:val="28"/>
          <w:rtl/>
        </w:rPr>
        <w:t xml:space="preserve"> محل</w:t>
      </w:r>
      <w:r w:rsidRPr="00C33443">
        <w:rPr>
          <w:rFonts w:cs="B Nazanin" w:hint="cs"/>
          <w:sz w:val="28"/>
          <w:szCs w:val="28"/>
          <w:rtl/>
        </w:rPr>
        <w:t>ی</w:t>
      </w:r>
      <w:r w:rsidRPr="00C33443">
        <w:rPr>
          <w:rFonts w:cs="B Nazanin"/>
          <w:sz w:val="28"/>
          <w:szCs w:val="28"/>
          <w:rtl/>
        </w:rPr>
        <w:t xml:space="preserve"> استفاده شد. از آنجا که </w:t>
      </w:r>
      <w:r w:rsidRPr="00C33443">
        <w:rPr>
          <w:rFonts w:cs="B Nazanin"/>
          <w:sz w:val="28"/>
          <w:szCs w:val="28"/>
        </w:rPr>
        <w:t>PC</w:t>
      </w:r>
      <w:r w:rsidRPr="00C33443">
        <w:rPr>
          <w:rFonts w:cs="B Nazanin"/>
          <w:sz w:val="28"/>
          <w:szCs w:val="28"/>
          <w:rtl/>
        </w:rPr>
        <w:t xml:space="preserve"> لا</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4 سلولها</w:t>
      </w:r>
      <w:r w:rsidRPr="00C33443">
        <w:rPr>
          <w:rFonts w:cs="B Nazanin" w:hint="cs"/>
          <w:sz w:val="28"/>
          <w:szCs w:val="28"/>
          <w:rtl/>
        </w:rPr>
        <w:t>ی</w:t>
      </w:r>
      <w:r w:rsidRPr="00C33443">
        <w:rPr>
          <w:rFonts w:cs="B Nazanin"/>
          <w:sz w:val="28"/>
          <w:szCs w:val="28"/>
          <w:rtl/>
        </w:rPr>
        <w:t xml:space="preserve"> ستار</w:t>
      </w:r>
      <w:r w:rsidRPr="00C33443">
        <w:rPr>
          <w:rFonts w:cs="B Nazanin" w:hint="eastAsia"/>
          <w:sz w:val="28"/>
          <w:szCs w:val="28"/>
          <w:rtl/>
        </w:rPr>
        <w:t>ه</w:t>
      </w:r>
      <w:r w:rsidRPr="00C33443">
        <w:rPr>
          <w:rFonts w:cs="B Nazanin"/>
          <w:sz w:val="28"/>
          <w:szCs w:val="28"/>
          <w:rtl/>
        </w:rPr>
        <w:t xml:space="preserve"> ا</w:t>
      </w:r>
      <w:r w:rsidRPr="00C33443">
        <w:rPr>
          <w:rFonts w:cs="B Nazanin" w:hint="cs"/>
          <w:sz w:val="28"/>
          <w:szCs w:val="28"/>
          <w:rtl/>
        </w:rPr>
        <w:t>ی</w:t>
      </w:r>
      <w:r w:rsidRPr="00C33443">
        <w:rPr>
          <w:rFonts w:cs="B Nazanin"/>
          <w:sz w:val="28"/>
          <w:szCs w:val="28"/>
          <w:rtl/>
        </w:rPr>
        <w:t xml:space="preserve"> هستند که دندر</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آپ</w:t>
      </w:r>
      <w:r w:rsidRPr="00C33443">
        <w:rPr>
          <w:rFonts w:cs="B Nazanin" w:hint="cs"/>
          <w:sz w:val="28"/>
          <w:szCs w:val="28"/>
          <w:rtl/>
        </w:rPr>
        <w:t>ی</w:t>
      </w:r>
      <w:r w:rsidRPr="00C33443">
        <w:rPr>
          <w:rFonts w:cs="B Nazanin" w:hint="eastAsia"/>
          <w:sz w:val="28"/>
          <w:szCs w:val="28"/>
          <w:rtl/>
        </w:rPr>
        <w:t>کال</w:t>
      </w:r>
      <w:r w:rsidRPr="00C33443">
        <w:rPr>
          <w:rFonts w:cs="B Nazanin"/>
          <w:sz w:val="28"/>
          <w:szCs w:val="28"/>
          <w:rtl/>
        </w:rPr>
        <w:t xml:space="preserve"> ندارند ، کمتر به </w:t>
      </w:r>
      <w:r w:rsidRPr="00C33443">
        <w:rPr>
          <w:rFonts w:cs="B Nazanin"/>
          <w:sz w:val="28"/>
          <w:szCs w:val="28"/>
        </w:rPr>
        <w:t>LFP</w:t>
      </w:r>
      <w:r w:rsidRPr="00C33443">
        <w:rPr>
          <w:rFonts w:cs="B Nazanin"/>
          <w:sz w:val="28"/>
          <w:szCs w:val="28"/>
          <w:rtl/>
        </w:rPr>
        <w:t xml:space="preserve"> کمک م</w:t>
      </w:r>
      <w:r w:rsidRPr="00C33443">
        <w:rPr>
          <w:rFonts w:cs="B Nazanin" w:hint="cs"/>
          <w:sz w:val="28"/>
          <w:szCs w:val="28"/>
          <w:rtl/>
        </w:rPr>
        <w:t>ی</w:t>
      </w:r>
      <w:r w:rsidRPr="00C33443">
        <w:rPr>
          <w:rFonts w:cs="B Nazanin"/>
          <w:sz w:val="28"/>
          <w:szCs w:val="28"/>
          <w:rtl/>
        </w:rPr>
        <w:t xml:space="preserve"> کنند  و از محاسبه </w:t>
      </w:r>
      <w:r w:rsidRPr="00C33443">
        <w:rPr>
          <w:rFonts w:cs="B Nazanin"/>
          <w:sz w:val="28"/>
          <w:szCs w:val="28"/>
        </w:rPr>
        <w:t>LFP</w:t>
      </w:r>
      <w:r w:rsidR="000E2BAF">
        <w:rPr>
          <w:rFonts w:cs="B Nazanin"/>
          <w:sz w:val="28"/>
          <w:szCs w:val="28"/>
          <w:rtl/>
        </w:rPr>
        <w:t xml:space="preserve"> حذف </w:t>
      </w:r>
      <w:r w:rsidR="000E2BAF">
        <w:rPr>
          <w:rFonts w:cs="B Nazanin" w:hint="cs"/>
          <w:sz w:val="28"/>
          <w:szCs w:val="28"/>
          <w:rtl/>
        </w:rPr>
        <w:t>شدند</w:t>
      </w:r>
      <w:r w:rsidRPr="00C33443">
        <w:rPr>
          <w:rFonts w:cs="B Nazanin"/>
          <w:sz w:val="28"/>
          <w:szCs w:val="28"/>
          <w:rtl/>
        </w:rPr>
        <w:t xml:space="preserve">. </w:t>
      </w:r>
    </w:p>
    <w:p w14:paraId="5F19C96F" w14:textId="77777777" w:rsidR="005E5360" w:rsidRPr="00C33443" w:rsidRDefault="005E5360" w:rsidP="000E2BAF">
      <w:pPr>
        <w:jc w:val="both"/>
        <w:rPr>
          <w:rFonts w:cs="B Nazanin"/>
          <w:sz w:val="28"/>
          <w:szCs w:val="28"/>
          <w:rtl/>
        </w:rPr>
      </w:pP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الگور</w:t>
      </w:r>
      <w:r w:rsidRPr="00C33443">
        <w:rPr>
          <w:rFonts w:cs="B Nazanin" w:hint="cs"/>
          <w:sz w:val="28"/>
          <w:szCs w:val="28"/>
          <w:rtl/>
        </w:rPr>
        <w:t>ی</w:t>
      </w:r>
      <w:r w:rsidRPr="00C33443">
        <w:rPr>
          <w:rFonts w:cs="B Nazanin" w:hint="eastAsia"/>
          <w:sz w:val="28"/>
          <w:szCs w:val="28"/>
          <w:rtl/>
        </w:rPr>
        <w:t>تم</w:t>
      </w:r>
      <w:r w:rsidRPr="00C33443">
        <w:rPr>
          <w:rFonts w:cs="B Nazanin"/>
          <w:sz w:val="28"/>
          <w:szCs w:val="28"/>
          <w:rtl/>
        </w:rPr>
        <w:t xml:space="preserve"> برا</w:t>
      </w:r>
      <w:r w:rsidRPr="00C33443">
        <w:rPr>
          <w:rFonts w:cs="B Nazanin" w:hint="cs"/>
          <w:sz w:val="28"/>
          <w:szCs w:val="28"/>
          <w:rtl/>
        </w:rPr>
        <w:t>ی</w:t>
      </w:r>
      <w:r w:rsidRPr="00C33443">
        <w:rPr>
          <w:rFonts w:cs="B Nazanin"/>
          <w:sz w:val="28"/>
          <w:szCs w:val="28"/>
          <w:rtl/>
        </w:rPr>
        <w:t xml:space="preserve"> محاسبه مقدار هر </w:t>
      </w:r>
      <w:r w:rsidRPr="00C33443">
        <w:rPr>
          <w:rFonts w:cs="B Nazanin"/>
          <w:sz w:val="28"/>
          <w:szCs w:val="28"/>
        </w:rPr>
        <w:t>PSP</w:t>
      </w:r>
      <w:r w:rsidRPr="00C33443">
        <w:rPr>
          <w:rFonts w:cs="B Nazanin"/>
          <w:sz w:val="28"/>
          <w:szCs w:val="28"/>
          <w:rtl/>
        </w:rPr>
        <w:t xml:space="preserve"> در چند عمل</w:t>
      </w:r>
      <w:r w:rsidRPr="00C33443">
        <w:rPr>
          <w:rFonts w:cs="B Nazanin" w:hint="cs"/>
          <w:sz w:val="28"/>
          <w:szCs w:val="28"/>
          <w:rtl/>
        </w:rPr>
        <w:t>ی</w:t>
      </w:r>
      <w:r w:rsidRPr="00C33443">
        <w:rPr>
          <w:rFonts w:cs="B Nazanin" w:hint="eastAsia"/>
          <w:sz w:val="28"/>
          <w:szCs w:val="28"/>
          <w:rtl/>
        </w:rPr>
        <w:t>ات</w:t>
      </w:r>
      <w:r w:rsidRPr="00C33443">
        <w:rPr>
          <w:rFonts w:cs="B Nazanin"/>
          <w:sz w:val="28"/>
          <w:szCs w:val="28"/>
          <w:rtl/>
        </w:rPr>
        <w:t xml:space="preserve"> با استفاده از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متغ</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م</w:t>
      </w:r>
      <w:r w:rsidRPr="00C33443">
        <w:rPr>
          <w:rFonts w:cs="B Nazanin" w:hint="cs"/>
          <w:sz w:val="28"/>
          <w:szCs w:val="28"/>
          <w:rtl/>
        </w:rPr>
        <w:t>ی</w:t>
      </w:r>
      <w:r w:rsidRPr="00C33443">
        <w:rPr>
          <w:rFonts w:cs="B Nazanin" w:hint="eastAsia"/>
          <w:sz w:val="28"/>
          <w:szCs w:val="28"/>
          <w:rtl/>
        </w:rPr>
        <w:t>ان</w:t>
      </w:r>
      <w:r w:rsidRPr="00C33443">
        <w:rPr>
          <w:rFonts w:cs="B Nazanin" w:hint="cs"/>
          <w:sz w:val="28"/>
          <w:szCs w:val="28"/>
          <w:rtl/>
        </w:rPr>
        <w:t>ی</w:t>
      </w:r>
      <w:r w:rsidRPr="00C33443">
        <w:rPr>
          <w:rFonts w:cs="B Nazanin"/>
          <w:sz w:val="28"/>
          <w:szCs w:val="28"/>
          <w:rtl/>
        </w:rPr>
        <w:t xml:space="preserve"> که معادل غلظت </w:t>
      </w:r>
      <w:r w:rsidR="000E2BAF">
        <w:rPr>
          <w:rFonts w:cs="B Nazanin" w:hint="cs"/>
          <w:sz w:val="28"/>
          <w:szCs w:val="28"/>
          <w:rtl/>
        </w:rPr>
        <w:t xml:space="preserve">نوروترانسمیتر </w:t>
      </w:r>
      <w:r w:rsidRPr="00C33443">
        <w:rPr>
          <w:rFonts w:cs="B Nazanin"/>
          <w:sz w:val="28"/>
          <w:szCs w:val="28"/>
          <w:rtl/>
        </w:rPr>
        <w:t>در شکاف س</w:t>
      </w:r>
      <w:r w:rsidRPr="00C33443">
        <w:rPr>
          <w:rFonts w:cs="B Nazanin" w:hint="cs"/>
          <w:sz w:val="28"/>
          <w:szCs w:val="28"/>
          <w:rtl/>
        </w:rPr>
        <w:t>ی</w:t>
      </w:r>
      <w:r w:rsidRPr="00C33443">
        <w:rPr>
          <w:rFonts w:cs="B Nazanin" w:hint="eastAsia"/>
          <w:sz w:val="28"/>
          <w:szCs w:val="28"/>
          <w:rtl/>
        </w:rPr>
        <w:t>ناپس</w:t>
      </w:r>
      <w:r w:rsidRPr="00C33443">
        <w:rPr>
          <w:rFonts w:cs="B Nazanin" w:hint="cs"/>
          <w:sz w:val="28"/>
          <w:szCs w:val="28"/>
          <w:rtl/>
        </w:rPr>
        <w:t>ی</w:t>
      </w:r>
      <w:r w:rsidRPr="00C33443">
        <w:rPr>
          <w:rFonts w:cs="B Nazanin"/>
          <w:sz w:val="28"/>
          <w:szCs w:val="28"/>
          <w:rtl/>
        </w:rPr>
        <w:t xml:space="preserve"> است ،</w:t>
      </w:r>
      <w:r w:rsidRPr="00C33443">
        <w:rPr>
          <w:rFonts w:cs="B Nazanin" w:hint="cs"/>
          <w:sz w:val="28"/>
          <w:szCs w:val="28"/>
          <w:rtl/>
        </w:rPr>
        <w:t>در نظر گرفته شد</w:t>
      </w:r>
      <w:r w:rsidRPr="00C33443">
        <w:rPr>
          <w:rFonts w:cs="B Nazanin"/>
          <w:sz w:val="28"/>
          <w:szCs w:val="28"/>
          <w:rtl/>
        </w:rPr>
        <w:t xml:space="preserve"> و همچن</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ثابت ها</w:t>
      </w:r>
      <w:r w:rsidRPr="00C33443">
        <w:rPr>
          <w:rFonts w:cs="B Nazanin" w:hint="cs"/>
          <w:sz w:val="28"/>
          <w:szCs w:val="28"/>
          <w:rtl/>
        </w:rPr>
        <w:t>ی</w:t>
      </w:r>
      <w:r w:rsidRPr="00C33443">
        <w:rPr>
          <w:rFonts w:cs="B Nazanin"/>
          <w:sz w:val="28"/>
          <w:szCs w:val="28"/>
          <w:rtl/>
        </w:rPr>
        <w:t xml:space="preserve"> زمان</w:t>
      </w:r>
      <w:r w:rsidR="00154CEC">
        <w:rPr>
          <w:rFonts w:cs="B Nazanin" w:hint="cs"/>
          <w:sz w:val="28"/>
          <w:szCs w:val="28"/>
          <w:rtl/>
        </w:rPr>
        <w:t>ی</w:t>
      </w:r>
      <w:r w:rsidRPr="00C33443">
        <w:rPr>
          <w:rFonts w:cs="B Nazanin"/>
          <w:sz w:val="28"/>
          <w:szCs w:val="28"/>
          <w:rtl/>
        </w:rPr>
        <w:t xml:space="preserve"> </w:t>
      </w:r>
      <w:r w:rsidRPr="00C33443">
        <w:rPr>
          <w:rFonts w:cs="B Nazanin"/>
          <w:sz w:val="28"/>
          <w:szCs w:val="28"/>
        </w:rPr>
        <w:t>rise</w:t>
      </w:r>
      <w:r w:rsidRPr="00C33443">
        <w:rPr>
          <w:rFonts w:cs="B Nazanin"/>
          <w:sz w:val="28"/>
          <w:szCs w:val="28"/>
          <w:rtl/>
        </w:rPr>
        <w:t xml:space="preserve"> و </w:t>
      </w:r>
      <w:r w:rsidRPr="00C33443">
        <w:rPr>
          <w:rFonts w:cs="B Nazanin"/>
          <w:sz w:val="28"/>
          <w:szCs w:val="28"/>
        </w:rPr>
        <w:t>decay</w:t>
      </w:r>
      <w:r w:rsidRPr="00C33443">
        <w:rPr>
          <w:rFonts w:cs="B Nazanin"/>
          <w:sz w:val="28"/>
          <w:szCs w:val="28"/>
          <w:rtl/>
        </w:rPr>
        <w:t xml:space="preserve">  محاسبه </w:t>
      </w:r>
      <w:r w:rsidRPr="00C33443">
        <w:rPr>
          <w:rFonts w:cs="B Nazanin" w:hint="cs"/>
          <w:sz w:val="28"/>
          <w:szCs w:val="28"/>
          <w:rtl/>
        </w:rPr>
        <w:t>شد</w:t>
      </w:r>
      <w:r w:rsidRPr="00C33443">
        <w:rPr>
          <w:rFonts w:cs="B Nazanin"/>
          <w:sz w:val="28"/>
          <w:szCs w:val="28"/>
          <w:rtl/>
        </w:rPr>
        <w:t>.</w:t>
      </w:r>
    </w:p>
    <w:p w14:paraId="7B5198B0" w14:textId="77777777" w:rsidR="005E5360" w:rsidRPr="00154CEC" w:rsidRDefault="005E5360" w:rsidP="005E5360">
      <w:pPr>
        <w:rPr>
          <w:rFonts w:cs="B Nazanin"/>
          <w:i/>
          <w:sz w:val="24"/>
          <w:szCs w:val="24"/>
          <w:rtl/>
        </w:rPr>
      </w:pPr>
      <m:oMathPara>
        <m:oMathParaPr>
          <m:jc m:val="left"/>
        </m:oMathParaPr>
        <m:oMath>
          <m:r>
            <w:rPr>
              <w:rFonts w:ascii="Cambria Math" w:hAnsi="Cambria Math" w:cs="B Nazanin"/>
              <w:sz w:val="24"/>
              <w:szCs w:val="24"/>
            </w:rPr>
            <m:t>SC</m:t>
          </m:r>
          <m:d>
            <m:dPr>
              <m:ctrlPr>
                <w:rPr>
                  <w:rFonts w:ascii="Cambria Math" w:hAnsi="Cambria Math" w:cs="B Nazanin"/>
                  <w:i/>
                  <w:sz w:val="24"/>
                  <w:szCs w:val="24"/>
                </w:rPr>
              </m:ctrlPr>
            </m:dPr>
            <m:e>
              <m:r>
                <w:rPr>
                  <w:rFonts w:ascii="Cambria Math" w:hAnsi="Cambria Math" w:cs="B Nazanin"/>
                  <w:sz w:val="24"/>
                  <w:szCs w:val="24"/>
                </w:rPr>
                <m:t>t+TS</m:t>
              </m:r>
            </m:e>
          </m:d>
          <m:r>
            <w:rPr>
              <w:rFonts w:ascii="Cambria Math" w:hAnsi="Cambria Math" w:cs="B Nazanin"/>
              <w:sz w:val="24"/>
              <w:szCs w:val="24"/>
            </w:rPr>
            <m:t>=</m:t>
          </m:r>
          <m:d>
            <m:dPr>
              <m:ctrlPr>
                <w:rPr>
                  <w:rFonts w:ascii="Cambria Math" w:hAnsi="Cambria Math" w:cs="B Nazanin"/>
                  <w:i/>
                  <w:sz w:val="24"/>
                  <w:szCs w:val="24"/>
                </w:rPr>
              </m:ctrlPr>
            </m:dPr>
            <m:e>
              <m:r>
                <w:rPr>
                  <w:rFonts w:ascii="Cambria Math" w:hAnsi="Cambria Math" w:cs="B Nazanin"/>
                  <w:sz w:val="24"/>
                  <w:szCs w:val="24"/>
                </w:rPr>
                <m:t>SC</m:t>
              </m:r>
              <m:d>
                <m:dPr>
                  <m:ctrlPr>
                    <w:rPr>
                      <w:rFonts w:ascii="Cambria Math" w:hAnsi="Cambria Math" w:cs="B Nazanin"/>
                      <w:i/>
                      <w:sz w:val="24"/>
                      <w:szCs w:val="24"/>
                    </w:rPr>
                  </m:ctrlPr>
                </m:dPr>
                <m:e>
                  <m:r>
                    <w:rPr>
                      <w:rFonts w:ascii="Cambria Math" w:hAnsi="Cambria Math" w:cs="B Nazanin"/>
                      <w:sz w:val="24"/>
                      <w:szCs w:val="24"/>
                    </w:rPr>
                    <m:t>t</m:t>
                  </m:r>
                </m:e>
              </m:d>
              <m:r>
                <w:rPr>
                  <w:rFonts w:ascii="Cambria Math" w:hAnsi="Cambria Math" w:cs="B Nazanin"/>
                  <w:sz w:val="24"/>
                  <w:szCs w:val="24"/>
                </w:rPr>
                <m:t>+AP</m:t>
              </m:r>
            </m:e>
          </m:d>
          <m:r>
            <w:rPr>
              <w:rFonts w:ascii="Cambria Math" w:hAnsi="Cambria Math" w:cs="B Nazanin"/>
              <w:sz w:val="24"/>
              <w:szCs w:val="24"/>
            </w:rPr>
            <m:t>.(1-</m:t>
          </m:r>
          <m:f>
            <m:fPr>
              <m:ctrlPr>
                <w:rPr>
                  <w:rFonts w:ascii="Cambria Math" w:hAnsi="Cambria Math" w:cs="B Nazanin"/>
                  <w:i/>
                  <w:sz w:val="24"/>
                  <w:szCs w:val="24"/>
                </w:rPr>
              </m:ctrlPr>
            </m:fPr>
            <m:num>
              <m:r>
                <w:rPr>
                  <w:rFonts w:ascii="Cambria Math" w:hAnsi="Cambria Math" w:cs="B Nazanin"/>
                  <w:sz w:val="24"/>
                  <w:szCs w:val="24"/>
                </w:rPr>
                <m:t>TS</m:t>
              </m:r>
            </m:num>
            <m:den>
              <m:r>
                <w:rPr>
                  <w:rFonts w:ascii="Cambria Math" w:hAnsi="Cambria Math" w:cs="B Nazanin"/>
                  <w:sz w:val="24"/>
                  <w:szCs w:val="24"/>
                </w:rPr>
                <m:t>TR</m:t>
              </m:r>
            </m:den>
          </m:f>
          <m:r>
            <w:rPr>
              <w:rFonts w:ascii="Cambria Math" w:hAnsi="Cambria Math" w:cs="B Nazanin"/>
              <w:sz w:val="24"/>
              <w:szCs w:val="24"/>
            </w:rPr>
            <m:t>)</m:t>
          </m:r>
        </m:oMath>
      </m:oMathPara>
    </w:p>
    <w:p w14:paraId="045B9153" w14:textId="77777777" w:rsidR="005E5360" w:rsidRPr="00154CEC" w:rsidRDefault="005E5360" w:rsidP="005E5360">
      <w:pPr>
        <w:rPr>
          <w:rFonts w:cs="B Nazanin"/>
          <w:sz w:val="24"/>
          <w:szCs w:val="24"/>
          <w:rtl/>
        </w:rPr>
      </w:pPr>
      <m:oMathPara>
        <m:oMathParaPr>
          <m:jc m:val="left"/>
        </m:oMathParaPr>
        <m:oMath>
          <m:r>
            <w:rPr>
              <w:rFonts w:ascii="Cambria Math" w:hAnsi="Cambria Math" w:cs="B Nazanin"/>
              <w:sz w:val="24"/>
              <w:szCs w:val="24"/>
            </w:rPr>
            <m:t>PSP</m:t>
          </m:r>
          <m:d>
            <m:dPr>
              <m:ctrlPr>
                <w:rPr>
                  <w:rFonts w:ascii="Cambria Math" w:hAnsi="Cambria Math" w:cs="B Nazanin"/>
                  <w:i/>
                  <w:sz w:val="24"/>
                  <w:szCs w:val="24"/>
                </w:rPr>
              </m:ctrlPr>
            </m:dPr>
            <m:e>
              <m:r>
                <w:rPr>
                  <w:rFonts w:ascii="Cambria Math" w:hAnsi="Cambria Math" w:cs="B Nazanin"/>
                  <w:sz w:val="24"/>
                  <w:szCs w:val="24"/>
                </w:rPr>
                <m:t>t+TS</m:t>
              </m:r>
            </m:e>
          </m:d>
          <m:r>
            <w:rPr>
              <w:rFonts w:ascii="Cambria Math" w:hAnsi="Cambria Math" w:cs="B Nazanin"/>
              <w:sz w:val="24"/>
              <w:szCs w:val="24"/>
            </w:rPr>
            <m:t>=</m:t>
          </m:r>
          <m:d>
            <m:dPr>
              <m:ctrlPr>
                <w:rPr>
                  <w:rFonts w:ascii="Cambria Math" w:hAnsi="Cambria Math" w:cs="B Nazanin"/>
                  <w:i/>
                  <w:sz w:val="24"/>
                  <w:szCs w:val="24"/>
                </w:rPr>
              </m:ctrlPr>
            </m:dPr>
            <m:e>
              <m:r>
                <w:rPr>
                  <w:rFonts w:ascii="Cambria Math" w:hAnsi="Cambria Math" w:cs="B Nazanin"/>
                  <w:sz w:val="24"/>
                  <w:szCs w:val="24"/>
                </w:rPr>
                <m:t>PSP</m:t>
              </m:r>
              <m:d>
                <m:dPr>
                  <m:ctrlPr>
                    <w:rPr>
                      <w:rFonts w:ascii="Cambria Math" w:hAnsi="Cambria Math" w:cs="B Nazanin"/>
                      <w:i/>
                      <w:sz w:val="24"/>
                      <w:szCs w:val="24"/>
                    </w:rPr>
                  </m:ctrlPr>
                </m:dPr>
                <m:e>
                  <m:r>
                    <w:rPr>
                      <w:rFonts w:ascii="Cambria Math" w:hAnsi="Cambria Math" w:cs="B Nazanin"/>
                      <w:sz w:val="24"/>
                      <w:szCs w:val="24"/>
                    </w:rPr>
                    <m:t>t</m:t>
                  </m:r>
                </m:e>
              </m:d>
              <m:r>
                <w:rPr>
                  <w:rFonts w:ascii="Cambria Math" w:hAnsi="Cambria Math" w:cs="B Nazanin"/>
                  <w:sz w:val="24"/>
                  <w:szCs w:val="24"/>
                </w:rPr>
                <m:t>+SC</m:t>
              </m:r>
              <m:d>
                <m:dPr>
                  <m:ctrlPr>
                    <w:rPr>
                      <w:rFonts w:ascii="Cambria Math" w:hAnsi="Cambria Math" w:cs="B Nazanin"/>
                      <w:i/>
                      <w:sz w:val="24"/>
                      <w:szCs w:val="24"/>
                    </w:rPr>
                  </m:ctrlPr>
                </m:dPr>
                <m:e>
                  <m:r>
                    <w:rPr>
                      <w:rFonts w:ascii="Cambria Math" w:hAnsi="Cambria Math" w:cs="B Nazanin"/>
                      <w:sz w:val="24"/>
                      <w:szCs w:val="24"/>
                    </w:rPr>
                    <m:t>t</m:t>
                  </m:r>
                </m:e>
              </m:d>
              <m:r>
                <w:rPr>
                  <w:rFonts w:ascii="Cambria Math" w:hAnsi="Cambria Math" w:cs="B Nazanin"/>
                  <w:sz w:val="24"/>
                  <w:szCs w:val="24"/>
                </w:rPr>
                <m:t>.</m:t>
              </m:r>
              <m:f>
                <m:fPr>
                  <m:ctrlPr>
                    <w:rPr>
                      <w:rFonts w:ascii="Cambria Math" w:hAnsi="Cambria Math" w:cs="B Nazanin"/>
                      <w:i/>
                      <w:sz w:val="24"/>
                      <w:szCs w:val="24"/>
                    </w:rPr>
                  </m:ctrlPr>
                </m:fPr>
                <m:num>
                  <m:r>
                    <w:rPr>
                      <w:rFonts w:ascii="Cambria Math" w:hAnsi="Cambria Math" w:cs="B Nazanin"/>
                      <w:sz w:val="24"/>
                      <w:szCs w:val="24"/>
                    </w:rPr>
                    <m:t>TS</m:t>
                  </m:r>
                </m:num>
                <m:den>
                  <m:r>
                    <w:rPr>
                      <w:rFonts w:ascii="Cambria Math" w:hAnsi="Cambria Math" w:cs="B Nazanin"/>
                      <w:sz w:val="24"/>
                      <w:szCs w:val="24"/>
                    </w:rPr>
                    <m:t>TR</m:t>
                  </m:r>
                </m:den>
              </m:f>
            </m:e>
          </m:d>
          <m:r>
            <w:rPr>
              <w:rFonts w:ascii="Cambria Math" w:hAnsi="Cambria Math" w:cs="B Nazanin"/>
              <w:sz w:val="24"/>
              <w:szCs w:val="24"/>
            </w:rPr>
            <m:t>.(1-</m:t>
          </m:r>
          <m:f>
            <m:fPr>
              <m:ctrlPr>
                <w:rPr>
                  <w:rFonts w:ascii="Cambria Math" w:hAnsi="Cambria Math" w:cs="B Nazanin"/>
                  <w:i/>
                  <w:sz w:val="24"/>
                  <w:szCs w:val="24"/>
                </w:rPr>
              </m:ctrlPr>
            </m:fPr>
            <m:num>
              <m:r>
                <w:rPr>
                  <w:rFonts w:ascii="Cambria Math" w:hAnsi="Cambria Math" w:cs="B Nazanin"/>
                  <w:sz w:val="24"/>
                  <w:szCs w:val="24"/>
                </w:rPr>
                <m:t>TS</m:t>
              </m:r>
            </m:num>
            <m:den>
              <m:r>
                <w:rPr>
                  <w:rFonts w:ascii="Cambria Math" w:hAnsi="Cambria Math" w:cs="B Nazanin"/>
                  <w:sz w:val="24"/>
                  <w:szCs w:val="24"/>
                </w:rPr>
                <m:t>TD</m:t>
              </m:r>
            </m:den>
          </m:f>
          <m:r>
            <w:rPr>
              <w:rFonts w:ascii="Cambria Math" w:hAnsi="Cambria Math" w:cs="B Nazanin"/>
              <w:sz w:val="24"/>
              <w:szCs w:val="24"/>
            </w:rPr>
            <m:t>)</m:t>
          </m:r>
        </m:oMath>
      </m:oMathPara>
    </w:p>
    <w:p w14:paraId="47E2DA85" w14:textId="77777777" w:rsidR="005E5360" w:rsidRPr="00C33443" w:rsidRDefault="007834F4" w:rsidP="000E2BAF">
      <w:pPr>
        <w:jc w:val="both"/>
        <w:rPr>
          <w:rFonts w:cs="B Nazanin"/>
          <w:sz w:val="28"/>
          <w:szCs w:val="28"/>
          <w:rtl/>
        </w:rPr>
      </w:pPr>
      <w:r w:rsidRPr="00C33443">
        <w:rPr>
          <w:rFonts w:cs="B Nazanin"/>
          <w:sz w:val="28"/>
          <w:szCs w:val="28"/>
          <w:rtl/>
        </w:rPr>
        <w:t xml:space="preserve">در معادلات فوق </w:t>
      </w:r>
      <w:r w:rsidRPr="00C33443">
        <w:rPr>
          <w:rFonts w:cs="B Nazanin"/>
          <w:sz w:val="28"/>
          <w:szCs w:val="28"/>
        </w:rPr>
        <w:t>t</w:t>
      </w:r>
      <w:r w:rsidRPr="00C33443">
        <w:rPr>
          <w:rFonts w:cs="B Nazanin"/>
          <w:sz w:val="28"/>
          <w:szCs w:val="28"/>
          <w:rtl/>
        </w:rPr>
        <w:t xml:space="preserve"> مخفف </w:t>
      </w:r>
      <w:r w:rsidRPr="00C33443">
        <w:rPr>
          <w:rFonts w:cs="B Nazanin"/>
          <w:sz w:val="28"/>
          <w:szCs w:val="28"/>
        </w:rPr>
        <w:t>time</w:t>
      </w:r>
      <w:r w:rsidRPr="00C33443">
        <w:rPr>
          <w:rFonts w:cs="B Nazanin"/>
          <w:sz w:val="28"/>
          <w:szCs w:val="28"/>
          <w:rtl/>
        </w:rPr>
        <w:t xml:space="preserve"> ، </w:t>
      </w:r>
      <w:r w:rsidRPr="00C33443">
        <w:rPr>
          <w:rFonts w:cs="B Nazanin"/>
          <w:sz w:val="28"/>
          <w:szCs w:val="28"/>
        </w:rPr>
        <w:t>TS</w:t>
      </w:r>
      <w:r w:rsidRPr="00C33443">
        <w:rPr>
          <w:rFonts w:cs="B Nazanin"/>
          <w:sz w:val="28"/>
          <w:szCs w:val="28"/>
          <w:rtl/>
        </w:rPr>
        <w:t xml:space="preserve"> </w:t>
      </w:r>
      <w:r w:rsidRPr="00C33443">
        <w:rPr>
          <w:rFonts w:cs="B Nazanin" w:hint="cs"/>
          <w:sz w:val="28"/>
          <w:szCs w:val="28"/>
          <w:rtl/>
        </w:rPr>
        <w:t xml:space="preserve">برای </w:t>
      </w:r>
      <w:r w:rsidR="000E2BAF">
        <w:rPr>
          <w:rFonts w:cs="B Nazanin" w:hint="cs"/>
          <w:sz w:val="28"/>
          <w:szCs w:val="28"/>
          <w:rtl/>
        </w:rPr>
        <w:t>گام نمونه برداری</w:t>
      </w:r>
      <w:r w:rsidRPr="00C33443">
        <w:rPr>
          <w:rFonts w:cs="B Nazanin" w:hint="cs"/>
          <w:sz w:val="28"/>
          <w:szCs w:val="28"/>
          <w:rtl/>
        </w:rPr>
        <w:t xml:space="preserve"> می باشد </w:t>
      </w:r>
      <w:r w:rsidRPr="00C33443">
        <w:rPr>
          <w:rFonts w:cs="B Nazanin"/>
          <w:sz w:val="28"/>
          <w:szCs w:val="28"/>
          <w:rtl/>
        </w:rPr>
        <w:t xml:space="preserve">و </w:t>
      </w:r>
      <w:r w:rsidRPr="00C33443">
        <w:rPr>
          <w:rFonts w:cs="B Nazanin"/>
          <w:sz w:val="28"/>
          <w:szCs w:val="28"/>
        </w:rPr>
        <w:t>TR (rise)</w:t>
      </w:r>
      <w:r w:rsidRPr="00C33443">
        <w:rPr>
          <w:rFonts w:cs="B Nazanin"/>
          <w:sz w:val="28"/>
          <w:szCs w:val="28"/>
          <w:rtl/>
        </w:rPr>
        <w:t xml:space="preserve"> و </w:t>
      </w:r>
      <w:r w:rsidRPr="00C33443">
        <w:rPr>
          <w:rFonts w:cs="B Nazanin"/>
          <w:sz w:val="28"/>
          <w:szCs w:val="28"/>
        </w:rPr>
        <w:t>TD (decay)</w:t>
      </w:r>
      <w:r w:rsidRPr="00C33443">
        <w:rPr>
          <w:rFonts w:cs="B Nazanin"/>
          <w:sz w:val="28"/>
          <w:szCs w:val="28"/>
          <w:rtl/>
        </w:rPr>
        <w:t xml:space="preserve"> ثابت ها</w:t>
      </w:r>
      <w:r w:rsidRPr="00C33443">
        <w:rPr>
          <w:rFonts w:cs="B Nazanin" w:hint="cs"/>
          <w:sz w:val="28"/>
          <w:szCs w:val="28"/>
          <w:rtl/>
        </w:rPr>
        <w:t>ی</w:t>
      </w:r>
      <w:r w:rsidRPr="00C33443">
        <w:rPr>
          <w:rFonts w:cs="B Nazanin"/>
          <w:sz w:val="28"/>
          <w:szCs w:val="28"/>
          <w:rtl/>
        </w:rPr>
        <w:t xml:space="preserve"> زمان</w:t>
      </w:r>
      <w:r w:rsidRPr="00C33443">
        <w:rPr>
          <w:rFonts w:cs="B Nazanin" w:hint="cs"/>
          <w:sz w:val="28"/>
          <w:szCs w:val="28"/>
          <w:rtl/>
        </w:rPr>
        <w:t>ی</w:t>
      </w:r>
      <w:r w:rsidRPr="00C33443">
        <w:rPr>
          <w:rFonts w:cs="B Nazanin"/>
          <w:sz w:val="28"/>
          <w:szCs w:val="28"/>
          <w:rtl/>
        </w:rPr>
        <w:t xml:space="preserve"> است. </w:t>
      </w:r>
      <w:r w:rsidRPr="00C33443">
        <w:rPr>
          <w:rFonts w:cs="B Nazanin"/>
          <w:sz w:val="28"/>
          <w:szCs w:val="28"/>
        </w:rPr>
        <w:t>AP</w:t>
      </w:r>
      <w:r w:rsidRPr="00C33443">
        <w:rPr>
          <w:rFonts w:cs="B Nazanin"/>
          <w:sz w:val="28"/>
          <w:szCs w:val="28"/>
          <w:rtl/>
        </w:rPr>
        <w:t xml:space="preserve"> پتانس</w:t>
      </w:r>
      <w:r w:rsidRPr="00C33443">
        <w:rPr>
          <w:rFonts w:cs="B Nazanin" w:hint="cs"/>
          <w:sz w:val="28"/>
          <w:szCs w:val="28"/>
          <w:rtl/>
        </w:rPr>
        <w:t>ی</w:t>
      </w:r>
      <w:r w:rsidRPr="00C33443">
        <w:rPr>
          <w:rFonts w:cs="B Nazanin" w:hint="eastAsia"/>
          <w:sz w:val="28"/>
          <w:szCs w:val="28"/>
          <w:rtl/>
        </w:rPr>
        <w:t>ل</w:t>
      </w:r>
      <w:r w:rsidRPr="00C33443">
        <w:rPr>
          <w:rFonts w:cs="B Nazanin"/>
          <w:sz w:val="28"/>
          <w:szCs w:val="28"/>
          <w:rtl/>
        </w:rPr>
        <w:t xml:space="preserve"> عمل ورود</w:t>
      </w:r>
      <w:r w:rsidRPr="00C33443">
        <w:rPr>
          <w:rFonts w:cs="B Nazanin" w:hint="cs"/>
          <w:sz w:val="28"/>
          <w:szCs w:val="28"/>
          <w:rtl/>
        </w:rPr>
        <w:t>ی</w:t>
      </w:r>
      <w:r w:rsidRPr="00C33443">
        <w:rPr>
          <w:rFonts w:cs="B Nazanin"/>
          <w:sz w:val="28"/>
          <w:szCs w:val="28"/>
          <w:rtl/>
        </w:rPr>
        <w:t xml:space="preserve"> را نشان م</w:t>
      </w:r>
      <w:r w:rsidRPr="00C33443">
        <w:rPr>
          <w:rFonts w:cs="B Nazanin" w:hint="cs"/>
          <w:sz w:val="28"/>
          <w:szCs w:val="28"/>
          <w:rtl/>
        </w:rPr>
        <w:t>ی</w:t>
      </w:r>
      <w:r w:rsidRPr="00C33443">
        <w:rPr>
          <w:rFonts w:cs="B Nazanin"/>
          <w:sz w:val="28"/>
          <w:szCs w:val="28"/>
          <w:rtl/>
        </w:rPr>
        <w:t xml:space="preserve"> دهد ، مقدار آن ب</w:t>
      </w:r>
      <w:r w:rsidRPr="00C33443">
        <w:rPr>
          <w:rFonts w:cs="B Nazanin" w:hint="cs"/>
          <w:sz w:val="28"/>
          <w:szCs w:val="28"/>
          <w:rtl/>
        </w:rPr>
        <w:t>ی</w:t>
      </w:r>
      <w:r w:rsidRPr="00C33443">
        <w:rPr>
          <w:rFonts w:cs="B Nazanin" w:hint="eastAsia"/>
          <w:sz w:val="28"/>
          <w:szCs w:val="28"/>
          <w:rtl/>
        </w:rPr>
        <w:t>شتر</w:t>
      </w:r>
      <w:r w:rsidRPr="00C33443">
        <w:rPr>
          <w:rFonts w:cs="B Nazanin"/>
          <w:sz w:val="28"/>
          <w:szCs w:val="28"/>
          <w:rtl/>
        </w:rPr>
        <w:t xml:space="preserve"> اوقات رو</w:t>
      </w:r>
      <w:r w:rsidRPr="00C33443">
        <w:rPr>
          <w:rFonts w:cs="B Nazanin" w:hint="cs"/>
          <w:sz w:val="28"/>
          <w:szCs w:val="28"/>
          <w:rtl/>
        </w:rPr>
        <w:t>ی</w:t>
      </w:r>
      <w:r w:rsidRPr="00C33443">
        <w:rPr>
          <w:rFonts w:cs="B Nazanin"/>
          <w:sz w:val="28"/>
          <w:szCs w:val="28"/>
          <w:rtl/>
        </w:rPr>
        <w:t xml:space="preserve"> 0 تنظ</w:t>
      </w:r>
      <w:r w:rsidRPr="00C33443">
        <w:rPr>
          <w:rFonts w:cs="B Nazanin" w:hint="cs"/>
          <w:sz w:val="28"/>
          <w:szCs w:val="28"/>
          <w:rtl/>
        </w:rPr>
        <w:t>ی</w:t>
      </w:r>
      <w:r w:rsidRPr="00C33443">
        <w:rPr>
          <w:rFonts w:cs="B Nazanin" w:hint="eastAsia"/>
          <w:sz w:val="28"/>
          <w:szCs w:val="28"/>
          <w:rtl/>
        </w:rPr>
        <w:t>م</w:t>
      </w:r>
      <w:r w:rsidRPr="00C33443">
        <w:rPr>
          <w:rFonts w:cs="B Nazanin"/>
          <w:sz w:val="28"/>
          <w:szCs w:val="28"/>
          <w:rtl/>
        </w:rPr>
        <w:t xml:space="preserve"> م</w:t>
      </w:r>
      <w:r w:rsidRPr="00C33443">
        <w:rPr>
          <w:rFonts w:cs="B Nazanin" w:hint="cs"/>
          <w:sz w:val="28"/>
          <w:szCs w:val="28"/>
          <w:rtl/>
        </w:rPr>
        <w:t>ی</w:t>
      </w:r>
      <w:r w:rsidRPr="00C33443">
        <w:rPr>
          <w:rFonts w:cs="B Nazanin"/>
          <w:sz w:val="28"/>
          <w:szCs w:val="28"/>
          <w:rtl/>
        </w:rPr>
        <w:t xml:space="preserve"> شود و وقت</w:t>
      </w:r>
      <w:r w:rsidRPr="00C33443">
        <w:rPr>
          <w:rFonts w:cs="B Nazanin" w:hint="cs"/>
          <w:sz w:val="28"/>
          <w:szCs w:val="28"/>
          <w:rtl/>
        </w:rPr>
        <w:t>ی</w:t>
      </w:r>
      <w:r w:rsidRPr="00C33443">
        <w:rPr>
          <w:rFonts w:cs="B Nazanin"/>
          <w:sz w:val="28"/>
          <w:szCs w:val="28"/>
          <w:rtl/>
        </w:rPr>
        <w:t xml:space="preserve"> هم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w:t>
      </w:r>
      <w:r w:rsidRPr="00C33443">
        <w:rPr>
          <w:rFonts w:cs="B Nazanin"/>
          <w:sz w:val="28"/>
          <w:szCs w:val="28"/>
        </w:rPr>
        <w:t>AP</w:t>
      </w:r>
      <w:r w:rsidRPr="00C33443">
        <w:rPr>
          <w:rFonts w:cs="B Nazanin"/>
          <w:sz w:val="28"/>
          <w:szCs w:val="28"/>
          <w:rtl/>
        </w:rPr>
        <w:t xml:space="preserve"> م</w:t>
      </w:r>
      <w:r w:rsidRPr="00C33443">
        <w:rPr>
          <w:rFonts w:cs="B Nazanin" w:hint="cs"/>
          <w:sz w:val="28"/>
          <w:szCs w:val="28"/>
          <w:rtl/>
        </w:rPr>
        <w:t>ی</w:t>
      </w:r>
      <w:r w:rsidRPr="00C33443">
        <w:rPr>
          <w:rFonts w:cs="B Nazanin"/>
          <w:sz w:val="28"/>
          <w:szCs w:val="28"/>
          <w:rtl/>
        </w:rPr>
        <w:t xml:space="preserve"> آ</w:t>
      </w:r>
      <w:r w:rsidRPr="00C33443">
        <w:rPr>
          <w:rFonts w:cs="B Nazanin" w:hint="cs"/>
          <w:sz w:val="28"/>
          <w:szCs w:val="28"/>
          <w:rtl/>
        </w:rPr>
        <w:t>ی</w:t>
      </w:r>
      <w:r w:rsidRPr="00C33443">
        <w:rPr>
          <w:rFonts w:cs="B Nazanin" w:hint="eastAsia"/>
          <w:sz w:val="28"/>
          <w:szCs w:val="28"/>
          <w:rtl/>
        </w:rPr>
        <w:t>د</w:t>
      </w:r>
      <w:r w:rsidRPr="00C33443">
        <w:rPr>
          <w:rFonts w:cs="B Nazanin"/>
          <w:sz w:val="28"/>
          <w:szCs w:val="28"/>
          <w:rtl/>
        </w:rPr>
        <w:t xml:space="preserve"> و هم </w:t>
      </w:r>
      <w:r w:rsidR="000E2BAF">
        <w:rPr>
          <w:rFonts w:cs="B Nazanin" w:hint="cs"/>
          <w:sz w:val="28"/>
          <w:szCs w:val="28"/>
          <w:rtl/>
        </w:rPr>
        <w:t>نوروترانسمیتر</w:t>
      </w:r>
      <w:r w:rsidRPr="00C33443">
        <w:rPr>
          <w:rFonts w:cs="B Nazanin"/>
          <w:sz w:val="28"/>
          <w:szCs w:val="28"/>
          <w:rtl/>
        </w:rPr>
        <w:t xml:space="preserve"> آزاد م</w:t>
      </w:r>
      <w:r w:rsidRPr="00C33443">
        <w:rPr>
          <w:rFonts w:cs="B Nazanin" w:hint="cs"/>
          <w:sz w:val="28"/>
          <w:szCs w:val="28"/>
          <w:rtl/>
        </w:rPr>
        <w:t>ی</w:t>
      </w:r>
      <w:r w:rsidRPr="00C33443">
        <w:rPr>
          <w:rFonts w:cs="B Nazanin"/>
          <w:sz w:val="28"/>
          <w:szCs w:val="28"/>
          <w:rtl/>
        </w:rPr>
        <w:t xml:space="preserve"> شود ، مقدار آن 1 است. </w:t>
      </w:r>
      <w:r w:rsidRPr="00C33443">
        <w:rPr>
          <w:rFonts w:cs="B Nazanin"/>
          <w:sz w:val="28"/>
          <w:szCs w:val="28"/>
        </w:rPr>
        <w:t>SC</w:t>
      </w:r>
      <w:r w:rsidRPr="00C33443">
        <w:rPr>
          <w:rFonts w:cs="B Nazanin"/>
          <w:sz w:val="28"/>
          <w:szCs w:val="28"/>
          <w:rtl/>
        </w:rPr>
        <w:t xml:space="preserve"> (شکاف س</w:t>
      </w:r>
      <w:r w:rsidRPr="00C33443">
        <w:rPr>
          <w:rFonts w:cs="B Nazanin" w:hint="cs"/>
          <w:sz w:val="28"/>
          <w:szCs w:val="28"/>
          <w:rtl/>
        </w:rPr>
        <w:t>ی</w:t>
      </w:r>
      <w:r w:rsidRPr="00C33443">
        <w:rPr>
          <w:rFonts w:cs="B Nazanin" w:hint="eastAsia"/>
          <w:sz w:val="28"/>
          <w:szCs w:val="28"/>
          <w:rtl/>
        </w:rPr>
        <w:t>ناپس</w:t>
      </w:r>
      <w:r w:rsidRPr="00C33443">
        <w:rPr>
          <w:rFonts w:cs="B Nazanin" w:hint="cs"/>
          <w:sz w:val="28"/>
          <w:szCs w:val="28"/>
          <w:rtl/>
        </w:rPr>
        <w:t>ی</w:t>
      </w:r>
      <w:r w:rsidRPr="00C33443">
        <w:rPr>
          <w:rFonts w:cs="B Nazanin"/>
          <w:sz w:val="28"/>
          <w:szCs w:val="28"/>
          <w:rtl/>
        </w:rPr>
        <w:t>) متغ</w:t>
      </w:r>
      <w:r w:rsidRPr="00C33443">
        <w:rPr>
          <w:rFonts w:cs="B Nazanin" w:hint="cs"/>
          <w:sz w:val="28"/>
          <w:szCs w:val="28"/>
          <w:rtl/>
        </w:rPr>
        <w:t>ی</w:t>
      </w:r>
      <w:r w:rsidRPr="00C33443">
        <w:rPr>
          <w:rFonts w:cs="B Nazanin" w:hint="eastAsia"/>
          <w:sz w:val="28"/>
          <w:szCs w:val="28"/>
          <w:rtl/>
        </w:rPr>
        <w:t>ر</w:t>
      </w:r>
      <w:r w:rsidRPr="00C33443">
        <w:rPr>
          <w:rFonts w:cs="B Nazanin" w:hint="cs"/>
          <w:sz w:val="28"/>
          <w:szCs w:val="28"/>
          <w:rtl/>
        </w:rPr>
        <w:t>ی</w:t>
      </w:r>
      <w:r w:rsidRPr="00C33443">
        <w:rPr>
          <w:rFonts w:cs="B Nazanin"/>
          <w:sz w:val="28"/>
          <w:szCs w:val="28"/>
          <w:rtl/>
        </w:rPr>
        <w:t xml:space="preserve"> است که س</w:t>
      </w:r>
      <w:r w:rsidRPr="00C33443">
        <w:rPr>
          <w:rFonts w:cs="B Nazanin" w:hint="cs"/>
          <w:sz w:val="28"/>
          <w:szCs w:val="28"/>
          <w:rtl/>
        </w:rPr>
        <w:t>ی</w:t>
      </w:r>
      <w:r w:rsidRPr="00C33443">
        <w:rPr>
          <w:rFonts w:cs="B Nazanin" w:hint="eastAsia"/>
          <w:sz w:val="28"/>
          <w:szCs w:val="28"/>
          <w:rtl/>
        </w:rPr>
        <w:t>نت</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غلظت </w:t>
      </w:r>
      <w:r w:rsidR="000E2BAF">
        <w:rPr>
          <w:rFonts w:cs="B Nazanin" w:hint="cs"/>
          <w:sz w:val="28"/>
          <w:szCs w:val="28"/>
          <w:rtl/>
        </w:rPr>
        <w:t>نوروترانسمیتر</w:t>
      </w:r>
      <w:r w:rsidR="000E2BAF" w:rsidRPr="00C33443">
        <w:rPr>
          <w:rFonts w:cs="B Nazanin"/>
          <w:sz w:val="28"/>
          <w:szCs w:val="28"/>
          <w:rtl/>
        </w:rPr>
        <w:t xml:space="preserve"> </w:t>
      </w:r>
      <w:r w:rsidRPr="00C33443">
        <w:rPr>
          <w:rFonts w:cs="B Nazanin"/>
          <w:sz w:val="28"/>
          <w:szCs w:val="28"/>
          <w:rtl/>
        </w:rPr>
        <w:t>را در شکاف س</w:t>
      </w:r>
      <w:r w:rsidRPr="00C33443">
        <w:rPr>
          <w:rFonts w:cs="B Nazanin" w:hint="cs"/>
          <w:sz w:val="28"/>
          <w:szCs w:val="28"/>
          <w:rtl/>
        </w:rPr>
        <w:t>ی</w:t>
      </w:r>
      <w:r w:rsidRPr="00C33443">
        <w:rPr>
          <w:rFonts w:cs="B Nazanin" w:hint="eastAsia"/>
          <w:sz w:val="28"/>
          <w:szCs w:val="28"/>
          <w:rtl/>
        </w:rPr>
        <w:t>ناپس</w:t>
      </w:r>
      <w:r w:rsidRPr="00C33443">
        <w:rPr>
          <w:rFonts w:cs="B Nazanin" w:hint="cs"/>
          <w:sz w:val="28"/>
          <w:szCs w:val="28"/>
          <w:rtl/>
        </w:rPr>
        <w:t>ی</w:t>
      </w:r>
      <w:r w:rsidRPr="00C33443">
        <w:rPr>
          <w:rFonts w:cs="B Nazanin"/>
          <w:sz w:val="28"/>
          <w:szCs w:val="28"/>
          <w:rtl/>
        </w:rPr>
        <w:t xml:space="preserve"> نشان م</w:t>
      </w:r>
      <w:r w:rsidRPr="00C33443">
        <w:rPr>
          <w:rFonts w:cs="B Nazanin" w:hint="cs"/>
          <w:sz w:val="28"/>
          <w:szCs w:val="28"/>
          <w:rtl/>
        </w:rPr>
        <w:t>ی</w:t>
      </w:r>
      <w:r w:rsidRPr="00C33443">
        <w:rPr>
          <w:rFonts w:cs="B Nazanin"/>
          <w:sz w:val="28"/>
          <w:szCs w:val="28"/>
          <w:rtl/>
        </w:rPr>
        <w:t xml:space="preserve"> دهد و </w:t>
      </w:r>
      <w:r w:rsidRPr="00C33443">
        <w:rPr>
          <w:rFonts w:cs="B Nazanin"/>
          <w:sz w:val="28"/>
          <w:szCs w:val="28"/>
        </w:rPr>
        <w:t>PSP</w:t>
      </w:r>
      <w:r w:rsidRPr="00C33443">
        <w:rPr>
          <w:rFonts w:cs="B Nazanin"/>
          <w:sz w:val="28"/>
          <w:szCs w:val="28"/>
          <w:rtl/>
        </w:rPr>
        <w:t xml:space="preserve"> متغ</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نها</w:t>
      </w:r>
      <w:r w:rsidRPr="00C33443">
        <w:rPr>
          <w:rFonts w:cs="B Nazanin" w:hint="cs"/>
          <w:sz w:val="28"/>
          <w:szCs w:val="28"/>
          <w:rtl/>
        </w:rPr>
        <w:t>یی</w:t>
      </w:r>
      <w:r w:rsidRPr="00C33443">
        <w:rPr>
          <w:rFonts w:cs="B Nazanin"/>
          <w:sz w:val="28"/>
          <w:szCs w:val="28"/>
          <w:rtl/>
        </w:rPr>
        <w:t xml:space="preserve"> محاسبه شده است. قابل ذکر است که در هر مرحله ، مقدار حذف شده از </w:t>
      </w:r>
      <w:r w:rsidRPr="00C33443">
        <w:rPr>
          <w:rFonts w:cs="B Nazanin"/>
          <w:sz w:val="28"/>
          <w:szCs w:val="28"/>
        </w:rPr>
        <w:t>SC</w:t>
      </w:r>
      <w:r w:rsidRPr="00C33443">
        <w:rPr>
          <w:rFonts w:cs="B Nazanin"/>
          <w:sz w:val="28"/>
          <w:szCs w:val="28"/>
          <w:rtl/>
        </w:rPr>
        <w:t xml:space="preserve"> به </w:t>
      </w:r>
      <w:r w:rsidRPr="00C33443">
        <w:rPr>
          <w:rFonts w:cs="B Nazanin"/>
          <w:sz w:val="28"/>
          <w:szCs w:val="28"/>
        </w:rPr>
        <w:t>PSP</w:t>
      </w:r>
      <w:r w:rsidRPr="00C33443">
        <w:rPr>
          <w:rFonts w:cs="B Nazanin"/>
          <w:sz w:val="28"/>
          <w:szCs w:val="28"/>
          <w:rtl/>
        </w:rPr>
        <w:t xml:space="preserve"> اضافه م</w:t>
      </w:r>
      <w:r w:rsidRPr="00C33443">
        <w:rPr>
          <w:rFonts w:cs="B Nazanin" w:hint="cs"/>
          <w:sz w:val="28"/>
          <w:szCs w:val="28"/>
          <w:rtl/>
        </w:rPr>
        <w:t>ی</w:t>
      </w:r>
      <w:r w:rsidRPr="00C33443">
        <w:rPr>
          <w:rFonts w:cs="B Nazanin"/>
          <w:sz w:val="28"/>
          <w:szCs w:val="28"/>
          <w:rtl/>
        </w:rPr>
        <w:t xml:space="preserve"> شود ، که با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واکنش ش</w:t>
      </w:r>
      <w:r w:rsidRPr="00C33443">
        <w:rPr>
          <w:rFonts w:cs="B Nazanin" w:hint="cs"/>
          <w:sz w:val="28"/>
          <w:szCs w:val="28"/>
          <w:rtl/>
        </w:rPr>
        <w:t>ی</w:t>
      </w:r>
      <w:r w:rsidRPr="00C33443">
        <w:rPr>
          <w:rFonts w:cs="B Nazanin" w:hint="eastAsia"/>
          <w:sz w:val="28"/>
          <w:szCs w:val="28"/>
          <w:rtl/>
        </w:rPr>
        <w:t>م</w:t>
      </w:r>
      <w:r w:rsidRPr="00C33443">
        <w:rPr>
          <w:rFonts w:cs="B Nazanin" w:hint="cs"/>
          <w:sz w:val="28"/>
          <w:szCs w:val="28"/>
          <w:rtl/>
        </w:rPr>
        <w:t>ی</w:t>
      </w:r>
      <w:r w:rsidRPr="00C33443">
        <w:rPr>
          <w:rFonts w:cs="B Nazanin" w:hint="eastAsia"/>
          <w:sz w:val="28"/>
          <w:szCs w:val="28"/>
          <w:rtl/>
        </w:rPr>
        <w:t>ا</w:t>
      </w:r>
      <w:r w:rsidRPr="00C33443">
        <w:rPr>
          <w:rFonts w:cs="B Nazanin" w:hint="cs"/>
          <w:sz w:val="28"/>
          <w:szCs w:val="28"/>
          <w:rtl/>
        </w:rPr>
        <w:t>یی</w:t>
      </w:r>
      <w:r w:rsidR="000E2BAF">
        <w:rPr>
          <w:rFonts w:cs="B Nazanin"/>
          <w:sz w:val="28"/>
          <w:szCs w:val="28"/>
          <w:rtl/>
        </w:rPr>
        <w:t xml:space="preserve"> سازگار است</w:t>
      </w:r>
      <w:r w:rsidRPr="00C33443">
        <w:rPr>
          <w:rFonts w:cs="B Nazanin"/>
          <w:sz w:val="28"/>
          <w:szCs w:val="28"/>
          <w:rtl/>
        </w:rPr>
        <w:t xml:space="preserve"> که نشان دهنده اتصال </w:t>
      </w:r>
      <w:r w:rsidR="000E2BAF">
        <w:rPr>
          <w:rFonts w:cs="B Nazanin" w:hint="cs"/>
          <w:sz w:val="28"/>
          <w:szCs w:val="28"/>
          <w:rtl/>
        </w:rPr>
        <w:t>نوروترانسمیتر</w:t>
      </w:r>
      <w:r w:rsidR="000E2BAF" w:rsidRPr="00C33443">
        <w:rPr>
          <w:rFonts w:cs="B Nazanin"/>
          <w:sz w:val="28"/>
          <w:szCs w:val="28"/>
          <w:rtl/>
        </w:rPr>
        <w:t xml:space="preserve"> </w:t>
      </w:r>
      <w:r w:rsidRPr="00C33443">
        <w:rPr>
          <w:rFonts w:cs="B Nazanin"/>
          <w:sz w:val="28"/>
          <w:szCs w:val="28"/>
          <w:rtl/>
        </w:rPr>
        <w:t>به گ</w:t>
      </w:r>
      <w:r w:rsidRPr="00C33443">
        <w:rPr>
          <w:rFonts w:cs="B Nazanin" w:hint="cs"/>
          <w:sz w:val="28"/>
          <w:szCs w:val="28"/>
          <w:rtl/>
        </w:rPr>
        <w:t>ی</w:t>
      </w:r>
      <w:r w:rsidRPr="00C33443">
        <w:rPr>
          <w:rFonts w:cs="B Nazanin" w:hint="eastAsia"/>
          <w:sz w:val="28"/>
          <w:szCs w:val="28"/>
          <w:rtl/>
        </w:rPr>
        <w:t>رنده</w:t>
      </w:r>
      <w:r w:rsidR="000E2BAF">
        <w:rPr>
          <w:rFonts w:cs="B Nazanin"/>
          <w:sz w:val="28"/>
          <w:szCs w:val="28"/>
          <w:rtl/>
        </w:rPr>
        <w:t xml:space="preserve"> آن در محفظه پس</w:t>
      </w:r>
      <w:r w:rsidR="000E2BAF">
        <w:rPr>
          <w:rFonts w:cs="B Nazanin"/>
          <w:sz w:val="28"/>
          <w:szCs w:val="28"/>
          <w:rtl/>
        </w:rPr>
        <w:softHyphen/>
      </w:r>
      <w:r w:rsidRPr="00C33443">
        <w:rPr>
          <w:rFonts w:cs="B Nazanin"/>
          <w:sz w:val="28"/>
          <w:szCs w:val="28"/>
          <w:rtl/>
        </w:rPr>
        <w:t>س</w:t>
      </w:r>
      <w:r w:rsidRPr="00C33443">
        <w:rPr>
          <w:rFonts w:cs="B Nazanin" w:hint="cs"/>
          <w:sz w:val="28"/>
          <w:szCs w:val="28"/>
          <w:rtl/>
        </w:rPr>
        <w:t>ی</w:t>
      </w:r>
      <w:r w:rsidRPr="00C33443">
        <w:rPr>
          <w:rFonts w:cs="B Nazanin" w:hint="eastAsia"/>
          <w:sz w:val="28"/>
          <w:szCs w:val="28"/>
          <w:rtl/>
        </w:rPr>
        <w:t>ناپس</w:t>
      </w:r>
      <w:r w:rsidRPr="00C33443">
        <w:rPr>
          <w:rFonts w:cs="B Nazanin" w:hint="cs"/>
          <w:sz w:val="28"/>
          <w:szCs w:val="28"/>
          <w:rtl/>
        </w:rPr>
        <w:t>ی</w:t>
      </w:r>
      <w:r w:rsidRPr="00C33443">
        <w:rPr>
          <w:rFonts w:cs="B Nazanin"/>
          <w:sz w:val="28"/>
          <w:szCs w:val="28"/>
          <w:rtl/>
        </w:rPr>
        <w:t xml:space="preserve"> است.</w:t>
      </w:r>
    </w:p>
    <w:p w14:paraId="64E5F116" w14:textId="77777777" w:rsidR="0073297E" w:rsidRPr="00154CEC" w:rsidRDefault="000B4C8C" w:rsidP="0073297E">
      <w:pPr>
        <w:rPr>
          <w:rFonts w:cs="B Nazanin"/>
          <w:sz w:val="24"/>
          <w:szCs w:val="24"/>
          <w:rtl/>
        </w:rPr>
      </w:pPr>
      <m:oMathPara>
        <m:oMathParaPr>
          <m:jc m:val="left"/>
        </m:oMathParaPr>
        <m:oMath>
          <m:f>
            <m:fPr>
              <m:ctrlPr>
                <w:rPr>
                  <w:rFonts w:ascii="Cambria Math" w:hAnsi="Cambria Math" w:cs="B Nazanin"/>
                  <w:sz w:val="24"/>
                  <w:szCs w:val="24"/>
                </w:rPr>
              </m:ctrlPr>
            </m:fPr>
            <m:num>
              <m:r>
                <m:rPr>
                  <m:sty m:val="p"/>
                </m:rPr>
                <w:rPr>
                  <w:rFonts w:ascii="Cambria Math" w:hAnsi="Cambria Math" w:cs="B Nazanin"/>
                  <w:sz w:val="24"/>
                  <w:szCs w:val="24"/>
                </w:rPr>
                <m:t>dSC(t)</m:t>
              </m:r>
            </m:num>
            <m:den>
              <m:r>
                <m:rPr>
                  <m:sty m:val="p"/>
                </m:rPr>
                <w:rPr>
                  <w:rFonts w:ascii="Cambria Math" w:hAnsi="Cambria Math" w:cs="B Nazanin"/>
                  <w:sz w:val="24"/>
                  <w:szCs w:val="24"/>
                </w:rPr>
                <m:t>dt</m:t>
              </m:r>
            </m:den>
          </m:f>
          <m:r>
            <m:rPr>
              <m:sty m:val="p"/>
            </m:rPr>
            <w:rPr>
              <w:rFonts w:ascii="Cambria Math" w:hAnsi="Cambria Math" w:cs="B Nazanin"/>
              <w:sz w:val="24"/>
              <w:szCs w:val="24"/>
            </w:rPr>
            <m:t>=-</m:t>
          </m:r>
          <m:f>
            <m:fPr>
              <m:ctrlPr>
                <w:rPr>
                  <w:rFonts w:ascii="Cambria Math" w:hAnsi="Cambria Math" w:cs="B Nazanin"/>
                  <w:sz w:val="24"/>
                  <w:szCs w:val="24"/>
                </w:rPr>
              </m:ctrlPr>
            </m:fPr>
            <m:num>
              <m:r>
                <w:rPr>
                  <w:rFonts w:ascii="Cambria Math" w:hAnsi="Cambria Math" w:cs="B Nazanin"/>
                  <w:sz w:val="24"/>
                  <w:szCs w:val="24"/>
                </w:rPr>
                <m:t>TS</m:t>
              </m:r>
            </m:num>
            <m:den>
              <m:r>
                <w:rPr>
                  <w:rFonts w:ascii="Cambria Math" w:hAnsi="Cambria Math" w:cs="B Nazanin"/>
                  <w:sz w:val="24"/>
                  <w:szCs w:val="24"/>
                </w:rPr>
                <m:t>TR</m:t>
              </m:r>
            </m:den>
          </m:f>
          <m:r>
            <w:rPr>
              <w:rFonts w:ascii="Cambria Math" w:hAnsi="Cambria Math" w:cs="B Nazanin"/>
              <w:sz w:val="24"/>
              <w:szCs w:val="24"/>
            </w:rPr>
            <m:t>.SC(t)</m:t>
          </m:r>
        </m:oMath>
      </m:oMathPara>
    </w:p>
    <w:p w14:paraId="645ED1DA" w14:textId="77777777" w:rsidR="0073297E" w:rsidRPr="00154CEC" w:rsidRDefault="0073297E" w:rsidP="0073297E">
      <w:pPr>
        <w:rPr>
          <w:rFonts w:cs="B Nazanin"/>
          <w:i/>
          <w:sz w:val="24"/>
          <w:szCs w:val="24"/>
          <w:rtl/>
        </w:rPr>
      </w:pPr>
      <m:oMathPara>
        <m:oMathParaPr>
          <m:jc m:val="left"/>
        </m:oMathParaPr>
        <m:oMath>
          <m:r>
            <w:rPr>
              <w:rFonts w:ascii="Cambria Math" w:hAnsi="Cambria Math" w:cs="B Nazanin"/>
              <w:sz w:val="24"/>
              <w:szCs w:val="24"/>
            </w:rPr>
            <m:t>SC</m:t>
          </m:r>
          <m:d>
            <m:dPr>
              <m:ctrlPr>
                <w:rPr>
                  <w:rFonts w:ascii="Cambria Math" w:hAnsi="Cambria Math" w:cs="B Nazanin"/>
                  <w:i/>
                  <w:sz w:val="24"/>
                  <w:szCs w:val="24"/>
                </w:rPr>
              </m:ctrlPr>
            </m:dPr>
            <m:e>
              <m:r>
                <w:rPr>
                  <w:rFonts w:ascii="Cambria Math" w:hAnsi="Cambria Math" w:cs="B Nazanin"/>
                  <w:sz w:val="24"/>
                  <w:szCs w:val="24"/>
                </w:rPr>
                <m:t>t</m:t>
              </m:r>
            </m:e>
          </m:d>
          <m:r>
            <w:rPr>
              <w:rFonts w:ascii="Cambria Math" w:hAnsi="Cambria Math" w:cs="B Nazanin"/>
              <w:sz w:val="24"/>
              <w:szCs w:val="24"/>
            </w:rPr>
            <m:t>=</m:t>
          </m:r>
          <m:sSup>
            <m:sSupPr>
              <m:ctrlPr>
                <w:rPr>
                  <w:rFonts w:ascii="Cambria Math" w:hAnsi="Cambria Math" w:cs="B Nazanin"/>
                  <w:i/>
                  <w:sz w:val="24"/>
                  <w:szCs w:val="24"/>
                </w:rPr>
              </m:ctrlPr>
            </m:sSupPr>
            <m:e>
              <m:r>
                <w:rPr>
                  <w:rFonts w:ascii="Cambria Math" w:hAnsi="Cambria Math" w:cs="B Nazanin"/>
                  <w:sz w:val="24"/>
                  <w:szCs w:val="24"/>
                </w:rPr>
                <m:t>e</m:t>
              </m:r>
            </m:e>
            <m:sup>
              <m:r>
                <w:rPr>
                  <w:rFonts w:ascii="Cambria Math" w:hAnsi="Cambria Math" w:cs="B Nazanin"/>
                  <w:sz w:val="24"/>
                  <w:szCs w:val="24"/>
                </w:rPr>
                <m:t>-</m:t>
              </m:r>
              <m:f>
                <m:fPr>
                  <m:ctrlPr>
                    <w:rPr>
                      <w:rFonts w:ascii="Cambria Math" w:hAnsi="Cambria Math" w:cs="B Nazanin"/>
                      <w:i/>
                      <w:sz w:val="24"/>
                      <w:szCs w:val="24"/>
                    </w:rPr>
                  </m:ctrlPr>
                </m:fPr>
                <m:num>
                  <m:r>
                    <w:rPr>
                      <w:rFonts w:ascii="Cambria Math" w:hAnsi="Cambria Math" w:cs="B Nazanin"/>
                      <w:sz w:val="24"/>
                      <w:szCs w:val="24"/>
                    </w:rPr>
                    <m:t>TS</m:t>
                  </m:r>
                </m:num>
                <m:den>
                  <m:r>
                    <w:rPr>
                      <w:rFonts w:ascii="Cambria Math" w:hAnsi="Cambria Math" w:cs="B Nazanin"/>
                      <w:sz w:val="24"/>
                      <w:szCs w:val="24"/>
                    </w:rPr>
                    <m:t>TR</m:t>
                  </m:r>
                </m:den>
              </m:f>
              <m:r>
                <w:rPr>
                  <w:rFonts w:ascii="Cambria Math" w:hAnsi="Cambria Math" w:cs="B Nazanin"/>
                  <w:sz w:val="24"/>
                  <w:szCs w:val="24"/>
                </w:rPr>
                <m:t>.t</m:t>
              </m:r>
            </m:sup>
          </m:sSup>
        </m:oMath>
      </m:oMathPara>
    </w:p>
    <w:p w14:paraId="24A57183" w14:textId="77777777" w:rsidR="00A44AF8" w:rsidRPr="00C33443" w:rsidRDefault="00A44AF8" w:rsidP="000E2BAF">
      <w:pPr>
        <w:jc w:val="both"/>
        <w:rPr>
          <w:rFonts w:cs="B Nazanin"/>
          <w:i/>
          <w:sz w:val="28"/>
          <w:szCs w:val="28"/>
          <w:rtl/>
        </w:rPr>
      </w:pPr>
      <w:r w:rsidRPr="00C33443">
        <w:rPr>
          <w:rFonts w:cs="B Nazanin"/>
          <w:i/>
          <w:sz w:val="28"/>
          <w:szCs w:val="28"/>
          <w:rtl/>
        </w:rPr>
        <w:t>ا</w:t>
      </w:r>
      <w:r w:rsidRPr="00C33443">
        <w:rPr>
          <w:rFonts w:cs="B Nazanin" w:hint="cs"/>
          <w:i/>
          <w:sz w:val="28"/>
          <w:szCs w:val="28"/>
          <w:rtl/>
        </w:rPr>
        <w:t>ی</w:t>
      </w:r>
      <w:r w:rsidRPr="00C33443">
        <w:rPr>
          <w:rFonts w:cs="B Nazanin" w:hint="eastAsia"/>
          <w:i/>
          <w:sz w:val="28"/>
          <w:szCs w:val="28"/>
          <w:rtl/>
        </w:rPr>
        <w:t>ن</w:t>
      </w:r>
      <w:r w:rsidRPr="00C33443">
        <w:rPr>
          <w:rFonts w:cs="B Nazanin"/>
          <w:i/>
          <w:sz w:val="28"/>
          <w:szCs w:val="28"/>
          <w:rtl/>
        </w:rPr>
        <w:t xml:space="preserve"> بدان معن</w:t>
      </w:r>
      <w:r w:rsidRPr="00C33443">
        <w:rPr>
          <w:rFonts w:cs="B Nazanin" w:hint="cs"/>
          <w:i/>
          <w:sz w:val="28"/>
          <w:szCs w:val="28"/>
          <w:rtl/>
        </w:rPr>
        <w:t>ی</w:t>
      </w:r>
      <w:r w:rsidRPr="00C33443">
        <w:rPr>
          <w:rFonts w:cs="B Nazanin"/>
          <w:i/>
          <w:sz w:val="28"/>
          <w:szCs w:val="28"/>
          <w:rtl/>
        </w:rPr>
        <w:t xml:space="preserve"> است که غلظت </w:t>
      </w:r>
      <w:r w:rsidR="000E2BAF">
        <w:rPr>
          <w:rFonts w:cs="B Nazanin" w:hint="cs"/>
          <w:sz w:val="28"/>
          <w:szCs w:val="28"/>
          <w:rtl/>
        </w:rPr>
        <w:t>نوروترانسمیتر</w:t>
      </w:r>
      <w:r w:rsidR="000E2BAF" w:rsidRPr="00C33443">
        <w:rPr>
          <w:rFonts w:cs="B Nazanin"/>
          <w:i/>
          <w:sz w:val="28"/>
          <w:szCs w:val="28"/>
          <w:rtl/>
        </w:rPr>
        <w:t xml:space="preserve"> </w:t>
      </w:r>
      <w:r w:rsidRPr="00C33443">
        <w:rPr>
          <w:rFonts w:cs="B Nazanin"/>
          <w:i/>
          <w:sz w:val="28"/>
          <w:szCs w:val="28"/>
          <w:rtl/>
        </w:rPr>
        <w:t>به طور نما</w:t>
      </w:r>
      <w:r w:rsidRPr="00C33443">
        <w:rPr>
          <w:rFonts w:cs="B Nazanin" w:hint="cs"/>
          <w:i/>
          <w:sz w:val="28"/>
          <w:szCs w:val="28"/>
          <w:rtl/>
        </w:rPr>
        <w:t>یی</w:t>
      </w:r>
      <w:r w:rsidRPr="00C33443">
        <w:rPr>
          <w:rFonts w:cs="B Nazanin"/>
          <w:i/>
          <w:sz w:val="28"/>
          <w:szCs w:val="28"/>
          <w:rtl/>
        </w:rPr>
        <w:t xml:space="preserve"> کاهش م</w:t>
      </w:r>
      <w:r w:rsidRPr="00C33443">
        <w:rPr>
          <w:rFonts w:cs="B Nazanin" w:hint="cs"/>
          <w:i/>
          <w:sz w:val="28"/>
          <w:szCs w:val="28"/>
          <w:rtl/>
        </w:rPr>
        <w:t>ی</w:t>
      </w:r>
      <w:r w:rsidRPr="00C33443">
        <w:rPr>
          <w:rFonts w:cs="B Nazanin"/>
          <w:i/>
          <w:sz w:val="28"/>
          <w:szCs w:val="28"/>
          <w:rtl/>
        </w:rPr>
        <w:t xml:space="preserve"> </w:t>
      </w:r>
      <w:r w:rsidRPr="00C33443">
        <w:rPr>
          <w:rFonts w:cs="B Nazanin" w:hint="cs"/>
          <w:i/>
          <w:sz w:val="28"/>
          <w:szCs w:val="28"/>
          <w:rtl/>
        </w:rPr>
        <w:t>ی</w:t>
      </w:r>
      <w:r w:rsidRPr="00C33443">
        <w:rPr>
          <w:rFonts w:cs="B Nazanin" w:hint="eastAsia"/>
          <w:i/>
          <w:sz w:val="28"/>
          <w:szCs w:val="28"/>
          <w:rtl/>
        </w:rPr>
        <w:t>ابد</w:t>
      </w:r>
      <w:r w:rsidRPr="00C33443">
        <w:rPr>
          <w:rFonts w:cs="B Nazanin" w:hint="cs"/>
          <w:i/>
          <w:sz w:val="28"/>
          <w:szCs w:val="28"/>
          <w:rtl/>
        </w:rPr>
        <w:t xml:space="preserve">. </w:t>
      </w:r>
    </w:p>
    <w:p w14:paraId="7A0075D8" w14:textId="77777777" w:rsidR="00A44AF8" w:rsidRPr="00C33443" w:rsidRDefault="00A44AF8" w:rsidP="0073297E">
      <w:pPr>
        <w:rPr>
          <w:rFonts w:cs="B Nazanin"/>
          <w:i/>
          <w:sz w:val="28"/>
          <w:szCs w:val="28"/>
          <w:rtl/>
        </w:rPr>
      </w:pPr>
    </w:p>
    <w:p w14:paraId="7EB5D5B4" w14:textId="77777777" w:rsidR="0073297E" w:rsidRPr="00154CEC" w:rsidRDefault="000B4C8C" w:rsidP="0073297E">
      <w:pPr>
        <w:rPr>
          <w:rFonts w:cs="B Nazanin"/>
          <w:sz w:val="24"/>
          <w:szCs w:val="24"/>
          <w:rtl/>
        </w:rPr>
      </w:pPr>
      <m:oMathPara>
        <m:oMathParaPr>
          <m:jc m:val="left"/>
        </m:oMathParaPr>
        <m:oMath>
          <m:f>
            <m:fPr>
              <m:ctrlPr>
                <w:rPr>
                  <w:rFonts w:ascii="Cambria Math" w:hAnsi="Cambria Math" w:cs="B Nazanin"/>
                  <w:i/>
                  <w:sz w:val="24"/>
                  <w:szCs w:val="24"/>
                </w:rPr>
              </m:ctrlPr>
            </m:fPr>
            <m:num>
              <m:r>
                <w:rPr>
                  <w:rFonts w:ascii="Cambria Math" w:hAnsi="Cambria Math" w:cs="B Nazanin"/>
                  <w:sz w:val="24"/>
                  <w:szCs w:val="24"/>
                </w:rPr>
                <m:t>dPSP(t)</m:t>
              </m:r>
            </m:num>
            <m:den>
              <m:r>
                <w:rPr>
                  <w:rFonts w:ascii="Cambria Math" w:hAnsi="Cambria Math" w:cs="B Nazanin"/>
                  <w:sz w:val="24"/>
                  <w:szCs w:val="24"/>
                </w:rPr>
                <m:t>dt</m:t>
              </m:r>
            </m:den>
          </m:f>
          <m:r>
            <w:rPr>
              <w:rFonts w:ascii="Cambria Math" w:hAnsi="Cambria Math" w:cs="B Nazanin"/>
              <w:sz w:val="24"/>
              <w:szCs w:val="24"/>
            </w:rPr>
            <m:t>=-PSP</m:t>
          </m:r>
          <m:d>
            <m:dPr>
              <m:ctrlPr>
                <w:rPr>
                  <w:rFonts w:ascii="Cambria Math" w:hAnsi="Cambria Math" w:cs="B Nazanin"/>
                  <w:i/>
                  <w:sz w:val="24"/>
                  <w:szCs w:val="24"/>
                </w:rPr>
              </m:ctrlPr>
            </m:dPr>
            <m:e>
              <m:r>
                <w:rPr>
                  <w:rFonts w:ascii="Cambria Math" w:hAnsi="Cambria Math" w:cs="B Nazanin"/>
                  <w:sz w:val="24"/>
                  <w:szCs w:val="24"/>
                </w:rPr>
                <m:t>t</m:t>
              </m:r>
            </m:e>
          </m:d>
          <m:r>
            <w:rPr>
              <w:rFonts w:ascii="Cambria Math" w:hAnsi="Cambria Math" w:cs="B Nazanin"/>
              <w:sz w:val="24"/>
              <w:szCs w:val="24"/>
            </w:rPr>
            <m:t>.</m:t>
          </m:r>
          <m:d>
            <m:dPr>
              <m:ctrlPr>
                <w:rPr>
                  <w:rFonts w:ascii="Cambria Math" w:hAnsi="Cambria Math" w:cs="B Nazanin"/>
                  <w:i/>
                  <w:sz w:val="24"/>
                  <w:szCs w:val="24"/>
                </w:rPr>
              </m:ctrlPr>
            </m:dPr>
            <m:e>
              <m:r>
                <w:rPr>
                  <w:rFonts w:ascii="Cambria Math" w:hAnsi="Cambria Math" w:cs="B Nazanin"/>
                  <w:sz w:val="24"/>
                  <w:szCs w:val="24"/>
                </w:rPr>
                <m:t>1-</m:t>
              </m:r>
              <m:f>
                <m:fPr>
                  <m:ctrlPr>
                    <w:rPr>
                      <w:rFonts w:ascii="Cambria Math" w:hAnsi="Cambria Math" w:cs="B Nazanin"/>
                      <w:i/>
                      <w:sz w:val="24"/>
                      <w:szCs w:val="24"/>
                    </w:rPr>
                  </m:ctrlPr>
                </m:fPr>
                <m:num>
                  <m:r>
                    <w:rPr>
                      <w:rFonts w:ascii="Cambria Math" w:hAnsi="Cambria Math" w:cs="B Nazanin"/>
                      <w:sz w:val="24"/>
                      <w:szCs w:val="24"/>
                    </w:rPr>
                    <m:t>TS</m:t>
                  </m:r>
                </m:num>
                <m:den>
                  <m:r>
                    <w:rPr>
                      <w:rFonts w:ascii="Cambria Math" w:hAnsi="Cambria Math" w:cs="B Nazanin"/>
                      <w:sz w:val="24"/>
                      <w:szCs w:val="24"/>
                    </w:rPr>
                    <m:t>TD</m:t>
                  </m:r>
                </m:den>
              </m:f>
            </m:e>
          </m:d>
          <m:r>
            <w:rPr>
              <w:rFonts w:ascii="Cambria Math" w:hAnsi="Cambria Math" w:cs="B Nazanin"/>
              <w:sz w:val="24"/>
              <w:szCs w:val="24"/>
            </w:rPr>
            <m:t>+</m:t>
          </m:r>
          <m:d>
            <m:dPr>
              <m:ctrlPr>
                <w:rPr>
                  <w:rFonts w:ascii="Cambria Math" w:hAnsi="Cambria Math" w:cs="B Nazanin"/>
                  <w:i/>
                  <w:sz w:val="24"/>
                  <w:szCs w:val="24"/>
                </w:rPr>
              </m:ctrlPr>
            </m:dPr>
            <m:e>
              <m:r>
                <w:rPr>
                  <w:rFonts w:ascii="Cambria Math" w:hAnsi="Cambria Math" w:cs="B Nazanin"/>
                  <w:sz w:val="24"/>
                  <w:szCs w:val="24"/>
                </w:rPr>
                <m:t>1-</m:t>
              </m:r>
              <m:f>
                <m:fPr>
                  <m:ctrlPr>
                    <w:rPr>
                      <w:rFonts w:ascii="Cambria Math" w:hAnsi="Cambria Math" w:cs="B Nazanin"/>
                      <w:i/>
                      <w:sz w:val="24"/>
                      <w:szCs w:val="24"/>
                    </w:rPr>
                  </m:ctrlPr>
                </m:fPr>
                <m:num>
                  <m:r>
                    <w:rPr>
                      <w:rFonts w:ascii="Cambria Math" w:hAnsi="Cambria Math" w:cs="B Nazanin"/>
                      <w:sz w:val="24"/>
                      <w:szCs w:val="24"/>
                    </w:rPr>
                    <m:t>TR</m:t>
                  </m:r>
                </m:num>
                <m:den>
                  <m:r>
                    <w:rPr>
                      <w:rFonts w:ascii="Cambria Math" w:hAnsi="Cambria Math" w:cs="B Nazanin"/>
                      <w:sz w:val="24"/>
                      <w:szCs w:val="24"/>
                    </w:rPr>
                    <m:t>TD</m:t>
                  </m:r>
                </m:den>
              </m:f>
            </m:e>
          </m:d>
          <m:r>
            <m:rPr>
              <m:sty m:val="p"/>
            </m:rPr>
            <w:rPr>
              <w:rFonts w:ascii="Cambria Math" w:hAnsi="Cambria Math" w:cs="B Nazanin"/>
              <w:sz w:val="24"/>
              <w:szCs w:val="24"/>
            </w:rPr>
            <m:t>.</m:t>
          </m:r>
          <m:sSup>
            <m:sSupPr>
              <m:ctrlPr>
                <w:rPr>
                  <w:rFonts w:ascii="Cambria Math" w:hAnsi="Cambria Math" w:cs="B Nazanin"/>
                  <w:sz w:val="24"/>
                  <w:szCs w:val="24"/>
                </w:rPr>
              </m:ctrlPr>
            </m:sSupPr>
            <m:e>
              <m:r>
                <w:rPr>
                  <w:rFonts w:ascii="Cambria Math" w:hAnsi="Cambria Math" w:cs="B Nazanin"/>
                  <w:sz w:val="24"/>
                  <w:szCs w:val="24"/>
                </w:rPr>
                <m:t>e</m:t>
              </m:r>
            </m:e>
            <m:sup>
              <m:r>
                <w:rPr>
                  <w:rFonts w:ascii="Cambria Math" w:hAnsi="Cambria Math" w:cs="B Nazanin"/>
                  <w:sz w:val="24"/>
                  <w:szCs w:val="24"/>
                </w:rPr>
                <m:t>(</m:t>
              </m:r>
              <m:r>
                <m:rPr>
                  <m:sty m:val="p"/>
                </m:rPr>
                <w:rPr>
                  <w:rFonts w:ascii="Cambria Math" w:hAnsi="Cambria Math" w:cs="B Nazanin"/>
                  <w:sz w:val="24"/>
                  <w:szCs w:val="24"/>
                </w:rPr>
                <m:t>-</m:t>
              </m:r>
              <m:f>
                <m:fPr>
                  <m:ctrlPr>
                    <w:rPr>
                      <w:rFonts w:ascii="Cambria Math" w:hAnsi="Cambria Math" w:cs="B Nazanin"/>
                      <w:sz w:val="24"/>
                      <w:szCs w:val="24"/>
                    </w:rPr>
                  </m:ctrlPr>
                </m:fPr>
                <m:num>
                  <m:r>
                    <w:rPr>
                      <w:rFonts w:ascii="Cambria Math" w:hAnsi="Cambria Math" w:cs="B Nazanin"/>
                      <w:sz w:val="24"/>
                      <w:szCs w:val="24"/>
                    </w:rPr>
                    <m:t>TS</m:t>
                  </m:r>
                </m:num>
                <m:den>
                  <m:r>
                    <w:rPr>
                      <w:rFonts w:ascii="Cambria Math" w:hAnsi="Cambria Math" w:cs="B Nazanin"/>
                      <w:sz w:val="24"/>
                      <w:szCs w:val="24"/>
                    </w:rPr>
                    <m:t>TR</m:t>
                  </m:r>
                </m:den>
              </m:f>
              <m:r>
                <w:rPr>
                  <w:rFonts w:ascii="Cambria Math" w:hAnsi="Cambria Math" w:cs="B Nazanin"/>
                  <w:sz w:val="24"/>
                  <w:szCs w:val="24"/>
                </w:rPr>
                <m:t>.t)</m:t>
              </m:r>
            </m:sup>
          </m:sSup>
        </m:oMath>
      </m:oMathPara>
    </w:p>
    <w:p w14:paraId="20D44C82" w14:textId="77777777" w:rsidR="0073297E" w:rsidRPr="00154CEC" w:rsidRDefault="0073297E" w:rsidP="0073297E">
      <w:pPr>
        <w:rPr>
          <w:rFonts w:cs="B Nazanin"/>
          <w:sz w:val="24"/>
          <w:szCs w:val="24"/>
          <w:rtl/>
        </w:rPr>
      </w:pPr>
      <m:oMathPara>
        <m:oMathParaPr>
          <m:jc m:val="left"/>
        </m:oMathParaPr>
        <m:oMath>
          <m:r>
            <m:rPr>
              <m:sty m:val="p"/>
            </m:rPr>
            <w:rPr>
              <w:rFonts w:ascii="Cambria Math" w:hAnsi="Cambria Math" w:cs="B Nazanin"/>
              <w:sz w:val="24"/>
              <w:szCs w:val="24"/>
            </w:rPr>
            <m:t>PSP</m:t>
          </m:r>
          <m:d>
            <m:dPr>
              <m:ctrlPr>
                <w:rPr>
                  <w:rFonts w:ascii="Cambria Math" w:hAnsi="Cambria Math" w:cs="B Nazanin"/>
                  <w:sz w:val="24"/>
                  <w:szCs w:val="24"/>
                </w:rPr>
              </m:ctrlPr>
            </m:dPr>
            <m:e>
              <m:r>
                <m:rPr>
                  <m:sty m:val="p"/>
                </m:rPr>
                <w:rPr>
                  <w:rFonts w:ascii="Cambria Math" w:hAnsi="Cambria Math" w:cs="B Nazanin"/>
                  <w:sz w:val="24"/>
                  <w:szCs w:val="24"/>
                </w:rPr>
                <m:t>t</m:t>
              </m:r>
            </m:e>
          </m:d>
          <m:r>
            <m:rPr>
              <m:sty m:val="p"/>
            </m:rPr>
            <w:rPr>
              <w:rFonts w:ascii="Cambria Math" w:hAnsi="Cambria Math" w:cs="B Nazanin"/>
              <w:sz w:val="24"/>
              <w:szCs w:val="24"/>
            </w:rPr>
            <m:t>=C.</m:t>
          </m:r>
          <m:f>
            <m:fPr>
              <m:ctrlPr>
                <w:rPr>
                  <w:rFonts w:ascii="Cambria Math" w:hAnsi="Cambria Math" w:cs="B Nazanin"/>
                  <w:sz w:val="24"/>
                  <w:szCs w:val="24"/>
                </w:rPr>
              </m:ctrlPr>
            </m:fPr>
            <m:num>
              <m:r>
                <w:rPr>
                  <w:rFonts w:ascii="Cambria Math" w:hAnsi="Cambria Math" w:cs="B Nazanin"/>
                  <w:sz w:val="24"/>
                  <w:szCs w:val="24"/>
                </w:rPr>
                <m:t>TD.TR</m:t>
              </m:r>
            </m:num>
            <m:den>
              <m:r>
                <w:rPr>
                  <w:rFonts w:ascii="Cambria Math" w:hAnsi="Cambria Math" w:cs="B Nazanin"/>
                  <w:sz w:val="24"/>
                  <w:szCs w:val="24"/>
                </w:rPr>
                <m:t>TS.(TD-TR)</m:t>
              </m:r>
            </m:den>
          </m:f>
          <m:r>
            <w:rPr>
              <w:rFonts w:ascii="Cambria Math" w:hAnsi="Cambria Math" w:cs="B Nazanin"/>
              <w:sz w:val="24"/>
              <w:szCs w:val="24"/>
            </w:rPr>
            <m:t>.</m:t>
          </m:r>
          <m:sSup>
            <m:sSupPr>
              <m:ctrlPr>
                <w:rPr>
                  <w:rFonts w:ascii="Cambria Math" w:hAnsi="Cambria Math" w:cs="B Nazanin"/>
                  <w:i/>
                  <w:sz w:val="24"/>
                  <w:szCs w:val="24"/>
                </w:rPr>
              </m:ctrlPr>
            </m:sSupPr>
            <m:e>
              <m:r>
                <w:rPr>
                  <w:rFonts w:ascii="Cambria Math" w:hAnsi="Cambria Math" w:cs="B Nazanin"/>
                  <w:sz w:val="24"/>
                  <w:szCs w:val="24"/>
                </w:rPr>
                <m:t>e</m:t>
              </m:r>
            </m:e>
            <m:sup>
              <m:r>
                <w:rPr>
                  <w:rFonts w:ascii="Cambria Math" w:hAnsi="Cambria Math" w:cs="B Nazanin"/>
                  <w:sz w:val="24"/>
                  <w:szCs w:val="24"/>
                </w:rPr>
                <m:t>(-</m:t>
              </m:r>
              <m:d>
                <m:dPr>
                  <m:ctrlPr>
                    <w:rPr>
                      <w:rFonts w:ascii="Cambria Math" w:hAnsi="Cambria Math" w:cs="B Nazanin"/>
                      <w:i/>
                      <w:sz w:val="24"/>
                      <w:szCs w:val="24"/>
                    </w:rPr>
                  </m:ctrlPr>
                </m:dPr>
                <m:e>
                  <m:r>
                    <w:rPr>
                      <w:rFonts w:ascii="Cambria Math" w:hAnsi="Cambria Math" w:cs="B Nazanin"/>
                      <w:sz w:val="24"/>
                      <w:szCs w:val="24"/>
                    </w:rPr>
                    <m:t>1-</m:t>
                  </m:r>
                  <m:f>
                    <m:fPr>
                      <m:ctrlPr>
                        <w:rPr>
                          <w:rFonts w:ascii="Cambria Math" w:hAnsi="Cambria Math" w:cs="B Nazanin"/>
                          <w:i/>
                          <w:sz w:val="24"/>
                          <w:szCs w:val="24"/>
                        </w:rPr>
                      </m:ctrlPr>
                    </m:fPr>
                    <m:num>
                      <m:r>
                        <w:rPr>
                          <w:rFonts w:ascii="Cambria Math" w:hAnsi="Cambria Math" w:cs="B Nazanin"/>
                          <w:sz w:val="24"/>
                          <w:szCs w:val="24"/>
                        </w:rPr>
                        <m:t>TS</m:t>
                      </m:r>
                    </m:num>
                    <m:den>
                      <m:r>
                        <w:rPr>
                          <w:rFonts w:ascii="Cambria Math" w:hAnsi="Cambria Math" w:cs="B Nazanin"/>
                          <w:sz w:val="24"/>
                          <w:szCs w:val="24"/>
                        </w:rPr>
                        <m:t>TR</m:t>
                      </m:r>
                    </m:den>
                  </m:f>
                </m:e>
              </m:d>
              <m:r>
                <w:rPr>
                  <w:rFonts w:ascii="Cambria Math" w:hAnsi="Cambria Math" w:cs="B Nazanin"/>
                  <w:sz w:val="24"/>
                  <w:szCs w:val="24"/>
                </w:rPr>
                <m:t>.t)</m:t>
              </m:r>
            </m:sup>
          </m:sSup>
          <m:r>
            <w:rPr>
              <w:rFonts w:ascii="Cambria Math" w:hAnsi="Cambria Math" w:cs="B Nazanin"/>
              <w:sz w:val="24"/>
              <w:szCs w:val="24"/>
            </w:rPr>
            <m:t>-</m:t>
          </m:r>
          <m:d>
            <m:dPr>
              <m:ctrlPr>
                <w:rPr>
                  <w:rFonts w:ascii="Cambria Math" w:hAnsi="Cambria Math" w:cs="B Nazanin"/>
                  <w:i/>
                  <w:sz w:val="24"/>
                  <w:szCs w:val="24"/>
                </w:rPr>
              </m:ctrlPr>
            </m:dPr>
            <m:e>
              <m:r>
                <w:rPr>
                  <w:rFonts w:ascii="Cambria Math" w:hAnsi="Cambria Math" w:cs="B Nazanin"/>
                  <w:sz w:val="24"/>
                  <w:szCs w:val="24"/>
                </w:rPr>
                <m:t>1-</m:t>
              </m:r>
              <m:f>
                <m:fPr>
                  <m:ctrlPr>
                    <w:rPr>
                      <w:rFonts w:ascii="Cambria Math" w:hAnsi="Cambria Math" w:cs="B Nazanin"/>
                      <w:i/>
                      <w:sz w:val="24"/>
                      <w:szCs w:val="24"/>
                    </w:rPr>
                  </m:ctrlPr>
                </m:fPr>
                <m:num>
                  <m:r>
                    <w:rPr>
                      <w:rFonts w:ascii="Cambria Math" w:hAnsi="Cambria Math" w:cs="B Nazanin"/>
                      <w:sz w:val="24"/>
                      <w:szCs w:val="24"/>
                    </w:rPr>
                    <m:t>TS</m:t>
                  </m:r>
                </m:num>
                <m:den>
                  <m:r>
                    <w:rPr>
                      <w:rFonts w:ascii="Cambria Math" w:hAnsi="Cambria Math" w:cs="B Nazanin"/>
                      <w:sz w:val="24"/>
                      <w:szCs w:val="24"/>
                    </w:rPr>
                    <m:t>TR</m:t>
                  </m:r>
                </m:den>
              </m:f>
            </m:e>
          </m:d>
          <m:r>
            <w:rPr>
              <w:rFonts w:ascii="Cambria Math" w:hAnsi="Cambria Math" w:cs="B Nazanin"/>
              <w:sz w:val="24"/>
              <w:szCs w:val="24"/>
            </w:rPr>
            <m:t>.</m:t>
          </m:r>
          <m:sSup>
            <m:sSupPr>
              <m:ctrlPr>
                <w:rPr>
                  <w:rFonts w:ascii="Cambria Math" w:hAnsi="Cambria Math" w:cs="B Nazanin"/>
                  <w:i/>
                  <w:sz w:val="24"/>
                  <w:szCs w:val="24"/>
                </w:rPr>
              </m:ctrlPr>
            </m:sSupPr>
            <m:e>
              <m:r>
                <w:rPr>
                  <w:rFonts w:ascii="Cambria Math" w:hAnsi="Cambria Math" w:cs="B Nazanin"/>
                  <w:sz w:val="24"/>
                  <w:szCs w:val="24"/>
                </w:rPr>
                <m:t>e</m:t>
              </m:r>
            </m:e>
            <m:sup>
              <m:r>
                <w:rPr>
                  <w:rFonts w:ascii="Cambria Math" w:hAnsi="Cambria Math" w:cs="B Nazanin"/>
                  <w:sz w:val="24"/>
                  <w:szCs w:val="24"/>
                </w:rPr>
                <m:t>(-</m:t>
              </m:r>
              <m:d>
                <m:dPr>
                  <m:ctrlPr>
                    <w:rPr>
                      <w:rFonts w:ascii="Cambria Math" w:hAnsi="Cambria Math" w:cs="B Nazanin"/>
                      <w:i/>
                      <w:sz w:val="24"/>
                      <w:szCs w:val="24"/>
                    </w:rPr>
                  </m:ctrlPr>
                </m:dPr>
                <m:e>
                  <m:r>
                    <w:rPr>
                      <w:rFonts w:ascii="Cambria Math" w:hAnsi="Cambria Math" w:cs="B Nazanin"/>
                      <w:sz w:val="24"/>
                      <w:szCs w:val="24"/>
                    </w:rPr>
                    <m:t>1-</m:t>
                  </m:r>
                  <m:f>
                    <m:fPr>
                      <m:ctrlPr>
                        <w:rPr>
                          <w:rFonts w:ascii="Cambria Math" w:hAnsi="Cambria Math" w:cs="B Nazanin"/>
                          <w:i/>
                          <w:sz w:val="24"/>
                          <w:szCs w:val="24"/>
                        </w:rPr>
                      </m:ctrlPr>
                    </m:fPr>
                    <m:num>
                      <m:r>
                        <w:rPr>
                          <w:rFonts w:ascii="Cambria Math" w:hAnsi="Cambria Math" w:cs="B Nazanin"/>
                          <w:sz w:val="24"/>
                          <w:szCs w:val="24"/>
                        </w:rPr>
                        <m:t>TS</m:t>
                      </m:r>
                    </m:num>
                    <m:den>
                      <m:r>
                        <w:rPr>
                          <w:rFonts w:ascii="Cambria Math" w:hAnsi="Cambria Math" w:cs="B Nazanin"/>
                          <w:sz w:val="24"/>
                          <w:szCs w:val="24"/>
                        </w:rPr>
                        <m:t>TR</m:t>
                      </m:r>
                    </m:den>
                  </m:f>
                </m:e>
              </m:d>
              <m:r>
                <w:rPr>
                  <w:rFonts w:ascii="Cambria Math" w:hAnsi="Cambria Math" w:cs="B Nazanin"/>
                  <w:sz w:val="24"/>
                  <w:szCs w:val="24"/>
                </w:rPr>
                <m:t>.t)</m:t>
              </m:r>
            </m:sup>
          </m:sSup>
        </m:oMath>
      </m:oMathPara>
    </w:p>
    <w:p w14:paraId="0B87E348" w14:textId="77777777" w:rsidR="0073297E" w:rsidRPr="00C33443" w:rsidRDefault="00A44AF8" w:rsidP="0000390E">
      <w:pPr>
        <w:jc w:val="both"/>
        <w:rPr>
          <w:rFonts w:cs="B Nazanin"/>
          <w:sz w:val="28"/>
          <w:szCs w:val="28"/>
          <w:rtl/>
        </w:rPr>
      </w:pPr>
      <w:r w:rsidRPr="00C33443">
        <w:rPr>
          <w:rFonts w:cs="B Nazanin"/>
          <w:sz w:val="28"/>
          <w:szCs w:val="28"/>
        </w:rPr>
        <w:t>PSP</w:t>
      </w:r>
      <w:r w:rsidRPr="00C33443">
        <w:rPr>
          <w:rFonts w:cs="B Nazanin"/>
          <w:sz w:val="28"/>
          <w:szCs w:val="28"/>
          <w:rtl/>
        </w:rPr>
        <w:t xml:space="preserve"> مجموع دو نما</w:t>
      </w:r>
      <w:r w:rsidRPr="00C33443">
        <w:rPr>
          <w:rFonts w:cs="B Nazanin" w:hint="cs"/>
          <w:sz w:val="28"/>
          <w:szCs w:val="28"/>
          <w:rtl/>
        </w:rPr>
        <w:t>یی</w:t>
      </w:r>
      <w:r w:rsidRPr="00C33443">
        <w:rPr>
          <w:rFonts w:cs="B Nazanin"/>
          <w:sz w:val="28"/>
          <w:szCs w:val="28"/>
          <w:rtl/>
        </w:rPr>
        <w:t xml:space="preserve"> در حال کاهش است.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با داده ها</w:t>
      </w:r>
      <w:r w:rsidRPr="00C33443">
        <w:rPr>
          <w:rFonts w:cs="B Nazanin" w:hint="cs"/>
          <w:sz w:val="28"/>
          <w:szCs w:val="28"/>
          <w:rtl/>
        </w:rPr>
        <w:t>ی</w:t>
      </w:r>
      <w:r w:rsidRPr="00C33443">
        <w:rPr>
          <w:rFonts w:cs="B Nazanin"/>
          <w:sz w:val="28"/>
          <w:szCs w:val="28"/>
          <w:rtl/>
        </w:rPr>
        <w:t xml:space="preserve"> ف</w:t>
      </w:r>
      <w:r w:rsidRPr="00C33443">
        <w:rPr>
          <w:rFonts w:cs="B Nazanin" w:hint="cs"/>
          <w:sz w:val="28"/>
          <w:szCs w:val="28"/>
          <w:rtl/>
        </w:rPr>
        <w:t>ی</w:t>
      </w:r>
      <w:r w:rsidRPr="00C33443">
        <w:rPr>
          <w:rFonts w:cs="B Nazanin" w:hint="eastAsia"/>
          <w:sz w:val="28"/>
          <w:szCs w:val="28"/>
          <w:rtl/>
        </w:rPr>
        <w:t>ز</w:t>
      </w:r>
      <w:r w:rsidRPr="00C33443">
        <w:rPr>
          <w:rFonts w:cs="B Nazanin" w:hint="cs"/>
          <w:sz w:val="28"/>
          <w:szCs w:val="28"/>
          <w:rtl/>
        </w:rPr>
        <w:t>ی</w:t>
      </w:r>
      <w:r w:rsidRPr="00C33443">
        <w:rPr>
          <w:rFonts w:cs="B Nazanin" w:hint="eastAsia"/>
          <w:sz w:val="28"/>
          <w:szCs w:val="28"/>
          <w:rtl/>
        </w:rPr>
        <w:t>ولوژ</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0000390E">
        <w:rPr>
          <w:rFonts w:cs="B Nazanin"/>
          <w:sz w:val="28"/>
          <w:szCs w:val="28"/>
          <w:rtl/>
        </w:rPr>
        <w:t xml:space="preserve"> </w:t>
      </w:r>
      <w:r w:rsidRPr="00C33443">
        <w:rPr>
          <w:rFonts w:cs="B Nazanin"/>
          <w:sz w:val="28"/>
          <w:szCs w:val="28"/>
          <w:rtl/>
        </w:rPr>
        <w:t>مورد استفاده برا</w:t>
      </w:r>
      <w:r w:rsidRPr="00C33443">
        <w:rPr>
          <w:rFonts w:cs="B Nazanin" w:hint="cs"/>
          <w:sz w:val="28"/>
          <w:szCs w:val="28"/>
          <w:rtl/>
        </w:rPr>
        <w:t>ی</w:t>
      </w:r>
      <w:r w:rsidRPr="00C33443">
        <w:rPr>
          <w:rFonts w:cs="B Nazanin"/>
          <w:sz w:val="28"/>
          <w:szCs w:val="28"/>
          <w:rtl/>
        </w:rPr>
        <w:t xml:space="preserve"> مدل ساز</w:t>
      </w:r>
      <w:r w:rsidRPr="00C33443">
        <w:rPr>
          <w:rFonts w:cs="B Nazanin" w:hint="cs"/>
          <w:sz w:val="28"/>
          <w:szCs w:val="28"/>
          <w:rtl/>
        </w:rPr>
        <w:t>ی</w:t>
      </w:r>
      <w:r w:rsidRPr="00C33443">
        <w:rPr>
          <w:rFonts w:cs="B Nazanin"/>
          <w:sz w:val="28"/>
          <w:szCs w:val="28"/>
          <w:rtl/>
        </w:rPr>
        <w:t xml:space="preserve"> فعال</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صرع مطابقت دارد</w:t>
      </w:r>
      <w:r w:rsidRPr="00C33443">
        <w:rPr>
          <w:rFonts w:cs="B Nazanin" w:hint="cs"/>
          <w:sz w:val="28"/>
          <w:szCs w:val="28"/>
          <w:rtl/>
        </w:rPr>
        <w:t>.</w:t>
      </w:r>
    </w:p>
    <w:p w14:paraId="772702A4" w14:textId="77777777" w:rsidR="0073297E" w:rsidRPr="00C33443" w:rsidRDefault="00A44AF8" w:rsidP="0000390E">
      <w:pPr>
        <w:jc w:val="both"/>
        <w:rPr>
          <w:rFonts w:cs="B Nazanin"/>
          <w:sz w:val="28"/>
          <w:szCs w:val="28"/>
          <w:rtl/>
        </w:rPr>
      </w:pPr>
      <w:r w:rsidRPr="00C33443">
        <w:rPr>
          <w:rFonts w:cs="B Nazanin"/>
          <w:sz w:val="28"/>
          <w:szCs w:val="28"/>
          <w:rtl/>
        </w:rPr>
        <w:lastRenderedPageBreak/>
        <w:t>به دنبال استفاده از قابل</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انعطاف پذ</w:t>
      </w:r>
      <w:r w:rsidRPr="00C33443">
        <w:rPr>
          <w:rFonts w:cs="B Nazanin" w:hint="cs"/>
          <w:sz w:val="28"/>
          <w:szCs w:val="28"/>
          <w:rtl/>
        </w:rPr>
        <w:t>ی</w:t>
      </w:r>
      <w:r w:rsidRPr="00C33443">
        <w:rPr>
          <w:rFonts w:cs="B Nazanin" w:hint="eastAsia"/>
          <w:sz w:val="28"/>
          <w:szCs w:val="28"/>
          <w:rtl/>
        </w:rPr>
        <w:t>ر</w:t>
      </w:r>
      <w:r w:rsidRPr="00C33443">
        <w:rPr>
          <w:rFonts w:cs="B Nazanin" w:hint="cs"/>
          <w:sz w:val="28"/>
          <w:szCs w:val="28"/>
          <w:rtl/>
        </w:rPr>
        <w:t>ی</w:t>
      </w:r>
      <w:r w:rsidRPr="00C33443">
        <w:rPr>
          <w:rFonts w:cs="B Nazanin"/>
          <w:sz w:val="28"/>
          <w:szCs w:val="28"/>
          <w:rtl/>
        </w:rPr>
        <w:t xml:space="preserve"> ، شبکه </w:t>
      </w:r>
      <w:r w:rsidR="0000390E">
        <w:rPr>
          <w:rFonts w:cs="B Nazanin" w:hint="cs"/>
          <w:sz w:val="28"/>
          <w:szCs w:val="28"/>
          <w:rtl/>
        </w:rPr>
        <w:t>بیش از حد تحریک شده</w:t>
      </w:r>
      <w:r w:rsidRPr="00C33443">
        <w:rPr>
          <w:rFonts w:cs="B Nazanin"/>
          <w:sz w:val="28"/>
          <w:szCs w:val="28"/>
          <w:rtl/>
        </w:rPr>
        <w:t xml:space="preserve"> نسبت به شبکه کنترل</w:t>
      </w:r>
      <w:r w:rsidR="0000390E">
        <w:rPr>
          <w:rFonts w:cs="B Nazanin" w:hint="cs"/>
          <w:sz w:val="28"/>
          <w:szCs w:val="28"/>
          <w:rtl/>
        </w:rPr>
        <w:t>،</w:t>
      </w:r>
      <w:r w:rsidRPr="00C33443">
        <w:rPr>
          <w:rFonts w:cs="B Nazanin"/>
          <w:sz w:val="28"/>
          <w:szCs w:val="28"/>
          <w:rtl/>
        </w:rPr>
        <w:t xml:space="preserve"> پا</w:t>
      </w:r>
      <w:r w:rsidRPr="00C33443">
        <w:rPr>
          <w:rFonts w:cs="B Nazanin" w:hint="cs"/>
          <w:sz w:val="28"/>
          <w:szCs w:val="28"/>
          <w:rtl/>
        </w:rPr>
        <w:t>ی</w:t>
      </w:r>
      <w:r w:rsidRPr="00C33443">
        <w:rPr>
          <w:rFonts w:cs="B Nazanin" w:hint="eastAsia"/>
          <w:sz w:val="28"/>
          <w:szCs w:val="28"/>
          <w:rtl/>
        </w:rPr>
        <w:t>دار</w:t>
      </w:r>
      <w:r w:rsidRPr="00C33443">
        <w:rPr>
          <w:rFonts w:cs="B Nazanin" w:hint="cs"/>
          <w:sz w:val="28"/>
          <w:szCs w:val="28"/>
          <w:rtl/>
        </w:rPr>
        <w:t>ی</w:t>
      </w:r>
      <w:r w:rsidRPr="00C33443">
        <w:rPr>
          <w:rFonts w:cs="B Nazanin"/>
          <w:sz w:val="28"/>
          <w:szCs w:val="28"/>
          <w:rtl/>
        </w:rPr>
        <w:t xml:space="preserve"> کمتر</w:t>
      </w:r>
      <w:r w:rsidRPr="00C33443">
        <w:rPr>
          <w:rFonts w:cs="B Nazanin" w:hint="cs"/>
          <w:sz w:val="28"/>
          <w:szCs w:val="28"/>
          <w:rtl/>
        </w:rPr>
        <w:t>ی</w:t>
      </w:r>
      <w:r w:rsidRPr="00C33443">
        <w:rPr>
          <w:rFonts w:cs="B Nazanin"/>
          <w:sz w:val="28"/>
          <w:szCs w:val="28"/>
          <w:rtl/>
        </w:rPr>
        <w:t xml:space="preserve"> داشت. بسته به قدرت واکنشها</w:t>
      </w:r>
      <w:r w:rsidRPr="00C33443">
        <w:rPr>
          <w:rFonts w:cs="B Nazanin" w:hint="cs"/>
          <w:sz w:val="28"/>
          <w:szCs w:val="28"/>
          <w:rtl/>
        </w:rPr>
        <w:t>ی</w:t>
      </w:r>
      <w:r w:rsidRPr="00C33443">
        <w:rPr>
          <w:rFonts w:cs="B Nazanin"/>
          <w:sz w:val="28"/>
          <w:szCs w:val="28"/>
          <w:rtl/>
        </w:rPr>
        <w:t xml:space="preserve"> متقابل ب</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فعال ساز</w:t>
      </w:r>
      <w:r w:rsidRPr="00C33443">
        <w:rPr>
          <w:rFonts w:cs="B Nazanin" w:hint="cs"/>
          <w:sz w:val="28"/>
          <w:szCs w:val="28"/>
          <w:rtl/>
        </w:rPr>
        <w:t>ی</w:t>
      </w:r>
      <w:r w:rsidRPr="00C33443">
        <w:rPr>
          <w:rFonts w:cs="B Nazanin"/>
          <w:sz w:val="28"/>
          <w:szCs w:val="28"/>
          <w:rtl/>
        </w:rPr>
        <w:t xml:space="preserve"> و مهار ، استفاده از انعطاف پذ</w:t>
      </w:r>
      <w:r w:rsidRPr="00C33443">
        <w:rPr>
          <w:rFonts w:cs="B Nazanin" w:hint="cs"/>
          <w:sz w:val="28"/>
          <w:szCs w:val="28"/>
          <w:rtl/>
        </w:rPr>
        <w:t>ی</w:t>
      </w:r>
      <w:r w:rsidRPr="00C33443">
        <w:rPr>
          <w:rFonts w:cs="B Nazanin" w:hint="eastAsia"/>
          <w:sz w:val="28"/>
          <w:szCs w:val="28"/>
          <w:rtl/>
        </w:rPr>
        <w:t>ر</w:t>
      </w:r>
      <w:r w:rsidRPr="00C33443">
        <w:rPr>
          <w:rFonts w:cs="B Nazanin" w:hint="cs"/>
          <w:sz w:val="28"/>
          <w:szCs w:val="28"/>
          <w:rtl/>
        </w:rPr>
        <w:t>ی</w:t>
      </w:r>
      <w:r w:rsidRPr="00C33443">
        <w:rPr>
          <w:rFonts w:cs="B Nazanin"/>
          <w:sz w:val="28"/>
          <w:szCs w:val="28"/>
          <w:rtl/>
        </w:rPr>
        <w:t xml:space="preserve"> ممکن است باعث واگرا</w:t>
      </w:r>
      <w:r w:rsidRPr="00C33443">
        <w:rPr>
          <w:rFonts w:cs="B Nazanin" w:hint="cs"/>
          <w:sz w:val="28"/>
          <w:szCs w:val="28"/>
          <w:rtl/>
        </w:rPr>
        <w:t>یی</w:t>
      </w:r>
      <w:r w:rsidRPr="00C33443">
        <w:rPr>
          <w:rFonts w:cs="B Nazanin"/>
          <w:sz w:val="28"/>
          <w:szCs w:val="28"/>
          <w:rtl/>
        </w:rPr>
        <w:t xml:space="preserve"> </w:t>
      </w:r>
      <w:r w:rsidR="006344CF">
        <w:rPr>
          <w:rFonts w:cs="B Nazanin" w:hint="cs"/>
          <w:sz w:val="28"/>
          <w:szCs w:val="28"/>
          <w:rtl/>
        </w:rPr>
        <w:t>بهره</w:t>
      </w:r>
      <w:r w:rsidRPr="00C33443">
        <w:rPr>
          <w:rFonts w:cs="B Nazanin"/>
          <w:sz w:val="28"/>
          <w:szCs w:val="28"/>
          <w:rtl/>
        </w:rPr>
        <w:t xml:space="preserve"> س</w:t>
      </w:r>
      <w:r w:rsidRPr="00C33443">
        <w:rPr>
          <w:rFonts w:cs="B Nazanin" w:hint="cs"/>
          <w:sz w:val="28"/>
          <w:szCs w:val="28"/>
          <w:rtl/>
        </w:rPr>
        <w:t>ی</w:t>
      </w:r>
      <w:r w:rsidRPr="00C33443">
        <w:rPr>
          <w:rFonts w:cs="B Nazanin" w:hint="eastAsia"/>
          <w:sz w:val="28"/>
          <w:szCs w:val="28"/>
          <w:rtl/>
        </w:rPr>
        <w:t>ناپس</w:t>
      </w:r>
      <w:r w:rsidRPr="00C33443">
        <w:rPr>
          <w:rFonts w:cs="B Nazanin" w:hint="cs"/>
          <w:sz w:val="28"/>
          <w:szCs w:val="28"/>
          <w:rtl/>
        </w:rPr>
        <w:t>ی</w:t>
      </w:r>
      <w:r w:rsidRPr="00C33443">
        <w:rPr>
          <w:rFonts w:cs="B Nazanin"/>
          <w:sz w:val="28"/>
          <w:szCs w:val="28"/>
          <w:rtl/>
        </w:rPr>
        <w:t xml:space="preserve"> به سمت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حالت غ</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واقع</w:t>
      </w:r>
      <w:r w:rsidRPr="00C33443">
        <w:rPr>
          <w:rFonts w:cs="B Nazanin" w:hint="cs"/>
          <w:sz w:val="28"/>
          <w:szCs w:val="28"/>
          <w:rtl/>
        </w:rPr>
        <w:t>ی</w:t>
      </w:r>
      <w:r w:rsidRPr="00C33443">
        <w:rPr>
          <w:rFonts w:cs="B Nazanin"/>
          <w:sz w:val="28"/>
          <w:szCs w:val="28"/>
          <w:rtl/>
        </w:rPr>
        <w:t xml:space="preserve"> شود (به عنوان مثال </w:t>
      </w:r>
      <w:r w:rsidRPr="00C33443">
        <w:rPr>
          <w:rFonts w:cs="B Nazanin" w:hint="eastAsia"/>
          <w:sz w:val="28"/>
          <w:szCs w:val="28"/>
          <w:rtl/>
        </w:rPr>
        <w:t>چند</w:t>
      </w:r>
      <w:r w:rsidRPr="00C33443">
        <w:rPr>
          <w:rFonts w:cs="B Nazanin"/>
          <w:sz w:val="28"/>
          <w:szCs w:val="28"/>
          <w:rtl/>
        </w:rPr>
        <w:t xml:space="preserve"> دستاورد به ب</w:t>
      </w:r>
      <w:r w:rsidRPr="00C33443">
        <w:rPr>
          <w:rFonts w:cs="B Nazanin" w:hint="cs"/>
          <w:sz w:val="28"/>
          <w:szCs w:val="28"/>
          <w:rtl/>
        </w:rPr>
        <w:t>ی</w:t>
      </w:r>
      <w:r w:rsidRPr="00C33443">
        <w:rPr>
          <w:rFonts w:cs="B Nazanin"/>
          <w:sz w:val="28"/>
          <w:szCs w:val="28"/>
          <w:rtl/>
        </w:rPr>
        <w:t xml:space="preserve"> نها</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نزد</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م</w:t>
      </w:r>
      <w:r w:rsidRPr="00C33443">
        <w:rPr>
          <w:rFonts w:cs="B Nazanin" w:hint="cs"/>
          <w:sz w:val="28"/>
          <w:szCs w:val="28"/>
          <w:rtl/>
        </w:rPr>
        <w:t>ی</w:t>
      </w:r>
      <w:r w:rsidRPr="00C33443">
        <w:rPr>
          <w:rFonts w:cs="B Nazanin"/>
          <w:sz w:val="28"/>
          <w:szCs w:val="28"/>
          <w:rtl/>
        </w:rPr>
        <w:t xml:space="preserve"> شوند در حال</w:t>
      </w:r>
      <w:r w:rsidRPr="00C33443">
        <w:rPr>
          <w:rFonts w:cs="B Nazanin" w:hint="cs"/>
          <w:sz w:val="28"/>
          <w:szCs w:val="28"/>
          <w:rtl/>
        </w:rPr>
        <w:t>ی</w:t>
      </w:r>
      <w:r w:rsidRPr="00C33443">
        <w:rPr>
          <w:rFonts w:cs="B Nazanin"/>
          <w:sz w:val="28"/>
          <w:szCs w:val="28"/>
          <w:rtl/>
        </w:rPr>
        <w:t xml:space="preserve"> که بق</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به سمت صفر کاهش م</w:t>
      </w:r>
      <w:r w:rsidRPr="00C33443">
        <w:rPr>
          <w:rFonts w:cs="B Nazanin" w:hint="cs"/>
          <w:sz w:val="28"/>
          <w:szCs w:val="28"/>
          <w:rtl/>
        </w:rPr>
        <w:t>ی</w:t>
      </w:r>
      <w:r w:rsidRPr="00C33443">
        <w:rPr>
          <w:rFonts w:cs="B Nazanin"/>
          <w:sz w:val="28"/>
          <w:szCs w:val="28"/>
          <w:rtl/>
        </w:rPr>
        <w:t xml:space="preserve"> </w:t>
      </w:r>
      <w:r w:rsidRPr="00C33443">
        <w:rPr>
          <w:rFonts w:cs="B Nazanin" w:hint="cs"/>
          <w:sz w:val="28"/>
          <w:szCs w:val="28"/>
          <w:rtl/>
        </w:rPr>
        <w:t>ی</w:t>
      </w:r>
      <w:r w:rsidRPr="00C33443">
        <w:rPr>
          <w:rFonts w:cs="B Nazanin" w:hint="eastAsia"/>
          <w:sz w:val="28"/>
          <w:szCs w:val="28"/>
          <w:rtl/>
        </w:rPr>
        <w:t>ابند</w:t>
      </w:r>
      <w:r w:rsidRPr="00C33443">
        <w:rPr>
          <w:rFonts w:cs="B Nazanin"/>
          <w:sz w:val="28"/>
          <w:szCs w:val="28"/>
          <w:rtl/>
        </w:rPr>
        <w:t>). با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حال ، پارامترها</w:t>
      </w:r>
      <w:r w:rsidRPr="00C33443">
        <w:rPr>
          <w:rFonts w:cs="B Nazanin" w:hint="cs"/>
          <w:sz w:val="28"/>
          <w:szCs w:val="28"/>
          <w:rtl/>
        </w:rPr>
        <w:t>ی</w:t>
      </w:r>
      <w:r w:rsidRPr="00C33443">
        <w:rPr>
          <w:rFonts w:cs="B Nazanin"/>
          <w:sz w:val="28"/>
          <w:szCs w:val="28"/>
          <w:rtl/>
        </w:rPr>
        <w:t xml:space="preserve"> ف</w:t>
      </w:r>
      <w:r w:rsidRPr="00C33443">
        <w:rPr>
          <w:rFonts w:cs="B Nazanin" w:hint="cs"/>
          <w:sz w:val="28"/>
          <w:szCs w:val="28"/>
          <w:rtl/>
        </w:rPr>
        <w:t>ی</w:t>
      </w:r>
      <w:r w:rsidRPr="00C33443">
        <w:rPr>
          <w:rFonts w:cs="B Nazanin" w:hint="eastAsia"/>
          <w:sz w:val="28"/>
          <w:szCs w:val="28"/>
          <w:rtl/>
        </w:rPr>
        <w:t>ز</w:t>
      </w:r>
      <w:r w:rsidRPr="00C33443">
        <w:rPr>
          <w:rFonts w:cs="B Nazanin" w:hint="cs"/>
          <w:sz w:val="28"/>
          <w:szCs w:val="28"/>
          <w:rtl/>
        </w:rPr>
        <w:t>ی</w:t>
      </w:r>
      <w:r w:rsidRPr="00C33443">
        <w:rPr>
          <w:rFonts w:cs="B Nazanin" w:hint="eastAsia"/>
          <w:sz w:val="28"/>
          <w:szCs w:val="28"/>
          <w:rtl/>
        </w:rPr>
        <w:t>ولوژ</w:t>
      </w:r>
      <w:r w:rsidRPr="00C33443">
        <w:rPr>
          <w:rFonts w:cs="B Nazanin" w:hint="cs"/>
          <w:sz w:val="28"/>
          <w:szCs w:val="28"/>
          <w:rtl/>
        </w:rPr>
        <w:t>ی</w:t>
      </w:r>
      <w:r w:rsidRPr="00C33443">
        <w:rPr>
          <w:rFonts w:cs="B Nazanin" w:hint="eastAsia"/>
          <w:sz w:val="28"/>
          <w:szCs w:val="28"/>
          <w:rtl/>
        </w:rPr>
        <w:t>ک</w:t>
      </w:r>
      <w:r w:rsidRPr="00C33443">
        <w:rPr>
          <w:rFonts w:cs="B Nazanin" w:hint="cs"/>
          <w:sz w:val="28"/>
          <w:szCs w:val="28"/>
          <w:rtl/>
        </w:rPr>
        <w:t>ی</w:t>
      </w:r>
      <w:r w:rsidRPr="00C33443">
        <w:rPr>
          <w:rFonts w:cs="B Nazanin"/>
          <w:sz w:val="28"/>
          <w:szCs w:val="28"/>
          <w:rtl/>
        </w:rPr>
        <w:t xml:space="preserve"> م</w:t>
      </w:r>
      <w:r w:rsidRPr="00C33443">
        <w:rPr>
          <w:rFonts w:cs="B Nazanin" w:hint="cs"/>
          <w:sz w:val="28"/>
          <w:szCs w:val="28"/>
          <w:rtl/>
        </w:rPr>
        <w:t>ی</w:t>
      </w:r>
      <w:r w:rsidRPr="00C33443">
        <w:rPr>
          <w:rFonts w:cs="B Nazanin"/>
          <w:sz w:val="28"/>
          <w:szCs w:val="28"/>
          <w:rtl/>
        </w:rPr>
        <w:t xml:space="preserve"> توانند به منظور همگرا</w:t>
      </w:r>
      <w:r w:rsidRPr="00C33443">
        <w:rPr>
          <w:rFonts w:cs="B Nazanin" w:hint="cs"/>
          <w:sz w:val="28"/>
          <w:szCs w:val="28"/>
          <w:rtl/>
        </w:rPr>
        <w:t>یی</w:t>
      </w:r>
      <w:r w:rsidRPr="00C33443">
        <w:rPr>
          <w:rFonts w:cs="B Nazanin"/>
          <w:sz w:val="28"/>
          <w:szCs w:val="28"/>
          <w:rtl/>
        </w:rPr>
        <w:t xml:space="preserve"> شبکه به سمت </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حالت پا</w:t>
      </w:r>
      <w:r w:rsidRPr="00C33443">
        <w:rPr>
          <w:rFonts w:cs="B Nazanin" w:hint="cs"/>
          <w:sz w:val="28"/>
          <w:szCs w:val="28"/>
          <w:rtl/>
        </w:rPr>
        <w:t>ی</w:t>
      </w:r>
      <w:r w:rsidRPr="00C33443">
        <w:rPr>
          <w:rFonts w:cs="B Nazanin" w:hint="eastAsia"/>
          <w:sz w:val="28"/>
          <w:szCs w:val="28"/>
          <w:rtl/>
        </w:rPr>
        <w:t>دار</w:t>
      </w:r>
      <w:r w:rsidRPr="00C33443">
        <w:rPr>
          <w:rFonts w:cs="B Nazanin"/>
          <w:sz w:val="28"/>
          <w:szCs w:val="28"/>
          <w:rtl/>
        </w:rPr>
        <w:t xml:space="preserve"> مانند صرع تنظ</w:t>
      </w:r>
      <w:r w:rsidRPr="00C33443">
        <w:rPr>
          <w:rFonts w:cs="B Nazanin" w:hint="cs"/>
          <w:sz w:val="28"/>
          <w:szCs w:val="28"/>
          <w:rtl/>
        </w:rPr>
        <w:t>ی</w:t>
      </w:r>
      <w:r w:rsidRPr="00C33443">
        <w:rPr>
          <w:rFonts w:cs="B Nazanin" w:hint="eastAsia"/>
          <w:sz w:val="28"/>
          <w:szCs w:val="28"/>
          <w:rtl/>
        </w:rPr>
        <w:t>م</w:t>
      </w:r>
      <w:r w:rsidRPr="00C33443">
        <w:rPr>
          <w:rFonts w:cs="B Nazanin"/>
          <w:sz w:val="28"/>
          <w:szCs w:val="28"/>
          <w:rtl/>
        </w:rPr>
        <w:t xml:space="preserve"> شوند</w:t>
      </w:r>
      <w:r w:rsidRPr="00C33443">
        <w:rPr>
          <w:rFonts w:cs="B Nazanin" w:hint="cs"/>
          <w:sz w:val="28"/>
          <w:szCs w:val="28"/>
          <w:rtl/>
        </w:rPr>
        <w:t>.</w:t>
      </w:r>
    </w:p>
    <w:p w14:paraId="2E9D4457" w14:textId="77777777" w:rsidR="0073297E" w:rsidRPr="00C33443" w:rsidRDefault="00A44AF8" w:rsidP="0000390E">
      <w:pPr>
        <w:jc w:val="both"/>
        <w:rPr>
          <w:rFonts w:cs="B Nazanin"/>
          <w:sz w:val="28"/>
          <w:szCs w:val="28"/>
          <w:rtl/>
        </w:rPr>
      </w:pPr>
      <w:r w:rsidRPr="00C33443">
        <w:rPr>
          <w:rFonts w:cs="B Nazanin"/>
          <w:sz w:val="28"/>
          <w:szCs w:val="28"/>
          <w:rtl/>
        </w:rPr>
        <w:t>در مقا</w:t>
      </w:r>
      <w:r w:rsidRPr="00C33443">
        <w:rPr>
          <w:rFonts w:cs="B Nazanin" w:hint="cs"/>
          <w:sz w:val="28"/>
          <w:szCs w:val="28"/>
          <w:rtl/>
        </w:rPr>
        <w:t>ی</w:t>
      </w:r>
      <w:r w:rsidRPr="00C33443">
        <w:rPr>
          <w:rFonts w:cs="B Nazanin" w:hint="eastAsia"/>
          <w:sz w:val="28"/>
          <w:szCs w:val="28"/>
          <w:rtl/>
        </w:rPr>
        <w:t>سه</w:t>
      </w:r>
      <w:r w:rsidRPr="00C33443">
        <w:rPr>
          <w:rFonts w:cs="B Nazanin"/>
          <w:sz w:val="28"/>
          <w:szCs w:val="28"/>
          <w:rtl/>
        </w:rPr>
        <w:t xml:space="preserve"> با شبکه کنترل ، ر</w:t>
      </w:r>
      <w:r w:rsidRPr="00C33443">
        <w:rPr>
          <w:rFonts w:cs="B Nazanin" w:hint="cs"/>
          <w:sz w:val="28"/>
          <w:szCs w:val="28"/>
          <w:rtl/>
        </w:rPr>
        <w:t>ی</w:t>
      </w:r>
      <w:r w:rsidRPr="00C33443">
        <w:rPr>
          <w:rFonts w:cs="B Nazanin" w:hint="eastAsia"/>
          <w:sz w:val="28"/>
          <w:szCs w:val="28"/>
          <w:rtl/>
        </w:rPr>
        <w:t>تم</w:t>
      </w:r>
      <w:r w:rsidRPr="00C33443">
        <w:rPr>
          <w:rFonts w:cs="B Nazanin"/>
          <w:sz w:val="28"/>
          <w:szCs w:val="28"/>
          <w:rtl/>
        </w:rPr>
        <w:t xml:space="preserve"> ها</w:t>
      </w:r>
      <w:r w:rsidRPr="00C33443">
        <w:rPr>
          <w:rFonts w:cs="B Nazanin" w:hint="cs"/>
          <w:sz w:val="28"/>
          <w:szCs w:val="28"/>
          <w:rtl/>
        </w:rPr>
        <w:t>ی</w:t>
      </w:r>
      <w:r w:rsidRPr="00C33443">
        <w:rPr>
          <w:rFonts w:cs="B Nazanin"/>
          <w:sz w:val="28"/>
          <w:szCs w:val="28"/>
          <w:rtl/>
        </w:rPr>
        <w:t xml:space="preserve"> گاما</w:t>
      </w:r>
      <w:r w:rsidR="0000390E">
        <w:rPr>
          <w:rFonts w:cs="B Nazanin" w:hint="cs"/>
          <w:sz w:val="28"/>
          <w:szCs w:val="28"/>
          <w:rtl/>
        </w:rPr>
        <w:t>ی</w:t>
      </w:r>
      <w:r w:rsidRPr="00C33443">
        <w:rPr>
          <w:rFonts w:cs="B Nazanin"/>
          <w:sz w:val="28"/>
          <w:szCs w:val="28"/>
          <w:rtl/>
        </w:rPr>
        <w:t xml:space="preserve"> تول</w:t>
      </w:r>
      <w:r w:rsidRPr="00C33443">
        <w:rPr>
          <w:rFonts w:cs="B Nazanin" w:hint="cs"/>
          <w:sz w:val="28"/>
          <w:szCs w:val="28"/>
          <w:rtl/>
        </w:rPr>
        <w:t>ی</w:t>
      </w:r>
      <w:r w:rsidRPr="00C33443">
        <w:rPr>
          <w:rFonts w:cs="B Nazanin" w:hint="eastAsia"/>
          <w:sz w:val="28"/>
          <w:szCs w:val="28"/>
          <w:rtl/>
        </w:rPr>
        <w:t>د</w:t>
      </w:r>
      <w:r w:rsidR="0000390E">
        <w:rPr>
          <w:rFonts w:cs="B Nazanin"/>
          <w:sz w:val="28"/>
          <w:szCs w:val="28"/>
          <w:rtl/>
        </w:rPr>
        <w:t xml:space="preserve"> شده در شبکه</w:t>
      </w:r>
      <w:r w:rsidRPr="00C33443">
        <w:rPr>
          <w:rFonts w:cs="B Nazanin"/>
          <w:sz w:val="28"/>
          <w:szCs w:val="28"/>
          <w:rtl/>
        </w:rPr>
        <w:t xml:space="preserve"> </w:t>
      </w:r>
      <w:r w:rsidR="0000390E">
        <w:rPr>
          <w:rFonts w:cs="B Nazanin" w:hint="cs"/>
          <w:sz w:val="28"/>
          <w:szCs w:val="28"/>
          <w:rtl/>
        </w:rPr>
        <w:t>بیش از حد تحریک شده</w:t>
      </w:r>
      <w:r w:rsidR="0000390E" w:rsidRPr="00C33443">
        <w:rPr>
          <w:rFonts w:cs="B Nazanin"/>
          <w:sz w:val="28"/>
          <w:szCs w:val="28"/>
          <w:rtl/>
        </w:rPr>
        <w:t xml:space="preserve"> </w:t>
      </w:r>
      <w:r w:rsidRPr="00C33443">
        <w:rPr>
          <w:rFonts w:cs="B Nazanin"/>
          <w:sz w:val="28"/>
          <w:szCs w:val="28"/>
          <w:rtl/>
        </w:rPr>
        <w:t>کمتر منظم بوده و کمتر مدوله شده است. علاوه بر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 حوادث </w:t>
      </w:r>
      <w:r w:rsidRPr="00C33443">
        <w:rPr>
          <w:rFonts w:cs="B Nazanin"/>
          <w:sz w:val="28"/>
          <w:szCs w:val="28"/>
        </w:rPr>
        <w:t>spike-like</w:t>
      </w:r>
      <w:r w:rsidRPr="00C33443">
        <w:rPr>
          <w:rFonts w:cs="B Nazanin"/>
          <w:sz w:val="28"/>
          <w:szCs w:val="28"/>
          <w:rtl/>
        </w:rPr>
        <w:t xml:space="preserve"> ن</w:t>
      </w:r>
      <w:r w:rsidRPr="00C33443">
        <w:rPr>
          <w:rFonts w:cs="B Nazanin" w:hint="cs"/>
          <w:sz w:val="28"/>
          <w:szCs w:val="28"/>
          <w:rtl/>
        </w:rPr>
        <w:t>ی</w:t>
      </w:r>
      <w:r w:rsidRPr="00C33443">
        <w:rPr>
          <w:rFonts w:cs="B Nazanin" w:hint="eastAsia"/>
          <w:sz w:val="28"/>
          <w:szCs w:val="28"/>
          <w:rtl/>
        </w:rPr>
        <w:t>ز</w:t>
      </w:r>
      <w:r w:rsidRPr="00C33443">
        <w:rPr>
          <w:rFonts w:cs="B Nazanin"/>
          <w:sz w:val="28"/>
          <w:szCs w:val="28"/>
          <w:rtl/>
        </w:rPr>
        <w:t xml:space="preserve"> در شبکه </w:t>
      </w:r>
      <w:r w:rsidR="0000390E">
        <w:rPr>
          <w:rFonts w:cs="B Nazanin" w:hint="cs"/>
          <w:sz w:val="28"/>
          <w:szCs w:val="28"/>
          <w:rtl/>
        </w:rPr>
        <w:t>بیش از حد تحریک شده</w:t>
      </w:r>
      <w:r w:rsidR="0000390E" w:rsidRPr="00C33443">
        <w:rPr>
          <w:rFonts w:cs="B Nazanin"/>
          <w:sz w:val="28"/>
          <w:szCs w:val="28"/>
          <w:rtl/>
        </w:rPr>
        <w:t xml:space="preserve"> </w:t>
      </w:r>
      <w:r w:rsidRPr="00C33443">
        <w:rPr>
          <w:rFonts w:cs="B Nazanin"/>
          <w:sz w:val="28"/>
          <w:szCs w:val="28"/>
          <w:rtl/>
        </w:rPr>
        <w:t>ا</w:t>
      </w:r>
      <w:r w:rsidRPr="00C33443">
        <w:rPr>
          <w:rFonts w:cs="B Nazanin" w:hint="cs"/>
          <w:sz w:val="28"/>
          <w:szCs w:val="28"/>
          <w:rtl/>
        </w:rPr>
        <w:t>ی</w:t>
      </w:r>
      <w:r w:rsidRPr="00C33443">
        <w:rPr>
          <w:rFonts w:cs="B Nazanin" w:hint="eastAsia"/>
          <w:sz w:val="28"/>
          <w:szCs w:val="28"/>
          <w:rtl/>
        </w:rPr>
        <w:t>جاد</w:t>
      </w:r>
      <w:r w:rsidRPr="00C33443">
        <w:rPr>
          <w:rFonts w:cs="B Nazanin"/>
          <w:sz w:val="28"/>
          <w:szCs w:val="28"/>
          <w:rtl/>
        </w:rPr>
        <w:t xml:space="preserve"> شد. عکس العمل مثبت ب</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w:t>
      </w:r>
      <w:r w:rsidRPr="00C33443">
        <w:rPr>
          <w:rFonts w:cs="B Nazanin"/>
          <w:sz w:val="28"/>
          <w:szCs w:val="28"/>
        </w:rPr>
        <w:t>PC</w:t>
      </w:r>
      <w:r w:rsidRPr="00C33443">
        <w:rPr>
          <w:rFonts w:cs="B Nazanin"/>
          <w:sz w:val="28"/>
          <w:szCs w:val="28"/>
          <w:rtl/>
        </w:rPr>
        <w:t xml:space="preserve"> ها باعث تخل</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همزمان </w:t>
      </w:r>
      <w:r w:rsidRPr="00C33443">
        <w:rPr>
          <w:rFonts w:cs="B Nazanin"/>
          <w:sz w:val="28"/>
          <w:szCs w:val="28"/>
        </w:rPr>
        <w:t>AP</w:t>
      </w:r>
      <w:r w:rsidRPr="00C33443">
        <w:rPr>
          <w:rFonts w:cs="B Nazanin"/>
          <w:sz w:val="28"/>
          <w:szCs w:val="28"/>
          <w:rtl/>
        </w:rPr>
        <w:t xml:space="preserve"> م</w:t>
      </w:r>
      <w:r w:rsidRPr="00C33443">
        <w:rPr>
          <w:rFonts w:cs="B Nazanin" w:hint="cs"/>
          <w:sz w:val="28"/>
          <w:szCs w:val="28"/>
          <w:rtl/>
        </w:rPr>
        <w:t>ی</w:t>
      </w:r>
      <w:r w:rsidRPr="00C33443">
        <w:rPr>
          <w:rFonts w:cs="B Nazanin"/>
          <w:sz w:val="28"/>
          <w:szCs w:val="28"/>
          <w:rtl/>
        </w:rPr>
        <w:t xml:space="preserve"> شود و باعث فعال شدن ا</w:t>
      </w:r>
      <w:r w:rsidRPr="00C33443">
        <w:rPr>
          <w:rFonts w:cs="B Nazanin" w:hint="cs"/>
          <w:sz w:val="28"/>
          <w:szCs w:val="28"/>
          <w:rtl/>
        </w:rPr>
        <w:t>ی</w:t>
      </w:r>
      <w:r w:rsidRPr="00C33443">
        <w:rPr>
          <w:rFonts w:cs="B Nazanin"/>
          <w:sz w:val="28"/>
          <w:szCs w:val="28"/>
          <w:rtl/>
        </w:rPr>
        <w:t>نترنورون ها</w:t>
      </w:r>
      <w:r w:rsidRPr="00C33443">
        <w:rPr>
          <w:rFonts w:cs="B Nazanin" w:hint="cs"/>
          <w:sz w:val="28"/>
          <w:szCs w:val="28"/>
          <w:rtl/>
        </w:rPr>
        <w:t>ی</w:t>
      </w:r>
      <w:r w:rsidRPr="00C33443">
        <w:rPr>
          <w:rFonts w:cs="B Nazanin"/>
          <w:sz w:val="28"/>
          <w:szCs w:val="28"/>
          <w:rtl/>
        </w:rPr>
        <w:t xml:space="preserve"> </w:t>
      </w:r>
      <w:r w:rsidRPr="00C33443">
        <w:rPr>
          <w:rFonts w:cs="B Nazanin"/>
          <w:sz w:val="28"/>
          <w:szCs w:val="28"/>
        </w:rPr>
        <w:t>SST</w:t>
      </w:r>
      <w:r w:rsidRPr="00C33443">
        <w:rPr>
          <w:rFonts w:cs="B Nazanin"/>
          <w:sz w:val="28"/>
          <w:szCs w:val="28"/>
          <w:rtl/>
        </w:rPr>
        <w:t xml:space="preserve"> م</w:t>
      </w:r>
      <w:r w:rsidRPr="00C33443">
        <w:rPr>
          <w:rFonts w:cs="B Nazanin" w:hint="cs"/>
          <w:sz w:val="28"/>
          <w:szCs w:val="28"/>
          <w:rtl/>
        </w:rPr>
        <w:t>ی</w:t>
      </w:r>
      <w:r w:rsidRPr="00C33443">
        <w:rPr>
          <w:rFonts w:cs="B Nazanin"/>
          <w:sz w:val="28"/>
          <w:szCs w:val="28"/>
          <w:rtl/>
        </w:rPr>
        <w:t xml:space="preserve"> شود که کل شبکه را مهار م</w:t>
      </w:r>
      <w:r w:rsidRPr="00C33443">
        <w:rPr>
          <w:rFonts w:cs="B Nazanin" w:hint="cs"/>
          <w:sz w:val="28"/>
          <w:szCs w:val="28"/>
          <w:rtl/>
        </w:rPr>
        <w:t>ی</w:t>
      </w:r>
      <w:r w:rsidRPr="00C33443">
        <w:rPr>
          <w:rFonts w:cs="B Nazanin"/>
          <w:sz w:val="28"/>
          <w:szCs w:val="28"/>
          <w:rtl/>
        </w:rPr>
        <w:t xml:space="preserve"> کند. 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منجر به کاهش شد</w:t>
      </w:r>
      <w:r w:rsidRPr="00C33443">
        <w:rPr>
          <w:rFonts w:cs="B Nazanin" w:hint="cs"/>
          <w:sz w:val="28"/>
          <w:szCs w:val="28"/>
          <w:rtl/>
        </w:rPr>
        <w:t>ی</w:t>
      </w:r>
      <w:r w:rsidRPr="00C33443">
        <w:rPr>
          <w:rFonts w:cs="B Nazanin" w:hint="eastAsia"/>
          <w:sz w:val="28"/>
          <w:szCs w:val="28"/>
          <w:rtl/>
        </w:rPr>
        <w:t>د</w:t>
      </w:r>
      <w:r w:rsidRPr="00C33443">
        <w:rPr>
          <w:rFonts w:cs="B Nazanin"/>
          <w:sz w:val="28"/>
          <w:szCs w:val="28"/>
          <w:rtl/>
        </w:rPr>
        <w:t xml:space="preserve"> پتانس</w:t>
      </w:r>
      <w:r w:rsidRPr="00C33443">
        <w:rPr>
          <w:rFonts w:cs="B Nazanin" w:hint="cs"/>
          <w:sz w:val="28"/>
          <w:szCs w:val="28"/>
          <w:rtl/>
        </w:rPr>
        <w:t>ی</w:t>
      </w:r>
      <w:r w:rsidRPr="00C33443">
        <w:rPr>
          <w:rFonts w:cs="B Nazanin" w:hint="eastAsia"/>
          <w:sz w:val="28"/>
          <w:szCs w:val="28"/>
          <w:rtl/>
        </w:rPr>
        <w:t>ل</w:t>
      </w:r>
      <w:r w:rsidRPr="00C33443">
        <w:rPr>
          <w:rFonts w:cs="B Nazanin"/>
          <w:sz w:val="28"/>
          <w:szCs w:val="28"/>
          <w:rtl/>
        </w:rPr>
        <w:t xml:space="preserve"> متوسط غشا م</w:t>
      </w:r>
      <w:r w:rsidRPr="00C33443">
        <w:rPr>
          <w:rFonts w:cs="B Nazanin" w:hint="cs"/>
          <w:sz w:val="28"/>
          <w:szCs w:val="28"/>
          <w:rtl/>
        </w:rPr>
        <w:t>ی</w:t>
      </w:r>
      <w:r w:rsidRPr="00C33443">
        <w:rPr>
          <w:rFonts w:cs="B Nazanin"/>
          <w:sz w:val="28"/>
          <w:szCs w:val="28"/>
          <w:rtl/>
        </w:rPr>
        <w:t xml:space="preserve"> شود.</w:t>
      </w:r>
    </w:p>
    <w:p w14:paraId="625393B2" w14:textId="77777777" w:rsidR="0073297E" w:rsidRPr="00C33443" w:rsidRDefault="00E50083" w:rsidP="00A44AF8">
      <w:pPr>
        <w:jc w:val="center"/>
        <w:rPr>
          <w:rFonts w:cs="B Nazanin"/>
          <w:sz w:val="28"/>
          <w:szCs w:val="28"/>
          <w:rtl/>
        </w:rPr>
      </w:pPr>
      <w:r>
        <w:rPr>
          <w:rFonts w:cs="B Nazanin"/>
          <w:sz w:val="28"/>
          <w:szCs w:val="28"/>
        </w:rPr>
        <w:pict w14:anchorId="7079C109">
          <v:shape id="_x0000_i1030" type="#_x0000_t75" style="width:220.2pt;height:320.4pt">
            <v:imagedata r:id="rId20" o:title="4"/>
          </v:shape>
        </w:pict>
      </w:r>
    </w:p>
    <w:p w14:paraId="3B56088E" w14:textId="77777777" w:rsidR="00A44AF8" w:rsidRPr="000A34A8" w:rsidRDefault="00A44AF8" w:rsidP="0000390E">
      <w:pPr>
        <w:jc w:val="both"/>
        <w:rPr>
          <w:rFonts w:cs="B Nazanin"/>
        </w:rPr>
      </w:pPr>
      <w:commentRangeStart w:id="463"/>
      <w:r w:rsidRPr="000A34A8">
        <w:rPr>
          <w:rFonts w:cs="B Nazanin" w:hint="cs"/>
          <w:rtl/>
        </w:rPr>
        <w:t xml:space="preserve">شکل </w:t>
      </w:r>
      <w:r w:rsidR="00544C3B">
        <w:rPr>
          <w:rFonts w:cs="B Nazanin" w:hint="cs"/>
          <w:rtl/>
        </w:rPr>
        <w:t>3</w:t>
      </w:r>
      <w:r w:rsidR="00E14F51" w:rsidRPr="000A34A8">
        <w:rPr>
          <w:rFonts w:cs="B Nazanin" w:hint="cs"/>
          <w:rtl/>
        </w:rPr>
        <w:t>-7</w:t>
      </w:r>
      <w:r w:rsidR="0000390E">
        <w:rPr>
          <w:rFonts w:cs="B Nazanin" w:hint="cs"/>
          <w:rtl/>
        </w:rPr>
        <w:t xml:space="preserve"> .</w:t>
      </w:r>
      <w:r w:rsidRPr="000A34A8">
        <w:rPr>
          <w:rFonts w:cs="B Nazanin"/>
          <w:rtl/>
        </w:rPr>
        <w:t xml:space="preserve"> د</w:t>
      </w:r>
      <w:r w:rsidRPr="000A34A8">
        <w:rPr>
          <w:rFonts w:cs="B Nazanin" w:hint="cs"/>
          <w:rtl/>
        </w:rPr>
        <w:t>ی</w:t>
      </w:r>
      <w:r w:rsidRPr="000A34A8">
        <w:rPr>
          <w:rFonts w:cs="B Nazanin" w:hint="eastAsia"/>
          <w:rtl/>
        </w:rPr>
        <w:t>نام</w:t>
      </w:r>
      <w:r w:rsidRPr="000A34A8">
        <w:rPr>
          <w:rFonts w:cs="B Nazanin" w:hint="cs"/>
          <w:rtl/>
        </w:rPr>
        <w:t>ی</w:t>
      </w:r>
      <w:r w:rsidRPr="000A34A8">
        <w:rPr>
          <w:rFonts w:cs="B Nazanin" w:hint="eastAsia"/>
          <w:rtl/>
        </w:rPr>
        <w:t>ک</w:t>
      </w:r>
      <w:r w:rsidRPr="000A34A8">
        <w:rPr>
          <w:rFonts w:cs="B Nazanin"/>
          <w:rtl/>
        </w:rPr>
        <w:t xml:space="preserve"> </w:t>
      </w:r>
      <w:commentRangeEnd w:id="463"/>
      <w:r w:rsidR="001B09AB">
        <w:rPr>
          <w:rStyle w:val="CommentReference"/>
          <w:rtl/>
        </w:rPr>
        <w:commentReference w:id="463"/>
      </w:r>
      <w:r w:rsidRPr="000A34A8">
        <w:rPr>
          <w:rFonts w:cs="B Nazanin"/>
          <w:rtl/>
        </w:rPr>
        <w:t xml:space="preserve">شبکه </w:t>
      </w:r>
      <w:r w:rsidR="00E14F51" w:rsidRPr="000A34A8">
        <w:rPr>
          <w:rFonts w:cs="B Nazanin" w:hint="cs"/>
          <w:rtl/>
        </w:rPr>
        <w:t xml:space="preserve">و </w:t>
      </w:r>
      <w:r w:rsidRPr="000A34A8">
        <w:rPr>
          <w:rFonts w:cs="B Nazanin"/>
          <w:rtl/>
        </w:rPr>
        <w:t>نمونه ها</w:t>
      </w:r>
      <w:r w:rsidRPr="000A34A8">
        <w:rPr>
          <w:rFonts w:cs="B Nazanin" w:hint="cs"/>
          <w:rtl/>
        </w:rPr>
        <w:t>یی</w:t>
      </w:r>
      <w:r w:rsidRPr="000A34A8">
        <w:rPr>
          <w:rFonts w:cs="B Nazanin"/>
          <w:rtl/>
        </w:rPr>
        <w:t xml:space="preserve"> از فعال</w:t>
      </w:r>
      <w:r w:rsidRPr="000A34A8">
        <w:rPr>
          <w:rFonts w:cs="B Nazanin" w:hint="cs"/>
          <w:rtl/>
        </w:rPr>
        <w:t>ی</w:t>
      </w:r>
      <w:r w:rsidRPr="000A34A8">
        <w:rPr>
          <w:rFonts w:cs="B Nazanin" w:hint="eastAsia"/>
          <w:rtl/>
        </w:rPr>
        <w:t>ت</w:t>
      </w:r>
      <w:r w:rsidRPr="000A34A8">
        <w:rPr>
          <w:rFonts w:cs="B Nazanin"/>
          <w:rtl/>
        </w:rPr>
        <w:t xml:space="preserve"> شبکه مربوط به فرآ</w:t>
      </w:r>
      <w:r w:rsidRPr="000A34A8">
        <w:rPr>
          <w:rFonts w:cs="B Nazanin" w:hint="cs"/>
          <w:rtl/>
        </w:rPr>
        <w:t>ی</w:t>
      </w:r>
      <w:r w:rsidRPr="000A34A8">
        <w:rPr>
          <w:rFonts w:cs="B Nazanin" w:hint="eastAsia"/>
          <w:rtl/>
        </w:rPr>
        <w:t>ندها</w:t>
      </w:r>
      <w:r w:rsidRPr="000A34A8">
        <w:rPr>
          <w:rFonts w:cs="B Nazanin" w:hint="cs"/>
          <w:rtl/>
        </w:rPr>
        <w:t>ی</w:t>
      </w:r>
      <w:r w:rsidRPr="000A34A8">
        <w:rPr>
          <w:rFonts w:cs="B Nazanin"/>
          <w:rtl/>
        </w:rPr>
        <w:t xml:space="preserve"> ف</w:t>
      </w:r>
      <w:r w:rsidRPr="000A34A8">
        <w:rPr>
          <w:rFonts w:cs="B Nazanin" w:hint="cs"/>
          <w:rtl/>
        </w:rPr>
        <w:t>ی</w:t>
      </w:r>
      <w:r w:rsidRPr="000A34A8">
        <w:rPr>
          <w:rFonts w:cs="B Nazanin" w:hint="eastAsia"/>
          <w:rtl/>
        </w:rPr>
        <w:t>ز</w:t>
      </w:r>
      <w:r w:rsidRPr="000A34A8">
        <w:rPr>
          <w:rFonts w:cs="B Nazanin" w:hint="cs"/>
          <w:rtl/>
        </w:rPr>
        <w:t>ی</w:t>
      </w:r>
      <w:r w:rsidRPr="000A34A8">
        <w:rPr>
          <w:rFonts w:cs="B Nazanin" w:hint="eastAsia"/>
          <w:rtl/>
        </w:rPr>
        <w:t>ولوژ</w:t>
      </w:r>
      <w:r w:rsidRPr="000A34A8">
        <w:rPr>
          <w:rFonts w:cs="B Nazanin" w:hint="cs"/>
          <w:rtl/>
        </w:rPr>
        <w:t>ی</w:t>
      </w:r>
      <w:r w:rsidRPr="000A34A8">
        <w:rPr>
          <w:rFonts w:cs="B Nazanin" w:hint="eastAsia"/>
          <w:rtl/>
        </w:rPr>
        <w:t>ک</w:t>
      </w:r>
      <w:r w:rsidRPr="000A34A8">
        <w:rPr>
          <w:rFonts w:cs="B Nazanin" w:hint="cs"/>
          <w:rtl/>
        </w:rPr>
        <w:t>ی</w:t>
      </w:r>
      <w:r w:rsidRPr="000A34A8">
        <w:rPr>
          <w:rFonts w:cs="B Nazanin"/>
          <w:rtl/>
        </w:rPr>
        <w:t xml:space="preserve"> شب</w:t>
      </w:r>
      <w:r w:rsidRPr="000A34A8">
        <w:rPr>
          <w:rFonts w:cs="B Nazanin" w:hint="cs"/>
          <w:rtl/>
        </w:rPr>
        <w:t>ی</w:t>
      </w:r>
      <w:r w:rsidRPr="000A34A8">
        <w:rPr>
          <w:rFonts w:cs="B Nazanin" w:hint="eastAsia"/>
          <w:rtl/>
        </w:rPr>
        <w:t>ه</w:t>
      </w:r>
      <w:r w:rsidRPr="000A34A8">
        <w:rPr>
          <w:rFonts w:cs="B Nazanin"/>
          <w:rtl/>
        </w:rPr>
        <w:t xml:space="preserve"> ساز</w:t>
      </w:r>
      <w:r w:rsidRPr="000A34A8">
        <w:rPr>
          <w:rFonts w:cs="B Nazanin" w:hint="cs"/>
          <w:rtl/>
        </w:rPr>
        <w:t>ی</w:t>
      </w:r>
      <w:r w:rsidRPr="000A34A8">
        <w:rPr>
          <w:rFonts w:cs="B Nazanin"/>
          <w:rtl/>
        </w:rPr>
        <w:t xml:space="preserve"> شده</w:t>
      </w:r>
      <w:r w:rsidR="00F075E9" w:rsidRPr="000A34A8">
        <w:rPr>
          <w:rFonts w:cs="B Nazanin" w:hint="cs"/>
          <w:rtl/>
        </w:rPr>
        <w:t xml:space="preserve"> (</w:t>
      </w:r>
      <w:r w:rsidR="00F075E9" w:rsidRPr="000A34A8">
        <w:rPr>
          <w:rFonts w:cs="B Nazanin"/>
        </w:rPr>
        <w:t>a</w:t>
      </w:r>
      <w:r w:rsidR="00F075E9" w:rsidRPr="000A34A8">
        <w:rPr>
          <w:rFonts w:cs="B Nazanin" w:hint="cs"/>
          <w:rtl/>
        </w:rPr>
        <w:t>)</w:t>
      </w:r>
      <w:r w:rsidR="00F075E9" w:rsidRPr="000A34A8">
        <w:rPr>
          <w:rFonts w:cs="B Nazanin"/>
          <w:rtl/>
        </w:rPr>
        <w:t xml:space="preserve">: در </w:t>
      </w:r>
      <w:r w:rsidR="00F075E9" w:rsidRPr="000A34A8">
        <w:rPr>
          <w:rFonts w:cs="B Nazanin" w:hint="cs"/>
          <w:rtl/>
        </w:rPr>
        <w:t>ی</w:t>
      </w:r>
      <w:r w:rsidR="00F075E9" w:rsidRPr="000A34A8">
        <w:rPr>
          <w:rFonts w:cs="B Nazanin" w:hint="eastAsia"/>
          <w:rtl/>
        </w:rPr>
        <w:t>ک</w:t>
      </w:r>
      <w:r w:rsidR="00F075E9" w:rsidRPr="000A34A8">
        <w:rPr>
          <w:rFonts w:cs="B Nazanin"/>
          <w:rtl/>
        </w:rPr>
        <w:t xml:space="preserve"> شبکه </w:t>
      </w:r>
      <w:r w:rsidR="0000390E">
        <w:rPr>
          <w:rFonts w:cs="B Nazanin" w:hint="cs"/>
          <w:rtl/>
        </w:rPr>
        <w:t>نرمال</w:t>
      </w:r>
      <w:r w:rsidR="00F075E9" w:rsidRPr="000A34A8">
        <w:rPr>
          <w:rFonts w:cs="B Nazanin"/>
          <w:rtl/>
        </w:rPr>
        <w:t xml:space="preserve"> ، حلقه ب</w:t>
      </w:r>
      <w:r w:rsidR="00F075E9" w:rsidRPr="000A34A8">
        <w:rPr>
          <w:rFonts w:cs="B Nazanin" w:hint="cs"/>
          <w:rtl/>
        </w:rPr>
        <w:t>ی</w:t>
      </w:r>
      <w:r w:rsidR="00F075E9" w:rsidRPr="000A34A8">
        <w:rPr>
          <w:rFonts w:cs="B Nazanin" w:hint="eastAsia"/>
          <w:rtl/>
        </w:rPr>
        <w:t>ن</w:t>
      </w:r>
      <w:r w:rsidR="00F075E9" w:rsidRPr="000A34A8">
        <w:rPr>
          <w:rFonts w:cs="B Nazanin"/>
          <w:rtl/>
        </w:rPr>
        <w:t xml:space="preserve"> سلولها</w:t>
      </w:r>
      <w:r w:rsidR="00F075E9" w:rsidRPr="000A34A8">
        <w:rPr>
          <w:rFonts w:cs="B Nazanin" w:hint="cs"/>
          <w:rtl/>
        </w:rPr>
        <w:t>ی</w:t>
      </w:r>
      <w:r w:rsidR="00F075E9" w:rsidRPr="000A34A8">
        <w:rPr>
          <w:rFonts w:cs="B Nazanin"/>
          <w:rtl/>
        </w:rPr>
        <w:t xml:space="preserve"> </w:t>
      </w:r>
      <w:r w:rsidR="00F075E9" w:rsidRPr="000A34A8">
        <w:rPr>
          <w:rFonts w:cs="B Nazanin"/>
        </w:rPr>
        <w:t>PC</w:t>
      </w:r>
      <w:r w:rsidR="00F075E9" w:rsidRPr="000A34A8">
        <w:rPr>
          <w:rFonts w:cs="B Nazanin"/>
          <w:rtl/>
        </w:rPr>
        <w:t xml:space="preserve"> و </w:t>
      </w:r>
      <w:r w:rsidR="00F075E9" w:rsidRPr="000A34A8">
        <w:rPr>
          <w:rFonts w:cs="B Nazanin"/>
        </w:rPr>
        <w:t>PV</w:t>
      </w:r>
      <w:r w:rsidR="00F075E9" w:rsidRPr="000A34A8">
        <w:rPr>
          <w:rFonts w:cs="B Nazanin"/>
          <w:rtl/>
        </w:rPr>
        <w:t xml:space="preserve"> + که ر</w:t>
      </w:r>
      <w:r w:rsidR="00F075E9" w:rsidRPr="000A34A8">
        <w:rPr>
          <w:rFonts w:cs="B Nazanin" w:hint="cs"/>
          <w:rtl/>
        </w:rPr>
        <w:t>ی</w:t>
      </w:r>
      <w:r w:rsidR="00F075E9" w:rsidRPr="000A34A8">
        <w:rPr>
          <w:rFonts w:cs="B Nazanin" w:hint="eastAsia"/>
          <w:rtl/>
        </w:rPr>
        <w:t>تم</w:t>
      </w:r>
      <w:r w:rsidR="00F075E9" w:rsidRPr="000A34A8">
        <w:rPr>
          <w:rFonts w:cs="B Nazanin"/>
          <w:rtl/>
        </w:rPr>
        <w:t xml:space="preserve"> ها</w:t>
      </w:r>
      <w:r w:rsidR="00F075E9" w:rsidRPr="000A34A8">
        <w:rPr>
          <w:rFonts w:cs="B Nazanin" w:hint="cs"/>
          <w:rtl/>
        </w:rPr>
        <w:t>ی</w:t>
      </w:r>
      <w:r w:rsidR="00F075E9" w:rsidRPr="000A34A8">
        <w:rPr>
          <w:rFonts w:cs="B Nazanin"/>
          <w:rtl/>
        </w:rPr>
        <w:t xml:space="preserve"> گاما تول</w:t>
      </w:r>
      <w:r w:rsidR="00F075E9" w:rsidRPr="000A34A8">
        <w:rPr>
          <w:rFonts w:cs="B Nazanin" w:hint="cs"/>
          <w:rtl/>
        </w:rPr>
        <w:t>ی</w:t>
      </w:r>
      <w:r w:rsidR="00F075E9" w:rsidRPr="000A34A8">
        <w:rPr>
          <w:rFonts w:cs="B Nazanin" w:hint="eastAsia"/>
          <w:rtl/>
        </w:rPr>
        <w:t>د</w:t>
      </w:r>
      <w:r w:rsidR="00F075E9" w:rsidRPr="000A34A8">
        <w:rPr>
          <w:rFonts w:cs="B Nazanin"/>
          <w:rtl/>
        </w:rPr>
        <w:t xml:space="preserve"> م</w:t>
      </w:r>
      <w:r w:rsidR="00F075E9" w:rsidRPr="000A34A8">
        <w:rPr>
          <w:rFonts w:cs="B Nazanin" w:hint="cs"/>
          <w:rtl/>
        </w:rPr>
        <w:t>ی</w:t>
      </w:r>
      <w:r w:rsidR="00F075E9" w:rsidRPr="000A34A8">
        <w:rPr>
          <w:rFonts w:cs="B Nazanin"/>
          <w:rtl/>
        </w:rPr>
        <w:t xml:space="preserve"> کند.</w:t>
      </w:r>
      <w:r w:rsidR="00F075E9" w:rsidRPr="000A34A8">
        <w:rPr>
          <w:rFonts w:cs="B Nazanin" w:hint="cs"/>
          <w:rtl/>
        </w:rPr>
        <w:t>(</w:t>
      </w:r>
      <w:r w:rsidR="00F075E9" w:rsidRPr="000A34A8">
        <w:rPr>
          <w:rFonts w:cs="B Nazanin"/>
        </w:rPr>
        <w:t xml:space="preserve"> b</w:t>
      </w:r>
      <w:r w:rsidR="00F075E9" w:rsidRPr="000A34A8">
        <w:rPr>
          <w:rFonts w:cs="B Nazanin" w:hint="cs"/>
          <w:rtl/>
        </w:rPr>
        <w:t>)</w:t>
      </w:r>
      <w:r w:rsidR="00F075E9" w:rsidRPr="000A34A8">
        <w:rPr>
          <w:rFonts w:cs="B Nazanin"/>
          <w:rtl/>
        </w:rPr>
        <w:t xml:space="preserve">: در </w:t>
      </w:r>
      <w:r w:rsidR="00F075E9" w:rsidRPr="000A34A8">
        <w:rPr>
          <w:rFonts w:cs="B Nazanin" w:hint="cs"/>
          <w:rtl/>
        </w:rPr>
        <w:t>ی</w:t>
      </w:r>
      <w:r w:rsidR="00F075E9" w:rsidRPr="000A34A8">
        <w:rPr>
          <w:rFonts w:cs="B Nazanin" w:hint="eastAsia"/>
          <w:rtl/>
        </w:rPr>
        <w:t>ک</w:t>
      </w:r>
      <w:r w:rsidR="00F075E9" w:rsidRPr="000A34A8">
        <w:rPr>
          <w:rFonts w:cs="B Nazanin"/>
          <w:rtl/>
        </w:rPr>
        <w:t xml:space="preserve"> شبکه </w:t>
      </w:r>
      <w:r w:rsidR="0000390E">
        <w:rPr>
          <w:rFonts w:cs="B Nazanin" w:hint="cs"/>
          <w:rtl/>
        </w:rPr>
        <w:t>بیش از حد تحریک شده</w:t>
      </w:r>
      <w:r w:rsidR="00F075E9" w:rsidRPr="000A34A8">
        <w:rPr>
          <w:rFonts w:cs="B Nazanin"/>
          <w:rtl/>
        </w:rPr>
        <w:t xml:space="preserve"> ، افزا</w:t>
      </w:r>
      <w:r w:rsidR="00F075E9" w:rsidRPr="000A34A8">
        <w:rPr>
          <w:rFonts w:cs="B Nazanin" w:hint="cs"/>
          <w:rtl/>
        </w:rPr>
        <w:t>ی</w:t>
      </w:r>
      <w:r w:rsidR="00F075E9" w:rsidRPr="000A34A8">
        <w:rPr>
          <w:rFonts w:cs="B Nazanin" w:hint="eastAsia"/>
          <w:rtl/>
        </w:rPr>
        <w:t>ش</w:t>
      </w:r>
      <w:r w:rsidR="00F075E9" w:rsidRPr="000A34A8">
        <w:rPr>
          <w:rFonts w:cs="B Nazanin"/>
          <w:rtl/>
        </w:rPr>
        <w:t xml:space="preserve"> واکنش متقابل مثبت ب</w:t>
      </w:r>
      <w:r w:rsidR="00F075E9" w:rsidRPr="000A34A8">
        <w:rPr>
          <w:rFonts w:cs="B Nazanin" w:hint="cs"/>
          <w:rtl/>
        </w:rPr>
        <w:t>ی</w:t>
      </w:r>
      <w:r w:rsidR="00F075E9" w:rsidRPr="000A34A8">
        <w:rPr>
          <w:rFonts w:cs="B Nazanin" w:hint="eastAsia"/>
          <w:rtl/>
        </w:rPr>
        <w:t>ن</w:t>
      </w:r>
      <w:r w:rsidR="00F075E9" w:rsidRPr="000A34A8">
        <w:rPr>
          <w:rFonts w:cs="B Nazanin"/>
          <w:rtl/>
        </w:rPr>
        <w:t xml:space="preserve"> </w:t>
      </w:r>
      <w:r w:rsidR="00F075E9" w:rsidRPr="000A34A8">
        <w:rPr>
          <w:rFonts w:cs="B Nazanin"/>
        </w:rPr>
        <w:t>PC</w:t>
      </w:r>
      <w:r w:rsidR="00F075E9" w:rsidRPr="000A34A8">
        <w:rPr>
          <w:rFonts w:cs="B Nazanin"/>
          <w:rtl/>
        </w:rPr>
        <w:t xml:space="preserve"> باعث ا</w:t>
      </w:r>
      <w:r w:rsidR="00F075E9" w:rsidRPr="000A34A8">
        <w:rPr>
          <w:rFonts w:cs="B Nazanin" w:hint="cs"/>
          <w:rtl/>
        </w:rPr>
        <w:t>ی</w:t>
      </w:r>
      <w:r w:rsidR="00F075E9" w:rsidRPr="000A34A8">
        <w:rPr>
          <w:rFonts w:cs="B Nazanin" w:hint="eastAsia"/>
          <w:rtl/>
        </w:rPr>
        <w:t>جاد</w:t>
      </w:r>
      <w:r w:rsidR="00F075E9" w:rsidRPr="000A34A8">
        <w:rPr>
          <w:rFonts w:cs="B Nazanin"/>
          <w:rtl/>
        </w:rPr>
        <w:t xml:space="preserve"> </w:t>
      </w:r>
      <w:r w:rsidR="0000390E">
        <w:rPr>
          <w:rFonts w:cs="B Nazanin" w:hint="cs"/>
          <w:rtl/>
        </w:rPr>
        <w:t>همزمانی بیش از حد</w:t>
      </w:r>
      <w:r w:rsidR="00F075E9" w:rsidRPr="000A34A8">
        <w:rPr>
          <w:rFonts w:cs="B Nazanin"/>
          <w:rtl/>
        </w:rPr>
        <w:t xml:space="preserve"> م</w:t>
      </w:r>
      <w:r w:rsidR="00F075E9" w:rsidRPr="000A34A8">
        <w:rPr>
          <w:rFonts w:cs="B Nazanin" w:hint="cs"/>
          <w:rtl/>
        </w:rPr>
        <w:t>ی</w:t>
      </w:r>
      <w:r w:rsidR="00F075E9" w:rsidRPr="000A34A8">
        <w:rPr>
          <w:rFonts w:cs="B Nazanin"/>
          <w:rtl/>
        </w:rPr>
        <w:t xml:space="preserve"> شو</w:t>
      </w:r>
      <w:r w:rsidR="00F075E9" w:rsidRPr="000A34A8">
        <w:rPr>
          <w:rFonts w:cs="B Nazanin" w:hint="eastAsia"/>
          <w:rtl/>
        </w:rPr>
        <w:t>د</w:t>
      </w:r>
      <w:r w:rsidR="00F075E9" w:rsidRPr="000A34A8">
        <w:rPr>
          <w:rFonts w:cs="B Nazanin"/>
          <w:rtl/>
        </w:rPr>
        <w:t xml:space="preserve"> که فعال کننده </w:t>
      </w:r>
      <w:r w:rsidR="00F075E9" w:rsidRPr="000A34A8">
        <w:rPr>
          <w:rFonts w:cs="B Nazanin" w:hint="cs"/>
          <w:rtl/>
        </w:rPr>
        <w:t>ی</w:t>
      </w:r>
      <w:r w:rsidR="00F075E9" w:rsidRPr="000A34A8">
        <w:rPr>
          <w:rFonts w:cs="B Nazanin"/>
          <w:rtl/>
        </w:rPr>
        <w:t xml:space="preserve"> </w:t>
      </w:r>
      <w:r w:rsidR="00F075E9" w:rsidRPr="000A34A8">
        <w:rPr>
          <w:rFonts w:cs="B Nazanin"/>
        </w:rPr>
        <w:t>SST +</w:t>
      </w:r>
      <w:r w:rsidR="00F075E9" w:rsidRPr="000A34A8">
        <w:rPr>
          <w:rFonts w:cs="B Nazanin"/>
          <w:rtl/>
        </w:rPr>
        <w:t xml:space="preserve"> است و باعث ا</w:t>
      </w:r>
      <w:r w:rsidR="00F075E9" w:rsidRPr="000A34A8">
        <w:rPr>
          <w:rFonts w:cs="B Nazanin" w:hint="cs"/>
          <w:rtl/>
        </w:rPr>
        <w:t>ی</w:t>
      </w:r>
      <w:r w:rsidR="00F075E9" w:rsidRPr="000A34A8">
        <w:rPr>
          <w:rFonts w:cs="B Nazanin" w:hint="eastAsia"/>
          <w:rtl/>
        </w:rPr>
        <w:t>جاد</w:t>
      </w:r>
      <w:r w:rsidR="00F075E9" w:rsidRPr="000A34A8">
        <w:rPr>
          <w:rFonts w:cs="B Nazanin"/>
          <w:rtl/>
        </w:rPr>
        <w:t xml:space="preserve"> </w:t>
      </w:r>
      <w:r w:rsidR="00F075E9" w:rsidRPr="000A34A8">
        <w:rPr>
          <w:rFonts w:cs="B Nazanin" w:hint="cs"/>
          <w:rtl/>
        </w:rPr>
        <w:t>ی</w:t>
      </w:r>
      <w:r w:rsidR="00F075E9" w:rsidRPr="000A34A8">
        <w:rPr>
          <w:rFonts w:cs="B Nazanin" w:hint="eastAsia"/>
          <w:rtl/>
        </w:rPr>
        <w:t>ک</w:t>
      </w:r>
      <w:r w:rsidR="00F075E9" w:rsidRPr="000A34A8">
        <w:rPr>
          <w:rFonts w:cs="B Nazanin"/>
          <w:rtl/>
        </w:rPr>
        <w:t xml:space="preserve"> رو</w:t>
      </w:r>
      <w:r w:rsidR="00F075E9" w:rsidRPr="000A34A8">
        <w:rPr>
          <w:rFonts w:cs="B Nazanin" w:hint="cs"/>
          <w:rtl/>
        </w:rPr>
        <w:t>ی</w:t>
      </w:r>
      <w:r w:rsidR="00F075E9" w:rsidRPr="000A34A8">
        <w:rPr>
          <w:rFonts w:cs="B Nazanin" w:hint="eastAsia"/>
          <w:rtl/>
        </w:rPr>
        <w:t>داد</w:t>
      </w:r>
      <w:r w:rsidR="00F075E9" w:rsidRPr="000A34A8">
        <w:rPr>
          <w:rFonts w:cs="B Nazanin"/>
          <w:rtl/>
        </w:rPr>
        <w:t xml:space="preserve"> </w:t>
      </w:r>
      <w:r w:rsidR="00F075E9" w:rsidRPr="000A34A8">
        <w:rPr>
          <w:rFonts w:cs="B Nazanin"/>
        </w:rPr>
        <w:t>spike-like</w:t>
      </w:r>
      <w:r w:rsidR="00F075E9" w:rsidRPr="000A34A8">
        <w:rPr>
          <w:rFonts w:cs="B Nazanin"/>
          <w:rtl/>
        </w:rPr>
        <w:t xml:space="preserve">  صرع م</w:t>
      </w:r>
      <w:r w:rsidR="00F075E9" w:rsidRPr="000A34A8">
        <w:rPr>
          <w:rFonts w:cs="B Nazanin" w:hint="cs"/>
          <w:rtl/>
        </w:rPr>
        <w:t>ی</w:t>
      </w:r>
      <w:r w:rsidR="00FE45B5">
        <w:rPr>
          <w:rFonts w:cs="B Nazanin"/>
          <w:rtl/>
        </w:rPr>
        <w:softHyphen/>
      </w:r>
      <w:r w:rsidR="00F075E9" w:rsidRPr="000A34A8">
        <w:rPr>
          <w:rFonts w:cs="B Nazanin"/>
          <w:rtl/>
        </w:rPr>
        <w:t xml:space="preserve">شود. </w:t>
      </w:r>
      <w:r w:rsidR="00F075E9" w:rsidRPr="000A34A8">
        <w:rPr>
          <w:rFonts w:cs="B Nazanin" w:hint="cs"/>
          <w:rtl/>
        </w:rPr>
        <w:t>(</w:t>
      </w:r>
      <w:r w:rsidR="00F075E9" w:rsidRPr="000A34A8">
        <w:rPr>
          <w:rFonts w:cs="B Nazanin"/>
        </w:rPr>
        <w:t>c</w:t>
      </w:r>
      <w:r w:rsidR="00F075E9" w:rsidRPr="000A34A8">
        <w:rPr>
          <w:rFonts w:cs="B Nazanin" w:hint="cs"/>
          <w:rtl/>
        </w:rPr>
        <w:t>)</w:t>
      </w:r>
      <w:r w:rsidR="00F075E9" w:rsidRPr="000A34A8">
        <w:rPr>
          <w:rFonts w:cs="B Nazanin"/>
          <w:rtl/>
        </w:rPr>
        <w:t>: نمونه ها</w:t>
      </w:r>
      <w:r w:rsidR="00F075E9" w:rsidRPr="000A34A8">
        <w:rPr>
          <w:rFonts w:cs="B Nazanin" w:hint="cs"/>
          <w:rtl/>
        </w:rPr>
        <w:t>یی</w:t>
      </w:r>
      <w:r w:rsidR="00F075E9" w:rsidRPr="000A34A8">
        <w:rPr>
          <w:rFonts w:cs="B Nazanin"/>
          <w:rtl/>
        </w:rPr>
        <w:t xml:space="preserve"> از متغ</w:t>
      </w:r>
      <w:r w:rsidR="00F075E9" w:rsidRPr="000A34A8">
        <w:rPr>
          <w:rFonts w:cs="B Nazanin" w:hint="cs"/>
          <w:rtl/>
        </w:rPr>
        <w:t>ی</w:t>
      </w:r>
      <w:r w:rsidR="00F075E9" w:rsidRPr="000A34A8">
        <w:rPr>
          <w:rFonts w:cs="B Nazanin" w:hint="eastAsia"/>
          <w:rtl/>
        </w:rPr>
        <w:t>رها</w:t>
      </w:r>
      <w:r w:rsidR="00F075E9" w:rsidRPr="000A34A8">
        <w:rPr>
          <w:rFonts w:cs="B Nazanin" w:hint="cs"/>
          <w:rtl/>
        </w:rPr>
        <w:t>ی</w:t>
      </w:r>
      <w:r w:rsidR="00F075E9" w:rsidRPr="000A34A8">
        <w:rPr>
          <w:rFonts w:cs="B Nazanin"/>
          <w:rtl/>
        </w:rPr>
        <w:t xml:space="preserve"> خروج</w:t>
      </w:r>
      <w:r w:rsidR="00F075E9" w:rsidRPr="000A34A8">
        <w:rPr>
          <w:rFonts w:cs="B Nazanin" w:hint="cs"/>
          <w:rtl/>
        </w:rPr>
        <w:t>ی</w:t>
      </w:r>
      <w:r w:rsidR="00F075E9" w:rsidRPr="000A34A8">
        <w:rPr>
          <w:rFonts w:cs="B Nazanin"/>
          <w:rtl/>
        </w:rPr>
        <w:t xml:space="preserve"> مدل در</w:t>
      </w:r>
      <w:r w:rsidR="00F075E9" w:rsidRPr="000A34A8">
        <w:rPr>
          <w:rFonts w:cs="B Nazanin" w:hint="cs"/>
          <w:rtl/>
        </w:rPr>
        <w:t xml:space="preserve"> شبکه</w:t>
      </w:r>
      <w:r w:rsidR="00F075E9" w:rsidRPr="000A34A8">
        <w:rPr>
          <w:rFonts w:cs="B Nazanin"/>
          <w:rtl/>
        </w:rPr>
        <w:t xml:space="preserve"> </w:t>
      </w:r>
      <w:r w:rsidR="0000390E">
        <w:rPr>
          <w:rFonts w:cs="B Nazanin" w:hint="cs"/>
          <w:rtl/>
        </w:rPr>
        <w:t>بیش از حد تحریک شده</w:t>
      </w:r>
      <w:r w:rsidR="00F075E9" w:rsidRPr="000A34A8">
        <w:rPr>
          <w:rFonts w:cs="B Nazanin"/>
          <w:rtl/>
        </w:rPr>
        <w:t>.</w:t>
      </w:r>
      <w:r w:rsidR="00544C3B">
        <w:rPr>
          <w:rFonts w:cs="B Nazanin" w:hint="cs"/>
          <w:rtl/>
        </w:rPr>
        <w:t xml:space="preserve"> </w:t>
      </w:r>
      <w:r w:rsidR="00544C3B">
        <w:rPr>
          <w:rFonts w:cs="B Nazanin"/>
        </w:rPr>
        <w:t>[</w:t>
      </w:r>
      <w:r w:rsidR="00FE2E01">
        <w:rPr>
          <w:rFonts w:cs="B Nazanin"/>
        </w:rPr>
        <w:t>9</w:t>
      </w:r>
      <w:r w:rsidR="00544C3B">
        <w:rPr>
          <w:rFonts w:cs="B Nazanin"/>
        </w:rPr>
        <w:t>]</w:t>
      </w:r>
    </w:p>
    <w:p w14:paraId="6E92F0D9" w14:textId="77777777" w:rsidR="00E14F51" w:rsidRPr="00C33443" w:rsidRDefault="00E14F51" w:rsidP="00E14F51">
      <w:pPr>
        <w:rPr>
          <w:rFonts w:cs="B Nazanin"/>
          <w:sz w:val="28"/>
          <w:szCs w:val="28"/>
          <w:rtl/>
        </w:rPr>
      </w:pPr>
    </w:p>
    <w:p w14:paraId="162E96B1" w14:textId="77777777" w:rsidR="00A44AF8" w:rsidRPr="00C33443" w:rsidRDefault="00F075E9" w:rsidP="0000390E">
      <w:pPr>
        <w:jc w:val="both"/>
        <w:rPr>
          <w:rFonts w:cs="B Nazanin"/>
          <w:sz w:val="28"/>
          <w:szCs w:val="28"/>
          <w:rtl/>
        </w:rPr>
      </w:pPr>
      <w:r w:rsidRPr="00C33443">
        <w:rPr>
          <w:rFonts w:cs="B Nazanin"/>
          <w:sz w:val="28"/>
          <w:szCs w:val="28"/>
          <w:rtl/>
        </w:rPr>
        <w:lastRenderedPageBreak/>
        <w:t>اثر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کاتد</w:t>
      </w:r>
      <w:r w:rsidRPr="00C33443">
        <w:rPr>
          <w:rFonts w:cs="B Nazanin" w:hint="cs"/>
          <w:sz w:val="28"/>
          <w:szCs w:val="28"/>
          <w:rtl/>
        </w:rPr>
        <w:t>ی</w:t>
      </w:r>
      <w:r w:rsidRPr="00C33443">
        <w:rPr>
          <w:rFonts w:cs="B Nazanin"/>
          <w:sz w:val="28"/>
          <w:szCs w:val="28"/>
          <w:rtl/>
        </w:rPr>
        <w:t xml:space="preserve"> شب</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ساز</w:t>
      </w:r>
      <w:r w:rsidRPr="00C33443">
        <w:rPr>
          <w:rFonts w:cs="B Nazanin" w:hint="cs"/>
          <w:sz w:val="28"/>
          <w:szCs w:val="28"/>
          <w:rtl/>
        </w:rPr>
        <w:t>ی</w:t>
      </w:r>
      <w:r w:rsidRPr="00C33443">
        <w:rPr>
          <w:rFonts w:cs="B Nazanin"/>
          <w:sz w:val="28"/>
          <w:szCs w:val="28"/>
          <w:rtl/>
        </w:rPr>
        <w:t xml:space="preserve"> شده در شبکه </w:t>
      </w:r>
      <w:r w:rsidR="0000390E" w:rsidRPr="0000390E">
        <w:rPr>
          <w:rFonts w:cs="B Nazanin"/>
          <w:sz w:val="28"/>
          <w:szCs w:val="28"/>
          <w:rtl/>
        </w:rPr>
        <w:t>ب</w:t>
      </w:r>
      <w:r w:rsidR="0000390E" w:rsidRPr="0000390E">
        <w:rPr>
          <w:rFonts w:cs="B Nazanin" w:hint="cs"/>
          <w:sz w:val="28"/>
          <w:szCs w:val="28"/>
          <w:rtl/>
        </w:rPr>
        <w:t>ی</w:t>
      </w:r>
      <w:r w:rsidR="0000390E" w:rsidRPr="0000390E">
        <w:rPr>
          <w:rFonts w:cs="B Nazanin" w:hint="eastAsia"/>
          <w:sz w:val="28"/>
          <w:szCs w:val="28"/>
          <w:rtl/>
        </w:rPr>
        <w:t>ش</w:t>
      </w:r>
      <w:r w:rsidR="0000390E" w:rsidRPr="0000390E">
        <w:rPr>
          <w:rFonts w:cs="B Nazanin"/>
          <w:sz w:val="28"/>
          <w:szCs w:val="28"/>
          <w:rtl/>
        </w:rPr>
        <w:t xml:space="preserve"> از حد تحر</w:t>
      </w:r>
      <w:r w:rsidR="0000390E" w:rsidRPr="0000390E">
        <w:rPr>
          <w:rFonts w:cs="B Nazanin" w:hint="cs"/>
          <w:sz w:val="28"/>
          <w:szCs w:val="28"/>
          <w:rtl/>
        </w:rPr>
        <w:t>ی</w:t>
      </w:r>
      <w:r w:rsidR="0000390E" w:rsidRPr="0000390E">
        <w:rPr>
          <w:rFonts w:cs="B Nazanin" w:hint="eastAsia"/>
          <w:sz w:val="28"/>
          <w:szCs w:val="28"/>
          <w:rtl/>
        </w:rPr>
        <w:t>ک</w:t>
      </w:r>
      <w:r w:rsidR="0000390E" w:rsidRPr="0000390E">
        <w:rPr>
          <w:rFonts w:cs="B Nazanin"/>
          <w:sz w:val="28"/>
          <w:szCs w:val="28"/>
          <w:rtl/>
        </w:rPr>
        <w:t xml:space="preserve"> شده </w:t>
      </w:r>
      <w:r w:rsidRPr="00C33443">
        <w:rPr>
          <w:rFonts w:cs="B Nazanin"/>
          <w:sz w:val="28"/>
          <w:szCs w:val="28"/>
          <w:rtl/>
        </w:rPr>
        <w:t xml:space="preserve">در شکل </w:t>
      </w:r>
      <w:r w:rsidR="00544C3B">
        <w:rPr>
          <w:rFonts w:cs="B Nazanin" w:hint="cs"/>
          <w:sz w:val="28"/>
          <w:szCs w:val="28"/>
          <w:rtl/>
        </w:rPr>
        <w:t>3</w:t>
      </w:r>
      <w:r w:rsidR="00E14F51">
        <w:rPr>
          <w:rFonts w:cs="B Nazanin" w:hint="cs"/>
          <w:sz w:val="28"/>
          <w:szCs w:val="28"/>
          <w:rtl/>
        </w:rPr>
        <w:t xml:space="preserve">-8 </w:t>
      </w:r>
      <w:r w:rsidRPr="00C33443">
        <w:rPr>
          <w:rFonts w:cs="B Nazanin"/>
          <w:sz w:val="28"/>
          <w:szCs w:val="28"/>
        </w:rPr>
        <w:t>a</w:t>
      </w:r>
      <w:r w:rsidRPr="00C33443">
        <w:rPr>
          <w:rFonts w:cs="B Nazanin"/>
          <w:sz w:val="28"/>
          <w:szCs w:val="28"/>
          <w:rtl/>
        </w:rPr>
        <w:t xml:space="preserve">  نشان داده شده است. تحت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شب</w:t>
      </w:r>
      <w:r w:rsidRPr="00C33443">
        <w:rPr>
          <w:rFonts w:cs="B Nazanin" w:hint="cs"/>
          <w:sz w:val="28"/>
          <w:szCs w:val="28"/>
          <w:rtl/>
        </w:rPr>
        <w:t>ی</w:t>
      </w:r>
      <w:r w:rsidRPr="00C33443">
        <w:rPr>
          <w:rFonts w:cs="B Nazanin" w:hint="eastAsia"/>
          <w:sz w:val="28"/>
          <w:szCs w:val="28"/>
          <w:rtl/>
        </w:rPr>
        <w:t>ه</w:t>
      </w:r>
      <w:r w:rsidRPr="00C33443">
        <w:rPr>
          <w:rFonts w:cs="B Nazanin"/>
          <w:sz w:val="28"/>
          <w:szCs w:val="28"/>
          <w:rtl/>
        </w:rPr>
        <w:t xml:space="preserve"> ساز</w:t>
      </w:r>
      <w:r w:rsidRPr="00C33443">
        <w:rPr>
          <w:rFonts w:cs="B Nazanin" w:hint="cs"/>
          <w:sz w:val="28"/>
          <w:szCs w:val="28"/>
          <w:rtl/>
        </w:rPr>
        <w:t>ی</w:t>
      </w:r>
      <w:r w:rsidRPr="00C33443">
        <w:rPr>
          <w:rFonts w:cs="B Nazanin"/>
          <w:sz w:val="28"/>
          <w:szCs w:val="28"/>
          <w:rtl/>
        </w:rPr>
        <w:t xml:space="preserve"> شده </w:t>
      </w:r>
      <w:r w:rsidRPr="00C33443">
        <w:rPr>
          <w:rFonts w:cs="B Nazanin"/>
          <w:sz w:val="28"/>
          <w:szCs w:val="28"/>
        </w:rPr>
        <w:t>tDCS</w:t>
      </w:r>
      <w:r w:rsidRPr="00C33443">
        <w:rPr>
          <w:rFonts w:cs="B Nazanin"/>
          <w:sz w:val="28"/>
          <w:szCs w:val="28"/>
          <w:rtl/>
        </w:rPr>
        <w:t xml:space="preserve"> کاتد</w:t>
      </w:r>
      <w:r w:rsidRPr="00C33443">
        <w:rPr>
          <w:rFonts w:cs="B Nazanin" w:hint="cs"/>
          <w:sz w:val="28"/>
          <w:szCs w:val="28"/>
          <w:rtl/>
        </w:rPr>
        <w:t>ی</w:t>
      </w:r>
      <w:r w:rsidRPr="00C33443">
        <w:rPr>
          <w:rFonts w:cs="B Nazanin"/>
          <w:sz w:val="28"/>
          <w:szCs w:val="28"/>
          <w:rtl/>
        </w:rPr>
        <w:t xml:space="preserve"> تعداد </w:t>
      </w:r>
      <w:r w:rsidRPr="00C33443">
        <w:rPr>
          <w:rFonts w:cs="B Nazanin"/>
          <w:sz w:val="28"/>
          <w:szCs w:val="28"/>
        </w:rPr>
        <w:t>spike</w:t>
      </w:r>
      <w:r w:rsidRPr="00C33443">
        <w:rPr>
          <w:rFonts w:cs="B Nazanin"/>
          <w:sz w:val="28"/>
          <w:szCs w:val="28"/>
          <w:rtl/>
        </w:rPr>
        <w:t xml:space="preserve"> ها</w:t>
      </w:r>
      <w:r w:rsidRPr="00C33443">
        <w:rPr>
          <w:rFonts w:cs="B Nazanin" w:hint="cs"/>
          <w:sz w:val="28"/>
          <w:szCs w:val="28"/>
          <w:rtl/>
        </w:rPr>
        <w:t>ی</w:t>
      </w:r>
      <w:r w:rsidRPr="00C33443">
        <w:rPr>
          <w:rFonts w:cs="B Nazanin"/>
          <w:sz w:val="28"/>
          <w:szCs w:val="28"/>
          <w:rtl/>
        </w:rPr>
        <w:t xml:space="preserve"> صرع در </w:t>
      </w:r>
      <w:r w:rsidRPr="00C33443">
        <w:rPr>
          <w:rFonts w:cs="B Nazanin"/>
          <w:sz w:val="28"/>
          <w:szCs w:val="28"/>
        </w:rPr>
        <w:t>LFP</w:t>
      </w:r>
      <w:r w:rsidRPr="00C33443">
        <w:rPr>
          <w:rFonts w:cs="B Nazanin"/>
          <w:sz w:val="28"/>
          <w:szCs w:val="28"/>
          <w:rtl/>
        </w:rPr>
        <w:t xml:space="preserve"> و همچن</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سرعت شل</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سلول ها</w:t>
      </w:r>
      <w:r w:rsidRPr="00C33443">
        <w:rPr>
          <w:rFonts w:cs="B Nazanin" w:hint="cs"/>
          <w:sz w:val="28"/>
          <w:szCs w:val="28"/>
          <w:rtl/>
        </w:rPr>
        <w:t>ی</w:t>
      </w:r>
      <w:r w:rsidRPr="00C33443">
        <w:rPr>
          <w:rFonts w:cs="B Nazanin"/>
          <w:sz w:val="28"/>
          <w:szCs w:val="28"/>
          <w:rtl/>
        </w:rPr>
        <w:t xml:space="preserve"> هرم</w:t>
      </w:r>
      <w:r w:rsidRPr="00C33443">
        <w:rPr>
          <w:rFonts w:cs="B Nazanin" w:hint="cs"/>
          <w:sz w:val="28"/>
          <w:szCs w:val="28"/>
          <w:rtl/>
        </w:rPr>
        <w:t>ی</w:t>
      </w:r>
      <w:r w:rsidRPr="00C33443">
        <w:rPr>
          <w:rFonts w:cs="B Nazanin"/>
          <w:sz w:val="28"/>
          <w:szCs w:val="28"/>
          <w:rtl/>
        </w:rPr>
        <w:t xml:space="preserve"> و ا</w:t>
      </w:r>
      <w:r w:rsidRPr="00C33443">
        <w:rPr>
          <w:rFonts w:cs="B Nazanin" w:hint="cs"/>
          <w:sz w:val="28"/>
          <w:szCs w:val="28"/>
          <w:rtl/>
        </w:rPr>
        <w:t>ی</w:t>
      </w:r>
      <w:r w:rsidRPr="00C33443">
        <w:rPr>
          <w:rFonts w:cs="B Nazanin" w:hint="eastAsia"/>
          <w:sz w:val="28"/>
          <w:szCs w:val="28"/>
          <w:rtl/>
        </w:rPr>
        <w:t>نترنورون</w:t>
      </w:r>
      <w:r w:rsidRPr="00C33443">
        <w:rPr>
          <w:rFonts w:cs="B Nazanin"/>
          <w:sz w:val="28"/>
          <w:szCs w:val="28"/>
          <w:rtl/>
        </w:rPr>
        <w:t xml:space="preserve"> ها</w:t>
      </w:r>
      <w:r w:rsidRPr="00C33443">
        <w:rPr>
          <w:rFonts w:cs="B Nazanin" w:hint="cs"/>
          <w:sz w:val="28"/>
          <w:szCs w:val="28"/>
          <w:rtl/>
        </w:rPr>
        <w:t>ی</w:t>
      </w:r>
      <w:r w:rsidRPr="00C33443">
        <w:rPr>
          <w:rFonts w:cs="B Nazanin"/>
          <w:sz w:val="28"/>
          <w:szCs w:val="28"/>
          <w:rtl/>
        </w:rPr>
        <w:t xml:space="preserve"> </w:t>
      </w:r>
      <w:r w:rsidRPr="00C33443">
        <w:rPr>
          <w:rFonts w:cs="B Nazanin"/>
          <w:sz w:val="28"/>
          <w:szCs w:val="28"/>
        </w:rPr>
        <w:t>GABAergic</w:t>
      </w:r>
      <w:r w:rsidRPr="00C33443">
        <w:rPr>
          <w:rFonts w:cs="B Nazanin"/>
          <w:sz w:val="28"/>
          <w:szCs w:val="28"/>
          <w:rtl/>
        </w:rPr>
        <w:t xml:space="preserve"> کاهش </w:t>
      </w:r>
      <w:r w:rsidRPr="00C33443">
        <w:rPr>
          <w:rFonts w:cs="B Nazanin" w:hint="cs"/>
          <w:sz w:val="28"/>
          <w:szCs w:val="28"/>
          <w:rtl/>
        </w:rPr>
        <w:t>ی</w:t>
      </w:r>
      <w:r w:rsidRPr="00C33443">
        <w:rPr>
          <w:rFonts w:cs="B Nazanin" w:hint="eastAsia"/>
          <w:sz w:val="28"/>
          <w:szCs w:val="28"/>
          <w:rtl/>
        </w:rPr>
        <w:t>افته</w:t>
      </w:r>
      <w:r w:rsidRPr="00C33443">
        <w:rPr>
          <w:rFonts w:cs="B Nazanin"/>
          <w:sz w:val="28"/>
          <w:szCs w:val="28"/>
          <w:rtl/>
        </w:rPr>
        <w:t xml:space="preserve"> است. در طول </w:t>
      </w:r>
      <w:r w:rsidRPr="00C33443">
        <w:rPr>
          <w:rFonts w:cs="B Nazanin"/>
          <w:sz w:val="28"/>
          <w:szCs w:val="28"/>
        </w:rPr>
        <w:t>tDCS</w:t>
      </w:r>
      <w:r w:rsidRPr="00C33443">
        <w:rPr>
          <w:rFonts w:cs="B Nazanin"/>
          <w:sz w:val="28"/>
          <w:szCs w:val="28"/>
          <w:rtl/>
        </w:rPr>
        <w:t xml:space="preserve"> کاتد</w:t>
      </w:r>
      <w:r w:rsidRPr="00C33443">
        <w:rPr>
          <w:rFonts w:cs="B Nazanin" w:hint="cs"/>
          <w:sz w:val="28"/>
          <w:szCs w:val="28"/>
          <w:rtl/>
        </w:rPr>
        <w:t>ی</w:t>
      </w:r>
      <w:r w:rsidRPr="00C33443">
        <w:rPr>
          <w:rFonts w:cs="B Nazanin"/>
          <w:sz w:val="28"/>
          <w:szCs w:val="28"/>
          <w:rtl/>
        </w:rPr>
        <w:t xml:space="preserve"> سرعت شل</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w:t>
      </w:r>
      <w:r w:rsidRPr="00C33443">
        <w:rPr>
          <w:rFonts w:cs="B Nazanin"/>
          <w:sz w:val="28"/>
          <w:szCs w:val="28"/>
        </w:rPr>
        <w:t>PC</w:t>
      </w:r>
      <w:r w:rsidRPr="00C33443">
        <w:rPr>
          <w:rFonts w:cs="B Nazanin"/>
          <w:sz w:val="28"/>
          <w:szCs w:val="28"/>
          <w:rtl/>
        </w:rPr>
        <w:t xml:space="preserve"> و </w:t>
      </w:r>
      <w:r w:rsidR="00E14F51">
        <w:rPr>
          <w:rFonts w:cs="B Nazanin"/>
          <w:sz w:val="28"/>
          <w:szCs w:val="28"/>
        </w:rPr>
        <w:t xml:space="preserve"> </w:t>
      </w:r>
      <w:r w:rsidRPr="00C33443">
        <w:rPr>
          <w:rFonts w:cs="B Nazanin"/>
          <w:sz w:val="28"/>
          <w:szCs w:val="28"/>
        </w:rPr>
        <w:t xml:space="preserve">25 SST / PV  </w:t>
      </w:r>
      <w:r w:rsidRPr="00C33443">
        <w:rPr>
          <w:rFonts w:cs="B Nazanin"/>
          <w:sz w:val="28"/>
          <w:szCs w:val="28"/>
          <w:rtl/>
        </w:rPr>
        <w:t xml:space="preserve">تا 37 درصد کاهش </w:t>
      </w:r>
      <w:r w:rsidRPr="00C33443">
        <w:rPr>
          <w:rFonts w:cs="B Nazanin" w:hint="cs"/>
          <w:sz w:val="28"/>
          <w:szCs w:val="28"/>
          <w:rtl/>
        </w:rPr>
        <w:t>ی</w:t>
      </w:r>
      <w:r w:rsidRPr="00C33443">
        <w:rPr>
          <w:rFonts w:cs="B Nazanin" w:hint="eastAsia"/>
          <w:sz w:val="28"/>
          <w:szCs w:val="28"/>
          <w:rtl/>
        </w:rPr>
        <w:t>افت</w:t>
      </w:r>
      <w:r w:rsidRPr="00C33443">
        <w:rPr>
          <w:rFonts w:cs="B Nazanin"/>
          <w:sz w:val="28"/>
          <w:szCs w:val="28"/>
          <w:rtl/>
        </w:rPr>
        <w:t xml:space="preserve">. </w:t>
      </w:r>
      <w:r w:rsidRPr="00C33443">
        <w:rPr>
          <w:rFonts w:cs="B Nazanin"/>
          <w:sz w:val="28"/>
          <w:szCs w:val="28"/>
        </w:rPr>
        <w:t>VIP</w:t>
      </w:r>
      <w:r w:rsidRPr="00C33443">
        <w:rPr>
          <w:rFonts w:cs="B Nazanin"/>
          <w:sz w:val="28"/>
          <w:szCs w:val="28"/>
          <w:rtl/>
        </w:rPr>
        <w:t xml:space="preserve"> ها، که به طور معمول </w:t>
      </w:r>
      <w:r w:rsidRPr="00C33443">
        <w:rPr>
          <w:rFonts w:cs="B Nazanin"/>
          <w:sz w:val="28"/>
          <w:szCs w:val="28"/>
        </w:rPr>
        <w:t>SST</w:t>
      </w:r>
      <w:r w:rsidRPr="00C33443">
        <w:rPr>
          <w:rFonts w:cs="B Nazanin"/>
          <w:sz w:val="28"/>
          <w:szCs w:val="28"/>
          <w:rtl/>
        </w:rPr>
        <w:t xml:space="preserve"> ها را در شبکه کنترل مهار م</w:t>
      </w:r>
      <w:r w:rsidRPr="00C33443">
        <w:rPr>
          <w:rFonts w:cs="B Nazanin" w:hint="cs"/>
          <w:sz w:val="28"/>
          <w:szCs w:val="28"/>
          <w:rtl/>
        </w:rPr>
        <w:t>ی</w:t>
      </w:r>
      <w:r w:rsidRPr="00C33443">
        <w:rPr>
          <w:rFonts w:cs="B Nazanin"/>
          <w:sz w:val="28"/>
          <w:szCs w:val="28"/>
          <w:rtl/>
        </w:rPr>
        <w:t xml:space="preserve"> کنند ، به و</w:t>
      </w:r>
      <w:r w:rsidRPr="00C33443">
        <w:rPr>
          <w:rFonts w:cs="B Nazanin" w:hint="cs"/>
          <w:sz w:val="28"/>
          <w:szCs w:val="28"/>
          <w:rtl/>
        </w:rPr>
        <w:t>ی</w:t>
      </w:r>
      <w:r w:rsidRPr="00C33443">
        <w:rPr>
          <w:rFonts w:cs="B Nazanin" w:hint="eastAsia"/>
          <w:sz w:val="28"/>
          <w:szCs w:val="28"/>
          <w:rtl/>
        </w:rPr>
        <w:t>ژه</w:t>
      </w:r>
      <w:r w:rsidRPr="00C33443">
        <w:rPr>
          <w:rFonts w:cs="B Nazanin"/>
          <w:sz w:val="28"/>
          <w:szCs w:val="28"/>
          <w:rtl/>
        </w:rPr>
        <w:t xml:space="preserve"> تحت تأث</w:t>
      </w:r>
      <w:r w:rsidRPr="00C33443">
        <w:rPr>
          <w:rFonts w:cs="B Nazanin" w:hint="cs"/>
          <w:sz w:val="28"/>
          <w:szCs w:val="28"/>
          <w:rtl/>
        </w:rPr>
        <w:t>ی</w:t>
      </w:r>
      <w:r w:rsidRPr="00C33443">
        <w:rPr>
          <w:rFonts w:cs="B Nazanin" w:hint="eastAsia"/>
          <w:sz w:val="28"/>
          <w:szCs w:val="28"/>
          <w:rtl/>
        </w:rPr>
        <w:t>ر</w:t>
      </w:r>
      <w:r w:rsidRPr="00C33443">
        <w:rPr>
          <w:rFonts w:cs="B Nazanin"/>
          <w:sz w:val="28"/>
          <w:szCs w:val="28"/>
          <w:rtl/>
        </w:rPr>
        <w:t xml:space="preserve"> </w:t>
      </w:r>
      <w:r w:rsidRPr="00C33443">
        <w:rPr>
          <w:rFonts w:cs="B Nazanin"/>
          <w:sz w:val="28"/>
          <w:szCs w:val="28"/>
        </w:rPr>
        <w:t>tDCS</w:t>
      </w:r>
      <w:r w:rsidRPr="00C33443">
        <w:rPr>
          <w:rFonts w:cs="B Nazanin"/>
          <w:sz w:val="28"/>
          <w:szCs w:val="28"/>
          <w:rtl/>
        </w:rPr>
        <w:t xml:space="preserve"> قرار گرفتند ز</w:t>
      </w:r>
      <w:r w:rsidRPr="00C33443">
        <w:rPr>
          <w:rFonts w:cs="B Nazanin" w:hint="cs"/>
          <w:sz w:val="28"/>
          <w:szCs w:val="28"/>
          <w:rtl/>
        </w:rPr>
        <w:t>ی</w:t>
      </w:r>
      <w:r w:rsidRPr="00C33443">
        <w:rPr>
          <w:rFonts w:cs="B Nazanin" w:hint="eastAsia"/>
          <w:sz w:val="28"/>
          <w:szCs w:val="28"/>
          <w:rtl/>
        </w:rPr>
        <w:t>را</w:t>
      </w:r>
      <w:r w:rsidRPr="00C33443">
        <w:rPr>
          <w:rFonts w:cs="B Nazanin"/>
          <w:sz w:val="28"/>
          <w:szCs w:val="28"/>
          <w:rtl/>
        </w:rPr>
        <w:t xml:space="preserve"> سرعت شل</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با توجه به فعال</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شبکه نسبت به حالت بدون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45</w:t>
      </w:r>
      <w:r w:rsidRPr="00C33443">
        <w:rPr>
          <w:rFonts w:ascii="Sakkal Majalla" w:hAnsi="Sakkal Majalla" w:cs="Sakkal Majalla" w:hint="cs"/>
          <w:sz w:val="28"/>
          <w:szCs w:val="28"/>
          <w:rtl/>
        </w:rPr>
        <w:t>٪</w:t>
      </w:r>
      <w:r w:rsidRPr="00C33443">
        <w:rPr>
          <w:rFonts w:cs="B Nazanin"/>
          <w:sz w:val="28"/>
          <w:szCs w:val="28"/>
          <w:rtl/>
        </w:rPr>
        <w:t xml:space="preserve"> </w:t>
      </w:r>
      <w:r w:rsidRPr="00C33443">
        <w:rPr>
          <w:rFonts w:cs="B Nazanin" w:hint="cs"/>
          <w:sz w:val="28"/>
          <w:szCs w:val="28"/>
          <w:rtl/>
        </w:rPr>
        <w:t>کاهش</w:t>
      </w:r>
      <w:r w:rsidRPr="00C33443">
        <w:rPr>
          <w:rFonts w:cs="B Nazanin"/>
          <w:sz w:val="28"/>
          <w:szCs w:val="28"/>
          <w:rtl/>
        </w:rPr>
        <w:t xml:space="preserve"> </w:t>
      </w:r>
      <w:r w:rsidRPr="00C33443">
        <w:rPr>
          <w:rFonts w:cs="B Nazanin" w:hint="cs"/>
          <w:sz w:val="28"/>
          <w:szCs w:val="28"/>
          <w:rtl/>
        </w:rPr>
        <w:t>ی</w:t>
      </w:r>
      <w:r w:rsidRPr="00C33443">
        <w:rPr>
          <w:rFonts w:cs="B Nazanin" w:hint="eastAsia"/>
          <w:sz w:val="28"/>
          <w:szCs w:val="28"/>
          <w:rtl/>
        </w:rPr>
        <w:t>افت</w:t>
      </w:r>
      <w:r w:rsidRPr="00C33443">
        <w:rPr>
          <w:rFonts w:cs="B Nazanin"/>
          <w:sz w:val="28"/>
          <w:szCs w:val="28"/>
          <w:rtl/>
        </w:rPr>
        <w:t>. همانطور که در شکل</w:t>
      </w:r>
      <w:r w:rsidR="00E14F51">
        <w:rPr>
          <w:rFonts w:cs="B Nazanin" w:hint="cs"/>
          <w:sz w:val="28"/>
          <w:szCs w:val="28"/>
          <w:rtl/>
        </w:rPr>
        <w:t xml:space="preserve"> </w:t>
      </w:r>
      <w:r w:rsidR="00E14F51">
        <w:rPr>
          <w:rFonts w:cs="B Nazanin"/>
          <w:sz w:val="28"/>
          <w:szCs w:val="28"/>
        </w:rPr>
        <w:t xml:space="preserve"> </w:t>
      </w:r>
      <w:r w:rsidR="00544C3B">
        <w:rPr>
          <w:rFonts w:cs="B Nazanin" w:hint="cs"/>
          <w:sz w:val="28"/>
          <w:szCs w:val="28"/>
          <w:rtl/>
        </w:rPr>
        <w:t>3</w:t>
      </w:r>
      <w:r w:rsidR="00E14F51">
        <w:rPr>
          <w:rFonts w:cs="B Nazanin" w:hint="cs"/>
          <w:sz w:val="28"/>
          <w:szCs w:val="28"/>
          <w:rtl/>
        </w:rPr>
        <w:t xml:space="preserve">-8 </w:t>
      </w:r>
      <w:r w:rsidRPr="00C33443">
        <w:rPr>
          <w:rFonts w:cs="B Nazanin"/>
          <w:sz w:val="28"/>
          <w:szCs w:val="28"/>
        </w:rPr>
        <w:t>a</w:t>
      </w:r>
      <w:r w:rsidRPr="00C33443">
        <w:rPr>
          <w:rFonts w:cs="B Nazanin"/>
          <w:sz w:val="28"/>
          <w:szCs w:val="28"/>
          <w:rtl/>
        </w:rPr>
        <w:t xml:space="preserve">  نشان داده شده است ،فعال</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ا</w:t>
      </w:r>
      <w:r w:rsidRPr="00C33443">
        <w:rPr>
          <w:rFonts w:cs="B Nazanin" w:hint="cs"/>
          <w:sz w:val="28"/>
          <w:szCs w:val="28"/>
          <w:rtl/>
        </w:rPr>
        <w:t>ی</w:t>
      </w:r>
      <w:r w:rsidRPr="00C33443">
        <w:rPr>
          <w:rFonts w:cs="B Nazanin"/>
          <w:sz w:val="28"/>
          <w:szCs w:val="28"/>
          <w:rtl/>
        </w:rPr>
        <w:t>نترنورون ها</w:t>
      </w:r>
      <w:r w:rsidRPr="00C33443">
        <w:rPr>
          <w:rFonts w:cs="B Nazanin" w:hint="cs"/>
          <w:sz w:val="28"/>
          <w:szCs w:val="28"/>
          <w:rtl/>
        </w:rPr>
        <w:t>ی</w:t>
      </w:r>
      <w:r w:rsidRPr="00C33443">
        <w:rPr>
          <w:rFonts w:cs="B Nazanin"/>
          <w:sz w:val="28"/>
          <w:szCs w:val="28"/>
          <w:rtl/>
        </w:rPr>
        <w:t xml:space="preserve"> </w:t>
      </w:r>
      <w:r w:rsidRPr="00C33443">
        <w:rPr>
          <w:rFonts w:cs="B Nazanin"/>
          <w:sz w:val="28"/>
          <w:szCs w:val="28"/>
        </w:rPr>
        <w:t>SST</w:t>
      </w:r>
      <w:r w:rsidRPr="00C33443">
        <w:rPr>
          <w:rFonts w:cs="B Nazanin"/>
          <w:sz w:val="28"/>
          <w:szCs w:val="28"/>
          <w:rtl/>
        </w:rPr>
        <w:t xml:space="preserve"> در ط</w:t>
      </w:r>
      <w:r w:rsidRPr="00C33443">
        <w:rPr>
          <w:rFonts w:cs="B Nazanin" w:hint="cs"/>
          <w:sz w:val="28"/>
          <w:szCs w:val="28"/>
          <w:rtl/>
        </w:rPr>
        <w:t>ی</w:t>
      </w:r>
      <w:r w:rsidRPr="00C33443">
        <w:rPr>
          <w:rFonts w:cs="B Nazanin"/>
          <w:sz w:val="28"/>
          <w:szCs w:val="28"/>
          <w:rtl/>
        </w:rPr>
        <w:t xml:space="preserve"> </w:t>
      </w:r>
      <w:r w:rsidRPr="00C33443">
        <w:rPr>
          <w:rFonts w:cs="B Nazanin"/>
          <w:sz w:val="28"/>
          <w:szCs w:val="28"/>
        </w:rPr>
        <w:t>tDCS</w:t>
      </w:r>
      <w:r w:rsidRPr="00C33443">
        <w:rPr>
          <w:rFonts w:cs="B Nazanin"/>
          <w:sz w:val="28"/>
          <w:szCs w:val="28"/>
          <w:rtl/>
        </w:rPr>
        <w:t xml:space="preserve"> منظم تر بود.</w:t>
      </w:r>
    </w:p>
    <w:p w14:paraId="1457C079" w14:textId="77777777" w:rsidR="00A44AF8" w:rsidRPr="00C33443" w:rsidRDefault="00E50083" w:rsidP="00F075E9">
      <w:pPr>
        <w:jc w:val="center"/>
        <w:rPr>
          <w:rFonts w:cs="B Nazanin"/>
          <w:sz w:val="28"/>
          <w:szCs w:val="28"/>
          <w:rtl/>
        </w:rPr>
      </w:pPr>
      <w:r>
        <w:rPr>
          <w:rFonts w:cs="B Nazanin"/>
          <w:sz w:val="28"/>
          <w:szCs w:val="28"/>
        </w:rPr>
        <w:pict w14:anchorId="09EF75BA">
          <v:shape id="_x0000_i1031" type="#_x0000_t75" style="width:235.8pt;height:305.4pt">
            <v:imagedata r:id="rId21" o:title="4"/>
          </v:shape>
        </w:pict>
      </w:r>
    </w:p>
    <w:p w14:paraId="057F8FF8" w14:textId="77777777" w:rsidR="00A44AF8" w:rsidRPr="000A34A8" w:rsidRDefault="00F075E9" w:rsidP="0000390E">
      <w:pPr>
        <w:rPr>
          <w:rFonts w:cs="B Nazanin"/>
        </w:rPr>
      </w:pPr>
      <w:r w:rsidRPr="000A34A8">
        <w:rPr>
          <w:rFonts w:cs="B Nazanin"/>
          <w:rtl/>
        </w:rPr>
        <w:t xml:space="preserve">شکل </w:t>
      </w:r>
      <w:r w:rsidR="00544C3B">
        <w:rPr>
          <w:rFonts w:cs="B Nazanin" w:hint="cs"/>
          <w:rtl/>
        </w:rPr>
        <w:t>3</w:t>
      </w:r>
      <w:r w:rsidR="00BB1BB8" w:rsidRPr="000A34A8">
        <w:rPr>
          <w:rFonts w:cs="B Nazanin" w:hint="cs"/>
          <w:rtl/>
        </w:rPr>
        <w:t>-8</w:t>
      </w:r>
      <w:r w:rsidRPr="000A34A8">
        <w:rPr>
          <w:rFonts w:cs="B Nazanin"/>
          <w:rtl/>
        </w:rPr>
        <w:t xml:space="preserve"> </w:t>
      </w:r>
      <w:r w:rsidR="0000390E">
        <w:rPr>
          <w:rFonts w:cs="B Nazanin" w:hint="cs"/>
          <w:rtl/>
        </w:rPr>
        <w:t>.</w:t>
      </w:r>
      <w:r w:rsidRPr="000A34A8">
        <w:rPr>
          <w:rFonts w:cs="B Nazanin" w:hint="cs"/>
          <w:rtl/>
        </w:rPr>
        <w:t xml:space="preserve"> </w:t>
      </w:r>
      <w:r w:rsidR="00BB1BB8" w:rsidRPr="000A34A8">
        <w:rPr>
          <w:rFonts w:cs="B Nazanin" w:hint="cs"/>
          <w:rtl/>
        </w:rPr>
        <w:t>افزودن</w:t>
      </w:r>
      <w:r w:rsidRPr="000A34A8">
        <w:rPr>
          <w:rFonts w:cs="B Nazanin"/>
          <w:rtl/>
        </w:rPr>
        <w:t xml:space="preserve"> </w:t>
      </w:r>
      <w:r w:rsidRPr="000A34A8">
        <w:rPr>
          <w:rFonts w:cs="B Nazanin"/>
        </w:rPr>
        <w:t>tDCS</w:t>
      </w:r>
      <w:r w:rsidRPr="000A34A8">
        <w:rPr>
          <w:rFonts w:cs="B Nazanin"/>
          <w:rtl/>
        </w:rPr>
        <w:t xml:space="preserve">  </w:t>
      </w:r>
      <w:r w:rsidRPr="000A34A8">
        <w:rPr>
          <w:rFonts w:cs="B Nazanin" w:hint="cs"/>
          <w:rtl/>
        </w:rPr>
        <w:t>(</w:t>
      </w:r>
      <w:r w:rsidRPr="000A34A8">
        <w:rPr>
          <w:rFonts w:cs="B Nazanin"/>
        </w:rPr>
        <w:t>a</w:t>
      </w:r>
      <w:r w:rsidRPr="000A34A8">
        <w:rPr>
          <w:rFonts w:cs="B Nazanin" w:hint="cs"/>
          <w:rtl/>
        </w:rPr>
        <w:t>)</w:t>
      </w:r>
      <w:r w:rsidR="00BB1BB8" w:rsidRPr="000A34A8">
        <w:rPr>
          <w:rFonts w:cs="B Nazanin"/>
          <w:rtl/>
        </w:rPr>
        <w:t xml:space="preserve">: </w:t>
      </w:r>
      <w:r w:rsidRPr="000A34A8">
        <w:rPr>
          <w:rFonts w:cs="B Nazanin"/>
          <w:rtl/>
        </w:rPr>
        <w:t>متغ</w:t>
      </w:r>
      <w:r w:rsidRPr="000A34A8">
        <w:rPr>
          <w:rFonts w:cs="B Nazanin" w:hint="cs"/>
          <w:rtl/>
        </w:rPr>
        <w:t>ی</w:t>
      </w:r>
      <w:r w:rsidRPr="000A34A8">
        <w:rPr>
          <w:rFonts w:cs="B Nazanin" w:hint="eastAsia"/>
          <w:rtl/>
        </w:rPr>
        <w:t>رها</w:t>
      </w:r>
      <w:r w:rsidRPr="000A34A8">
        <w:rPr>
          <w:rFonts w:cs="B Nazanin" w:hint="cs"/>
          <w:rtl/>
        </w:rPr>
        <w:t>ی</w:t>
      </w:r>
      <w:r w:rsidRPr="000A34A8">
        <w:rPr>
          <w:rFonts w:cs="B Nazanin"/>
          <w:rtl/>
        </w:rPr>
        <w:t xml:space="preserve"> خروج</w:t>
      </w:r>
      <w:r w:rsidRPr="000A34A8">
        <w:rPr>
          <w:rFonts w:cs="B Nazanin" w:hint="cs"/>
          <w:rtl/>
        </w:rPr>
        <w:t>ی</w:t>
      </w:r>
      <w:r w:rsidRPr="000A34A8">
        <w:rPr>
          <w:rFonts w:cs="B Nazanin"/>
          <w:rtl/>
        </w:rPr>
        <w:t xml:space="preserve"> مدل در </w:t>
      </w:r>
      <w:r w:rsidRPr="000A34A8">
        <w:rPr>
          <w:rFonts w:cs="B Nazanin" w:hint="cs"/>
          <w:rtl/>
        </w:rPr>
        <w:t>ی</w:t>
      </w:r>
      <w:r w:rsidRPr="000A34A8">
        <w:rPr>
          <w:rFonts w:cs="B Nazanin" w:hint="eastAsia"/>
          <w:rtl/>
        </w:rPr>
        <w:t>ک</w:t>
      </w:r>
      <w:r w:rsidRPr="000A34A8">
        <w:rPr>
          <w:rFonts w:cs="B Nazanin"/>
          <w:rtl/>
        </w:rPr>
        <w:t xml:space="preserve"> </w:t>
      </w:r>
      <w:r w:rsidR="0000390E">
        <w:rPr>
          <w:rFonts w:cs="B Nazanin" w:hint="cs"/>
          <w:rtl/>
        </w:rPr>
        <w:t>شبک</w:t>
      </w:r>
      <w:r w:rsidRPr="000A34A8">
        <w:rPr>
          <w:rFonts w:cs="B Nazanin" w:hint="cs"/>
          <w:rtl/>
        </w:rPr>
        <w:t>ه</w:t>
      </w:r>
      <w:r w:rsidRPr="000A34A8">
        <w:rPr>
          <w:rFonts w:cs="B Nazanin"/>
          <w:rtl/>
        </w:rPr>
        <w:t xml:space="preserve"> </w:t>
      </w:r>
      <w:r w:rsidR="0000390E" w:rsidRPr="0000390E">
        <w:rPr>
          <w:rFonts w:cs="B Nazanin"/>
          <w:rtl/>
        </w:rPr>
        <w:t>ب</w:t>
      </w:r>
      <w:r w:rsidR="0000390E" w:rsidRPr="0000390E">
        <w:rPr>
          <w:rFonts w:cs="B Nazanin" w:hint="cs"/>
          <w:rtl/>
        </w:rPr>
        <w:t>ی</w:t>
      </w:r>
      <w:r w:rsidR="0000390E" w:rsidRPr="0000390E">
        <w:rPr>
          <w:rFonts w:cs="B Nazanin" w:hint="eastAsia"/>
          <w:rtl/>
        </w:rPr>
        <w:t>ش</w:t>
      </w:r>
      <w:r w:rsidR="0000390E" w:rsidRPr="0000390E">
        <w:rPr>
          <w:rFonts w:cs="B Nazanin"/>
          <w:rtl/>
        </w:rPr>
        <w:t xml:space="preserve"> از حد تحر</w:t>
      </w:r>
      <w:r w:rsidR="0000390E" w:rsidRPr="0000390E">
        <w:rPr>
          <w:rFonts w:cs="B Nazanin" w:hint="cs"/>
          <w:rtl/>
        </w:rPr>
        <w:t>ی</w:t>
      </w:r>
      <w:r w:rsidR="0000390E" w:rsidRPr="0000390E">
        <w:rPr>
          <w:rFonts w:cs="B Nazanin" w:hint="eastAsia"/>
          <w:rtl/>
        </w:rPr>
        <w:t>ک</w:t>
      </w:r>
      <w:r w:rsidR="0000390E" w:rsidRPr="0000390E">
        <w:rPr>
          <w:rFonts w:cs="B Nazanin"/>
          <w:rtl/>
        </w:rPr>
        <w:t xml:space="preserve"> شده</w:t>
      </w:r>
      <w:r w:rsidRPr="000A34A8">
        <w:rPr>
          <w:rFonts w:cs="B Nazanin" w:hint="cs"/>
          <w:rtl/>
        </w:rPr>
        <w:t xml:space="preserve">  (</w:t>
      </w:r>
      <w:r w:rsidRPr="000A34A8">
        <w:rPr>
          <w:rFonts w:cs="B Nazanin"/>
        </w:rPr>
        <w:t>b</w:t>
      </w:r>
      <w:r w:rsidRPr="000A34A8">
        <w:rPr>
          <w:rFonts w:cs="B Nazanin" w:hint="cs"/>
          <w:rtl/>
        </w:rPr>
        <w:t>)</w:t>
      </w:r>
      <w:r w:rsidRPr="000A34A8">
        <w:rPr>
          <w:rFonts w:cs="B Nazanin"/>
          <w:rtl/>
        </w:rPr>
        <w:t>: کاهش م</w:t>
      </w:r>
      <w:r w:rsidRPr="000A34A8">
        <w:rPr>
          <w:rFonts w:cs="B Nazanin" w:hint="cs"/>
          <w:rtl/>
        </w:rPr>
        <w:t>ی</w:t>
      </w:r>
      <w:r w:rsidRPr="000A34A8">
        <w:rPr>
          <w:rFonts w:cs="B Nazanin" w:hint="eastAsia"/>
          <w:rtl/>
        </w:rPr>
        <w:t>انگ</w:t>
      </w:r>
      <w:r w:rsidRPr="000A34A8">
        <w:rPr>
          <w:rFonts w:cs="B Nazanin" w:hint="cs"/>
          <w:rtl/>
        </w:rPr>
        <w:t>ی</w:t>
      </w:r>
      <w:r w:rsidRPr="000A34A8">
        <w:rPr>
          <w:rFonts w:cs="B Nazanin" w:hint="eastAsia"/>
          <w:rtl/>
        </w:rPr>
        <w:t>ن</w:t>
      </w:r>
      <w:r w:rsidRPr="000A34A8">
        <w:rPr>
          <w:rFonts w:cs="B Nazanin"/>
          <w:rtl/>
        </w:rPr>
        <w:t xml:space="preserve"> سرعت شل</w:t>
      </w:r>
      <w:r w:rsidRPr="000A34A8">
        <w:rPr>
          <w:rFonts w:cs="B Nazanin" w:hint="cs"/>
          <w:rtl/>
        </w:rPr>
        <w:t>ی</w:t>
      </w:r>
      <w:r w:rsidRPr="000A34A8">
        <w:rPr>
          <w:rFonts w:cs="B Nazanin" w:hint="eastAsia"/>
          <w:rtl/>
        </w:rPr>
        <w:t>ک</w:t>
      </w:r>
      <w:r w:rsidRPr="000A34A8">
        <w:rPr>
          <w:rFonts w:cs="B Nazanin"/>
          <w:rtl/>
        </w:rPr>
        <w:t xml:space="preserve"> جمع</w:t>
      </w:r>
      <w:r w:rsidRPr="000A34A8">
        <w:rPr>
          <w:rFonts w:cs="B Nazanin" w:hint="cs"/>
          <w:rtl/>
        </w:rPr>
        <w:t>ی</w:t>
      </w:r>
      <w:r w:rsidRPr="000A34A8">
        <w:rPr>
          <w:rFonts w:cs="B Nazanin" w:hint="eastAsia"/>
          <w:rtl/>
        </w:rPr>
        <w:t>ت</w:t>
      </w:r>
      <w:r w:rsidRPr="000A34A8">
        <w:rPr>
          <w:rFonts w:cs="B Nazanin"/>
          <w:rtl/>
        </w:rPr>
        <w:t xml:space="preserve"> نورونها تحت </w:t>
      </w:r>
      <w:r w:rsidRPr="000A34A8">
        <w:rPr>
          <w:rFonts w:cs="B Nazanin"/>
        </w:rPr>
        <w:t>tDCS</w:t>
      </w:r>
      <w:r w:rsidRPr="000A34A8">
        <w:rPr>
          <w:rFonts w:cs="B Nazanin"/>
          <w:rtl/>
        </w:rPr>
        <w:t xml:space="preserve"> شب</w:t>
      </w:r>
      <w:r w:rsidRPr="000A34A8">
        <w:rPr>
          <w:rFonts w:cs="B Nazanin" w:hint="cs"/>
          <w:rtl/>
        </w:rPr>
        <w:t>ی</w:t>
      </w:r>
      <w:r w:rsidRPr="000A34A8">
        <w:rPr>
          <w:rFonts w:cs="B Nazanin" w:hint="eastAsia"/>
          <w:rtl/>
        </w:rPr>
        <w:t>ه</w:t>
      </w:r>
      <w:r w:rsidRPr="000A34A8">
        <w:rPr>
          <w:rFonts w:cs="B Nazanin"/>
          <w:rtl/>
        </w:rPr>
        <w:t xml:space="preserve"> ساز</w:t>
      </w:r>
      <w:r w:rsidRPr="000A34A8">
        <w:rPr>
          <w:rFonts w:cs="B Nazanin" w:hint="cs"/>
          <w:rtl/>
        </w:rPr>
        <w:t>ی</w:t>
      </w:r>
      <w:r w:rsidRPr="000A34A8">
        <w:rPr>
          <w:rFonts w:cs="B Nazanin"/>
          <w:rtl/>
        </w:rPr>
        <w:t xml:space="preserve"> شده</w:t>
      </w:r>
      <w:r w:rsidR="00544C3B">
        <w:rPr>
          <w:rFonts w:cs="B Nazanin" w:hint="cs"/>
          <w:rtl/>
        </w:rPr>
        <w:t xml:space="preserve"> </w:t>
      </w:r>
      <w:r w:rsidR="00544C3B">
        <w:rPr>
          <w:rFonts w:cs="B Nazanin"/>
        </w:rPr>
        <w:t>[</w:t>
      </w:r>
      <w:r w:rsidR="00FE2E01">
        <w:rPr>
          <w:rFonts w:cs="B Nazanin"/>
        </w:rPr>
        <w:t>9</w:t>
      </w:r>
      <w:r w:rsidR="00544C3B">
        <w:rPr>
          <w:rFonts w:cs="B Nazanin"/>
        </w:rPr>
        <w:t>]</w:t>
      </w:r>
    </w:p>
    <w:p w14:paraId="09C2BE71" w14:textId="77777777" w:rsidR="00A44AF8" w:rsidRPr="00C33443" w:rsidRDefault="00A44AF8" w:rsidP="007834F4">
      <w:pPr>
        <w:rPr>
          <w:rFonts w:cs="B Nazanin"/>
          <w:sz w:val="28"/>
          <w:szCs w:val="28"/>
          <w:rtl/>
        </w:rPr>
      </w:pPr>
    </w:p>
    <w:p w14:paraId="0F10A203" w14:textId="77777777" w:rsidR="00B926BB" w:rsidRPr="00C33443" w:rsidRDefault="00E34E9D" w:rsidP="00FC40A1">
      <w:pPr>
        <w:jc w:val="both"/>
        <w:rPr>
          <w:rFonts w:cs="B Nazanin"/>
          <w:sz w:val="28"/>
          <w:szCs w:val="28"/>
          <w:rtl/>
        </w:rPr>
      </w:pPr>
      <w:r w:rsidRPr="00C33443">
        <w:rPr>
          <w:rFonts w:cs="B Nazanin" w:hint="cs"/>
          <w:sz w:val="28"/>
          <w:szCs w:val="28"/>
          <w:rtl/>
        </w:rPr>
        <w:t>در</w:t>
      </w:r>
      <w:r w:rsidRPr="00C33443">
        <w:rPr>
          <w:rFonts w:cs="B Nazanin"/>
          <w:color w:val="0070C0"/>
          <w:sz w:val="28"/>
          <w:szCs w:val="28"/>
          <w:rtl/>
        </w:rPr>
        <w:t xml:space="preserve"> </w:t>
      </w:r>
      <w:r w:rsidRPr="00C33443">
        <w:rPr>
          <w:rFonts w:cs="B Nazanin"/>
          <w:sz w:val="28"/>
          <w:szCs w:val="28"/>
          <w:rtl/>
        </w:rPr>
        <w:t>مدل شبکه بزرگ</w:t>
      </w:r>
      <w:r w:rsidRPr="00C33443">
        <w:rPr>
          <w:rFonts w:cs="B Nazanin" w:hint="cs"/>
          <w:sz w:val="28"/>
          <w:szCs w:val="28"/>
          <w:rtl/>
        </w:rPr>
        <w:t xml:space="preserve"> با</w:t>
      </w:r>
      <w:r w:rsidRPr="00C33443">
        <w:rPr>
          <w:rFonts w:cs="B Nazanin"/>
          <w:sz w:val="28"/>
          <w:szCs w:val="28"/>
          <w:rtl/>
        </w:rPr>
        <w:t xml:space="preserve"> </w:t>
      </w:r>
      <m:oMath>
        <m:sSup>
          <m:sSupPr>
            <m:ctrlPr>
              <w:rPr>
                <w:rFonts w:ascii="Cambria Math" w:hAnsi="Cambria Math" w:cs="B Nazanin"/>
                <w:i/>
                <w:sz w:val="28"/>
                <w:szCs w:val="28"/>
              </w:rPr>
            </m:ctrlPr>
          </m:sSupPr>
          <m:e>
            <m:r>
              <w:rPr>
                <w:rFonts w:ascii="Cambria Math" w:hAnsi="Cambria Math" w:cs="B Nazanin"/>
                <w:sz w:val="28"/>
                <w:szCs w:val="28"/>
                <w:rtl/>
              </w:rPr>
              <m:t>10</m:t>
            </m:r>
          </m:e>
          <m:sup>
            <m:r>
              <w:rPr>
                <w:rFonts w:ascii="Cambria Math" w:hAnsi="Cambria Math" w:cs="B Nazanin"/>
                <w:sz w:val="28"/>
                <w:szCs w:val="28"/>
              </w:rPr>
              <m:t>5</m:t>
            </m:r>
          </m:sup>
        </m:sSup>
      </m:oMath>
      <w:r w:rsidRPr="00C33443">
        <w:rPr>
          <w:rFonts w:cs="B Nazanin"/>
          <w:sz w:val="28"/>
          <w:szCs w:val="28"/>
          <w:rtl/>
        </w:rPr>
        <w:t xml:space="preserve"> نورون</w:t>
      </w:r>
      <w:r w:rsidRPr="00C33443">
        <w:rPr>
          <w:rFonts w:cs="B Nazanin" w:hint="cs"/>
          <w:sz w:val="28"/>
          <w:szCs w:val="28"/>
          <w:rtl/>
        </w:rPr>
        <w:t xml:space="preserve"> </w:t>
      </w:r>
      <w:r w:rsidRPr="00C33443">
        <w:rPr>
          <w:rFonts w:cs="B Nazanin"/>
          <w:sz w:val="28"/>
          <w:szCs w:val="28"/>
          <w:rtl/>
        </w:rPr>
        <w:t>پس از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 فعال</w:t>
      </w:r>
      <w:r w:rsidRPr="00C33443">
        <w:rPr>
          <w:rFonts w:cs="B Nazanin" w:hint="cs"/>
          <w:sz w:val="28"/>
          <w:szCs w:val="28"/>
          <w:rtl/>
        </w:rPr>
        <w:t>ی</w:t>
      </w:r>
      <w:r w:rsidRPr="00C33443">
        <w:rPr>
          <w:rFonts w:cs="B Nazanin" w:hint="eastAsia"/>
          <w:sz w:val="28"/>
          <w:szCs w:val="28"/>
          <w:rtl/>
        </w:rPr>
        <w:t>ت</w:t>
      </w:r>
      <w:r w:rsidRPr="00C33443">
        <w:rPr>
          <w:rFonts w:cs="B Nazanin"/>
          <w:sz w:val="28"/>
          <w:szCs w:val="28"/>
          <w:rtl/>
        </w:rPr>
        <w:t xml:space="preserve"> صرع</w:t>
      </w:r>
      <w:r w:rsidRPr="00C33443">
        <w:rPr>
          <w:rFonts w:cs="B Nazanin" w:hint="cs"/>
          <w:sz w:val="28"/>
          <w:szCs w:val="28"/>
          <w:rtl/>
        </w:rPr>
        <w:t>ی</w:t>
      </w:r>
      <w:r w:rsidRPr="00C33443">
        <w:rPr>
          <w:rFonts w:cs="B Nazanin"/>
          <w:sz w:val="28"/>
          <w:szCs w:val="28"/>
          <w:rtl/>
        </w:rPr>
        <w:t xml:space="preserve"> به آرام</w:t>
      </w:r>
      <w:r w:rsidRPr="00C33443">
        <w:rPr>
          <w:rFonts w:cs="B Nazanin" w:hint="cs"/>
          <w:sz w:val="28"/>
          <w:szCs w:val="28"/>
          <w:rtl/>
        </w:rPr>
        <w:t>ی</w:t>
      </w:r>
      <w:r w:rsidRPr="00C33443">
        <w:rPr>
          <w:rFonts w:cs="B Nazanin"/>
          <w:sz w:val="28"/>
          <w:szCs w:val="28"/>
          <w:rtl/>
        </w:rPr>
        <w:t xml:space="preserve"> به سطح قبل از تحر</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خود بازگشت (شکل </w:t>
      </w:r>
      <w:r w:rsidR="00544C3B">
        <w:rPr>
          <w:rFonts w:cs="B Nazanin" w:hint="cs"/>
          <w:sz w:val="28"/>
          <w:szCs w:val="28"/>
          <w:rtl/>
        </w:rPr>
        <w:t>3</w:t>
      </w:r>
      <w:r w:rsidR="00BB1BB8">
        <w:rPr>
          <w:rFonts w:cs="B Nazanin" w:hint="cs"/>
          <w:sz w:val="28"/>
          <w:szCs w:val="28"/>
          <w:rtl/>
        </w:rPr>
        <w:t xml:space="preserve">-9 </w:t>
      </w:r>
      <w:r w:rsidRPr="00C33443">
        <w:rPr>
          <w:rFonts w:cs="B Nazanin"/>
          <w:sz w:val="28"/>
          <w:szCs w:val="28"/>
        </w:rPr>
        <w:t>a</w:t>
      </w:r>
      <w:r w:rsidRPr="00C33443">
        <w:rPr>
          <w:rFonts w:cs="B Nazanin"/>
          <w:sz w:val="28"/>
          <w:szCs w:val="28"/>
          <w:rtl/>
        </w:rPr>
        <w:t>).</w:t>
      </w:r>
      <w:r w:rsidR="00B926BB" w:rsidRPr="00C33443">
        <w:rPr>
          <w:rFonts w:cs="B Nazanin" w:hint="eastAsia"/>
          <w:color w:val="0070C0"/>
          <w:sz w:val="28"/>
          <w:szCs w:val="28"/>
          <w:rtl/>
        </w:rPr>
        <w:t xml:space="preserve"> </w:t>
      </w:r>
      <w:r w:rsidR="00B926BB" w:rsidRPr="00C33443">
        <w:rPr>
          <w:rFonts w:cs="B Nazanin" w:hint="eastAsia"/>
          <w:sz w:val="28"/>
          <w:szCs w:val="28"/>
          <w:rtl/>
        </w:rPr>
        <w:t>همان</w:t>
      </w:r>
      <w:r w:rsidR="00B926BB" w:rsidRPr="00C33443">
        <w:rPr>
          <w:rFonts w:cs="B Nazanin"/>
          <w:sz w:val="28"/>
          <w:szCs w:val="28"/>
          <w:rtl/>
        </w:rPr>
        <w:t xml:space="preserve"> پروتکل تحر</w:t>
      </w:r>
      <w:r w:rsidR="00B926BB" w:rsidRPr="00C33443">
        <w:rPr>
          <w:rFonts w:cs="B Nazanin" w:hint="cs"/>
          <w:sz w:val="28"/>
          <w:szCs w:val="28"/>
          <w:rtl/>
        </w:rPr>
        <w:t>ی</w:t>
      </w:r>
      <w:r w:rsidR="00B926BB" w:rsidRPr="00C33443">
        <w:rPr>
          <w:rFonts w:cs="B Nazanin" w:hint="eastAsia"/>
          <w:sz w:val="28"/>
          <w:szCs w:val="28"/>
          <w:rtl/>
        </w:rPr>
        <w:t>ک</w:t>
      </w:r>
      <w:r w:rsidR="00B926BB" w:rsidRPr="00C33443">
        <w:rPr>
          <w:rFonts w:cs="B Nazanin"/>
          <w:sz w:val="28"/>
          <w:szCs w:val="28"/>
          <w:rtl/>
        </w:rPr>
        <w:t xml:space="preserve"> برا</w:t>
      </w:r>
      <w:r w:rsidR="00B926BB" w:rsidRPr="00C33443">
        <w:rPr>
          <w:rFonts w:cs="B Nazanin" w:hint="cs"/>
          <w:sz w:val="28"/>
          <w:szCs w:val="28"/>
          <w:rtl/>
        </w:rPr>
        <w:t>ی</w:t>
      </w:r>
      <w:r w:rsidR="00B926BB" w:rsidRPr="00C33443">
        <w:rPr>
          <w:rFonts w:cs="B Nazanin"/>
          <w:sz w:val="28"/>
          <w:szCs w:val="28"/>
          <w:rtl/>
        </w:rPr>
        <w:t xml:space="preserve"> </w:t>
      </w:r>
      <w:r w:rsidR="00B926BB" w:rsidRPr="00C33443">
        <w:rPr>
          <w:rFonts w:cs="B Nazanin" w:hint="cs"/>
          <w:sz w:val="28"/>
          <w:szCs w:val="28"/>
          <w:rtl/>
        </w:rPr>
        <w:t>ی</w:t>
      </w:r>
      <w:r w:rsidR="00B926BB" w:rsidRPr="00C33443">
        <w:rPr>
          <w:rFonts w:cs="B Nazanin" w:hint="eastAsia"/>
          <w:sz w:val="28"/>
          <w:szCs w:val="28"/>
          <w:rtl/>
        </w:rPr>
        <w:t>ک</w:t>
      </w:r>
      <w:r w:rsidR="00B926BB" w:rsidRPr="00C33443">
        <w:rPr>
          <w:rFonts w:cs="B Nazanin"/>
          <w:sz w:val="28"/>
          <w:szCs w:val="28"/>
          <w:rtl/>
        </w:rPr>
        <w:t xml:space="preserve"> شبکه شامل </w:t>
      </w:r>
      <m:oMath>
        <m:sSup>
          <m:sSupPr>
            <m:ctrlPr>
              <w:rPr>
                <w:rFonts w:ascii="Cambria Math" w:hAnsi="Cambria Math" w:cs="B Nazanin"/>
                <w:sz w:val="28"/>
                <w:szCs w:val="28"/>
              </w:rPr>
            </m:ctrlPr>
          </m:sSupPr>
          <m:e>
            <m:r>
              <w:rPr>
                <w:rFonts w:ascii="Cambria Math" w:hAnsi="Cambria Math" w:cs="B Nazanin"/>
                <w:sz w:val="28"/>
                <w:szCs w:val="28"/>
              </w:rPr>
              <m:t>10</m:t>
            </m:r>
          </m:e>
          <m:sup>
            <m:r>
              <w:rPr>
                <w:rFonts w:ascii="Cambria Math" w:hAnsi="Cambria Math" w:cs="B Nazanin"/>
                <w:sz w:val="28"/>
                <w:szCs w:val="28"/>
              </w:rPr>
              <m:t>3</m:t>
            </m:r>
          </m:sup>
        </m:sSup>
      </m:oMath>
      <w:r w:rsidR="00B926BB" w:rsidRPr="00C33443">
        <w:rPr>
          <w:rFonts w:cs="B Nazanin"/>
          <w:sz w:val="28"/>
          <w:szCs w:val="28"/>
          <w:rtl/>
        </w:rPr>
        <w:t xml:space="preserve"> نورون و 100 س</w:t>
      </w:r>
      <w:r w:rsidR="00B926BB" w:rsidRPr="00C33443">
        <w:rPr>
          <w:rFonts w:cs="B Nazanin" w:hint="cs"/>
          <w:sz w:val="28"/>
          <w:szCs w:val="28"/>
          <w:rtl/>
        </w:rPr>
        <w:t>ی</w:t>
      </w:r>
      <w:r w:rsidR="00B926BB" w:rsidRPr="00C33443">
        <w:rPr>
          <w:rFonts w:cs="B Nazanin" w:hint="eastAsia"/>
          <w:sz w:val="28"/>
          <w:szCs w:val="28"/>
          <w:rtl/>
        </w:rPr>
        <w:t>ناپس</w:t>
      </w:r>
      <w:r w:rsidR="00B926BB" w:rsidRPr="00C33443">
        <w:rPr>
          <w:rFonts w:cs="B Nazanin"/>
          <w:sz w:val="28"/>
          <w:szCs w:val="28"/>
          <w:rtl/>
        </w:rPr>
        <w:t xml:space="preserve"> در هر نورون ، باعث اثرات فور</w:t>
      </w:r>
      <w:r w:rsidR="00B926BB" w:rsidRPr="00C33443">
        <w:rPr>
          <w:rFonts w:cs="B Nazanin" w:hint="cs"/>
          <w:sz w:val="28"/>
          <w:szCs w:val="28"/>
          <w:rtl/>
        </w:rPr>
        <w:t>ی</w:t>
      </w:r>
      <w:r w:rsidR="00B926BB" w:rsidRPr="00C33443">
        <w:rPr>
          <w:rFonts w:cs="B Nazanin"/>
          <w:sz w:val="28"/>
          <w:szCs w:val="28"/>
          <w:rtl/>
        </w:rPr>
        <w:t xml:space="preserve"> م</w:t>
      </w:r>
      <w:r w:rsidR="00B926BB" w:rsidRPr="00C33443">
        <w:rPr>
          <w:rFonts w:cs="B Nazanin" w:hint="cs"/>
          <w:sz w:val="28"/>
          <w:szCs w:val="28"/>
          <w:rtl/>
        </w:rPr>
        <w:t>ی</w:t>
      </w:r>
      <w:r w:rsidR="00BB1BB8">
        <w:rPr>
          <w:rFonts w:cs="B Nazanin"/>
          <w:sz w:val="28"/>
          <w:szCs w:val="28"/>
          <w:rtl/>
        </w:rPr>
        <w:t xml:space="preserve"> شود اما اثرات ماندگار</w:t>
      </w:r>
      <w:r w:rsidR="00B926BB" w:rsidRPr="00C33443">
        <w:rPr>
          <w:rFonts w:cs="B Nazanin"/>
          <w:sz w:val="28"/>
          <w:szCs w:val="28"/>
          <w:rtl/>
        </w:rPr>
        <w:t>کوتاه تر</w:t>
      </w:r>
      <w:r w:rsidR="00B926BB" w:rsidRPr="00C33443">
        <w:rPr>
          <w:rFonts w:cs="B Nazanin" w:hint="cs"/>
          <w:sz w:val="28"/>
          <w:szCs w:val="28"/>
          <w:rtl/>
        </w:rPr>
        <w:t xml:space="preserve"> بودند</w:t>
      </w:r>
      <w:r w:rsidR="00B926BB" w:rsidRPr="00C33443">
        <w:rPr>
          <w:rFonts w:cs="B Nazanin"/>
          <w:sz w:val="28"/>
          <w:szCs w:val="28"/>
          <w:rtl/>
        </w:rPr>
        <w:t xml:space="preserve"> (0-20 ثان</w:t>
      </w:r>
      <w:r w:rsidR="00B926BB" w:rsidRPr="00C33443">
        <w:rPr>
          <w:rFonts w:cs="B Nazanin" w:hint="cs"/>
          <w:sz w:val="28"/>
          <w:szCs w:val="28"/>
          <w:rtl/>
        </w:rPr>
        <w:t>ی</w:t>
      </w:r>
      <w:r w:rsidR="00B926BB" w:rsidRPr="00C33443">
        <w:rPr>
          <w:rFonts w:cs="B Nazanin" w:hint="eastAsia"/>
          <w:sz w:val="28"/>
          <w:szCs w:val="28"/>
          <w:rtl/>
        </w:rPr>
        <w:t>ه</w:t>
      </w:r>
      <w:r w:rsidR="00B926BB" w:rsidRPr="00C33443">
        <w:rPr>
          <w:rFonts w:cs="B Nazanin"/>
          <w:sz w:val="28"/>
          <w:szCs w:val="28"/>
          <w:rtl/>
        </w:rPr>
        <w:t xml:space="preserve">) (شکل </w:t>
      </w:r>
      <w:r w:rsidR="00544C3B">
        <w:rPr>
          <w:rFonts w:cs="B Nazanin" w:hint="cs"/>
          <w:sz w:val="28"/>
          <w:szCs w:val="28"/>
          <w:rtl/>
        </w:rPr>
        <w:t>3</w:t>
      </w:r>
      <w:r w:rsidR="00BB1BB8">
        <w:rPr>
          <w:rFonts w:cs="B Nazanin" w:hint="cs"/>
          <w:sz w:val="28"/>
          <w:szCs w:val="28"/>
          <w:rtl/>
        </w:rPr>
        <w:t xml:space="preserve">-9 </w:t>
      </w:r>
      <w:r w:rsidR="00B926BB" w:rsidRPr="00C33443">
        <w:rPr>
          <w:rFonts w:cs="B Nazanin"/>
          <w:sz w:val="28"/>
          <w:szCs w:val="28"/>
        </w:rPr>
        <w:t>b</w:t>
      </w:r>
      <w:r w:rsidR="00B926BB" w:rsidRPr="00C33443">
        <w:rPr>
          <w:rFonts w:cs="B Nazanin"/>
          <w:sz w:val="28"/>
          <w:szCs w:val="28"/>
          <w:rtl/>
        </w:rPr>
        <w:t xml:space="preserve">). در </w:t>
      </w:r>
      <w:r w:rsidR="00B926BB" w:rsidRPr="00C33443">
        <w:rPr>
          <w:rFonts w:cs="B Nazanin" w:hint="cs"/>
          <w:sz w:val="28"/>
          <w:szCs w:val="28"/>
          <w:rtl/>
        </w:rPr>
        <w:t>ی</w:t>
      </w:r>
      <w:r w:rsidR="00B926BB" w:rsidRPr="00C33443">
        <w:rPr>
          <w:rFonts w:cs="B Nazanin" w:hint="eastAsia"/>
          <w:sz w:val="28"/>
          <w:szCs w:val="28"/>
          <w:rtl/>
        </w:rPr>
        <w:t>ک</w:t>
      </w:r>
      <w:r w:rsidR="00BB1BB8">
        <w:rPr>
          <w:rFonts w:cs="B Nazanin"/>
          <w:sz w:val="28"/>
          <w:szCs w:val="28"/>
          <w:rtl/>
        </w:rPr>
        <w:t xml:space="preserve"> شبکه کوچکتر </w:t>
      </w:r>
      <w:r w:rsidR="00BB1BB8">
        <w:rPr>
          <w:rFonts w:cs="B Nazanin" w:hint="cs"/>
          <w:sz w:val="28"/>
          <w:szCs w:val="28"/>
          <w:rtl/>
        </w:rPr>
        <w:t>شامل</w:t>
      </w:r>
      <w:r w:rsidR="00B926BB" w:rsidRPr="00C33443">
        <w:rPr>
          <w:rFonts w:cs="B Nazanin"/>
          <w:sz w:val="28"/>
          <w:szCs w:val="28"/>
          <w:rtl/>
        </w:rPr>
        <w:t xml:space="preserve"> 250 نورون و 40 س</w:t>
      </w:r>
      <w:r w:rsidR="00B926BB" w:rsidRPr="00C33443">
        <w:rPr>
          <w:rFonts w:cs="B Nazanin" w:hint="cs"/>
          <w:sz w:val="28"/>
          <w:szCs w:val="28"/>
          <w:rtl/>
        </w:rPr>
        <w:t>ی</w:t>
      </w:r>
      <w:r w:rsidR="00B926BB" w:rsidRPr="00C33443">
        <w:rPr>
          <w:rFonts w:cs="B Nazanin" w:hint="eastAsia"/>
          <w:sz w:val="28"/>
          <w:szCs w:val="28"/>
          <w:rtl/>
        </w:rPr>
        <w:t>ناپس</w:t>
      </w:r>
      <w:r w:rsidR="00B926BB" w:rsidRPr="00C33443">
        <w:rPr>
          <w:rFonts w:cs="B Nazanin"/>
          <w:sz w:val="28"/>
          <w:szCs w:val="28"/>
          <w:rtl/>
        </w:rPr>
        <w:t xml:space="preserve"> در هر نورون ، پروتکل تحر</w:t>
      </w:r>
      <w:r w:rsidR="00B926BB" w:rsidRPr="00C33443">
        <w:rPr>
          <w:rFonts w:cs="B Nazanin" w:hint="cs"/>
          <w:sz w:val="28"/>
          <w:szCs w:val="28"/>
          <w:rtl/>
        </w:rPr>
        <w:t>ی</w:t>
      </w:r>
      <w:r w:rsidR="00B926BB" w:rsidRPr="00C33443">
        <w:rPr>
          <w:rFonts w:cs="B Nazanin" w:hint="eastAsia"/>
          <w:sz w:val="28"/>
          <w:szCs w:val="28"/>
          <w:rtl/>
        </w:rPr>
        <w:t>ک</w:t>
      </w:r>
      <w:r w:rsidR="00B926BB" w:rsidRPr="00C33443">
        <w:rPr>
          <w:rFonts w:cs="B Nazanin"/>
          <w:sz w:val="28"/>
          <w:szCs w:val="28"/>
          <w:rtl/>
        </w:rPr>
        <w:t xml:space="preserve"> ه</w:t>
      </w:r>
      <w:r w:rsidR="00B926BB" w:rsidRPr="00C33443">
        <w:rPr>
          <w:rFonts w:cs="B Nazanin" w:hint="cs"/>
          <w:sz w:val="28"/>
          <w:szCs w:val="28"/>
          <w:rtl/>
        </w:rPr>
        <w:t>ی</w:t>
      </w:r>
      <w:r w:rsidR="00B926BB" w:rsidRPr="00C33443">
        <w:rPr>
          <w:rFonts w:cs="B Nazanin" w:hint="eastAsia"/>
          <w:sz w:val="28"/>
          <w:szCs w:val="28"/>
          <w:rtl/>
        </w:rPr>
        <w:t>چ</w:t>
      </w:r>
      <w:r w:rsidR="00B926BB" w:rsidRPr="00C33443">
        <w:rPr>
          <w:rFonts w:cs="B Nazanin"/>
          <w:sz w:val="28"/>
          <w:szCs w:val="28"/>
          <w:rtl/>
        </w:rPr>
        <w:t xml:space="preserve"> اثر ماندگار</w:t>
      </w:r>
      <w:r w:rsidR="00B926BB" w:rsidRPr="00C33443">
        <w:rPr>
          <w:rFonts w:cs="B Nazanin" w:hint="cs"/>
          <w:sz w:val="28"/>
          <w:szCs w:val="28"/>
          <w:rtl/>
        </w:rPr>
        <w:t>ی</w:t>
      </w:r>
      <w:r w:rsidR="00B926BB" w:rsidRPr="00C33443">
        <w:rPr>
          <w:rFonts w:cs="B Nazanin"/>
          <w:sz w:val="28"/>
          <w:szCs w:val="28"/>
          <w:rtl/>
        </w:rPr>
        <w:t xml:space="preserve"> ا</w:t>
      </w:r>
      <w:r w:rsidR="00B926BB" w:rsidRPr="00C33443">
        <w:rPr>
          <w:rFonts w:cs="B Nazanin" w:hint="cs"/>
          <w:sz w:val="28"/>
          <w:szCs w:val="28"/>
          <w:rtl/>
        </w:rPr>
        <w:t>ی</w:t>
      </w:r>
      <w:r w:rsidR="00B926BB" w:rsidRPr="00C33443">
        <w:rPr>
          <w:rFonts w:cs="B Nazanin"/>
          <w:sz w:val="28"/>
          <w:szCs w:val="28"/>
          <w:rtl/>
        </w:rPr>
        <w:t xml:space="preserve">جاد نکرد (شکل </w:t>
      </w:r>
      <w:r w:rsidR="00544C3B">
        <w:rPr>
          <w:rFonts w:cs="B Nazanin" w:hint="cs"/>
          <w:sz w:val="28"/>
          <w:szCs w:val="28"/>
          <w:rtl/>
        </w:rPr>
        <w:t>3</w:t>
      </w:r>
      <w:r w:rsidR="00BB1BB8">
        <w:rPr>
          <w:rFonts w:cs="B Nazanin" w:hint="cs"/>
          <w:sz w:val="28"/>
          <w:szCs w:val="28"/>
          <w:rtl/>
        </w:rPr>
        <w:t xml:space="preserve">-9 </w:t>
      </w:r>
      <w:r w:rsidR="00B926BB" w:rsidRPr="00C33443">
        <w:rPr>
          <w:rFonts w:cs="B Nazanin"/>
          <w:sz w:val="28"/>
          <w:szCs w:val="28"/>
        </w:rPr>
        <w:t>c</w:t>
      </w:r>
      <w:r w:rsidR="00B926BB" w:rsidRPr="00C33443">
        <w:rPr>
          <w:rFonts w:cs="B Nazanin"/>
          <w:sz w:val="28"/>
          <w:szCs w:val="28"/>
          <w:rtl/>
        </w:rPr>
        <w:t>). زمان</w:t>
      </w:r>
      <w:r w:rsidR="00B926BB" w:rsidRPr="00C33443">
        <w:rPr>
          <w:rFonts w:cs="B Nazanin" w:hint="cs"/>
          <w:sz w:val="28"/>
          <w:szCs w:val="28"/>
          <w:rtl/>
        </w:rPr>
        <w:t>ی</w:t>
      </w:r>
      <w:r w:rsidR="00B926BB" w:rsidRPr="00C33443">
        <w:rPr>
          <w:rFonts w:cs="B Nazanin"/>
          <w:sz w:val="28"/>
          <w:szCs w:val="28"/>
          <w:rtl/>
        </w:rPr>
        <w:t xml:space="preserve"> که مکان</w:t>
      </w:r>
      <w:r w:rsidR="00B926BB" w:rsidRPr="00C33443">
        <w:rPr>
          <w:rFonts w:cs="B Nazanin" w:hint="cs"/>
          <w:sz w:val="28"/>
          <w:szCs w:val="28"/>
          <w:rtl/>
        </w:rPr>
        <w:t>ی</w:t>
      </w:r>
      <w:r w:rsidR="00B926BB" w:rsidRPr="00C33443">
        <w:rPr>
          <w:rFonts w:cs="B Nazanin" w:hint="eastAsia"/>
          <w:sz w:val="28"/>
          <w:szCs w:val="28"/>
          <w:rtl/>
        </w:rPr>
        <w:t>سم</w:t>
      </w:r>
      <w:r w:rsidR="00B926BB" w:rsidRPr="00C33443">
        <w:rPr>
          <w:rFonts w:cs="B Nazanin"/>
          <w:sz w:val="28"/>
          <w:szCs w:val="28"/>
          <w:rtl/>
        </w:rPr>
        <w:t xml:space="preserve"> ها</w:t>
      </w:r>
      <w:r w:rsidR="00B926BB" w:rsidRPr="00C33443">
        <w:rPr>
          <w:rFonts w:cs="B Nazanin" w:hint="cs"/>
          <w:sz w:val="28"/>
          <w:szCs w:val="28"/>
          <w:rtl/>
        </w:rPr>
        <w:t>ی</w:t>
      </w:r>
      <w:r w:rsidR="00B926BB" w:rsidRPr="00C33443">
        <w:rPr>
          <w:rFonts w:cs="B Nazanin"/>
          <w:sz w:val="28"/>
          <w:szCs w:val="28"/>
          <w:rtl/>
        </w:rPr>
        <w:t xml:space="preserve"> انعطاف پذ</w:t>
      </w:r>
      <w:r w:rsidR="00B926BB" w:rsidRPr="00C33443">
        <w:rPr>
          <w:rFonts w:cs="B Nazanin" w:hint="cs"/>
          <w:sz w:val="28"/>
          <w:szCs w:val="28"/>
          <w:rtl/>
        </w:rPr>
        <w:t>ی</w:t>
      </w:r>
      <w:r w:rsidR="00B926BB" w:rsidRPr="00C33443">
        <w:rPr>
          <w:rFonts w:cs="B Nazanin" w:hint="eastAsia"/>
          <w:sz w:val="28"/>
          <w:szCs w:val="28"/>
          <w:rtl/>
        </w:rPr>
        <w:t>ر</w:t>
      </w:r>
      <w:r w:rsidR="00B926BB" w:rsidRPr="00C33443">
        <w:rPr>
          <w:rFonts w:cs="B Nazanin" w:hint="cs"/>
          <w:sz w:val="28"/>
          <w:szCs w:val="28"/>
          <w:rtl/>
        </w:rPr>
        <w:t>ی</w:t>
      </w:r>
      <w:r w:rsidR="00B926BB" w:rsidRPr="00C33443">
        <w:rPr>
          <w:rFonts w:cs="B Nazanin"/>
          <w:sz w:val="28"/>
          <w:szCs w:val="28"/>
          <w:rtl/>
        </w:rPr>
        <w:t xml:space="preserve"> از مدل بزرگ 10 هزار نورون</w:t>
      </w:r>
      <w:r w:rsidR="00B926BB" w:rsidRPr="00C33443">
        <w:rPr>
          <w:rFonts w:cs="B Nazanin" w:hint="cs"/>
          <w:sz w:val="28"/>
          <w:szCs w:val="28"/>
          <w:rtl/>
        </w:rPr>
        <w:t>ی</w:t>
      </w:r>
      <w:r w:rsidR="00B926BB" w:rsidRPr="00C33443">
        <w:rPr>
          <w:rFonts w:cs="B Nazanin"/>
          <w:sz w:val="28"/>
          <w:szCs w:val="28"/>
          <w:rtl/>
        </w:rPr>
        <w:t xml:space="preserve"> برداشته م</w:t>
      </w:r>
      <w:r w:rsidR="00B926BB" w:rsidRPr="00C33443">
        <w:rPr>
          <w:rFonts w:cs="B Nazanin" w:hint="cs"/>
          <w:sz w:val="28"/>
          <w:szCs w:val="28"/>
          <w:rtl/>
        </w:rPr>
        <w:t>ی</w:t>
      </w:r>
      <w:r w:rsidR="00B926BB" w:rsidRPr="00C33443">
        <w:rPr>
          <w:rFonts w:cs="B Nazanin"/>
          <w:sz w:val="28"/>
          <w:szCs w:val="28"/>
          <w:rtl/>
        </w:rPr>
        <w:t xml:space="preserve"> شد ، تنها اثرات </w:t>
      </w:r>
      <w:r w:rsidR="00B926BB" w:rsidRPr="00C33443">
        <w:rPr>
          <w:rFonts w:cs="B Nazanin"/>
          <w:sz w:val="28"/>
          <w:szCs w:val="28"/>
          <w:rtl/>
        </w:rPr>
        <w:lastRenderedPageBreak/>
        <w:t>فور</w:t>
      </w:r>
      <w:r w:rsidR="00B926BB" w:rsidRPr="00C33443">
        <w:rPr>
          <w:rFonts w:cs="B Nazanin" w:hint="cs"/>
          <w:sz w:val="28"/>
          <w:szCs w:val="28"/>
          <w:rtl/>
        </w:rPr>
        <w:t>ی</w:t>
      </w:r>
      <w:r w:rsidR="00B926BB" w:rsidRPr="00C33443">
        <w:rPr>
          <w:rFonts w:cs="B Nazanin"/>
          <w:sz w:val="28"/>
          <w:szCs w:val="28"/>
          <w:rtl/>
        </w:rPr>
        <w:t xml:space="preserve"> توسط </w:t>
      </w:r>
      <w:r w:rsidR="00B926BB" w:rsidRPr="00C33443">
        <w:rPr>
          <w:rFonts w:cs="B Nazanin"/>
          <w:sz w:val="28"/>
          <w:szCs w:val="28"/>
        </w:rPr>
        <w:t>tDCS</w:t>
      </w:r>
      <w:r w:rsidR="00B926BB" w:rsidRPr="00C33443">
        <w:rPr>
          <w:rFonts w:cs="B Nazanin"/>
          <w:sz w:val="28"/>
          <w:szCs w:val="28"/>
          <w:rtl/>
        </w:rPr>
        <w:t xml:space="preserve"> القا شد. در ا</w:t>
      </w:r>
      <w:r w:rsidR="00B926BB" w:rsidRPr="00C33443">
        <w:rPr>
          <w:rFonts w:cs="B Nazanin" w:hint="cs"/>
          <w:sz w:val="28"/>
          <w:szCs w:val="28"/>
          <w:rtl/>
        </w:rPr>
        <w:t>ی</w:t>
      </w:r>
      <w:r w:rsidR="00B926BB" w:rsidRPr="00C33443">
        <w:rPr>
          <w:rFonts w:cs="B Nazanin" w:hint="eastAsia"/>
          <w:sz w:val="28"/>
          <w:szCs w:val="28"/>
          <w:rtl/>
        </w:rPr>
        <w:t>ن</w:t>
      </w:r>
      <w:r w:rsidR="00B926BB" w:rsidRPr="00C33443">
        <w:rPr>
          <w:rFonts w:cs="B Nazanin"/>
          <w:sz w:val="28"/>
          <w:szCs w:val="28"/>
          <w:rtl/>
        </w:rPr>
        <w:t xml:space="preserve"> حالت شبکه پس از توقف تحر</w:t>
      </w:r>
      <w:r w:rsidR="00B926BB" w:rsidRPr="00C33443">
        <w:rPr>
          <w:rFonts w:cs="B Nazanin" w:hint="cs"/>
          <w:sz w:val="28"/>
          <w:szCs w:val="28"/>
          <w:rtl/>
        </w:rPr>
        <w:t>ی</w:t>
      </w:r>
      <w:r w:rsidR="00B926BB" w:rsidRPr="00C33443">
        <w:rPr>
          <w:rFonts w:cs="B Nazanin" w:hint="eastAsia"/>
          <w:sz w:val="28"/>
          <w:szCs w:val="28"/>
          <w:rtl/>
        </w:rPr>
        <w:t>ک</w:t>
      </w:r>
      <w:r w:rsidR="00B926BB" w:rsidRPr="00C33443">
        <w:rPr>
          <w:rFonts w:cs="B Nazanin"/>
          <w:sz w:val="28"/>
          <w:szCs w:val="28"/>
          <w:rtl/>
        </w:rPr>
        <w:t xml:space="preserve"> بلافاصله به سطح تحر</w:t>
      </w:r>
      <w:r w:rsidR="00B926BB" w:rsidRPr="00C33443">
        <w:rPr>
          <w:rFonts w:cs="B Nazanin" w:hint="cs"/>
          <w:sz w:val="28"/>
          <w:szCs w:val="28"/>
          <w:rtl/>
        </w:rPr>
        <w:t>ی</w:t>
      </w:r>
      <w:r w:rsidR="00B926BB" w:rsidRPr="00C33443">
        <w:rPr>
          <w:rFonts w:cs="B Nazanin" w:hint="eastAsia"/>
          <w:sz w:val="28"/>
          <w:szCs w:val="28"/>
          <w:rtl/>
        </w:rPr>
        <w:t>ک</w:t>
      </w:r>
      <w:r w:rsidR="00B926BB" w:rsidRPr="00C33443">
        <w:rPr>
          <w:rFonts w:cs="B Nazanin"/>
          <w:sz w:val="28"/>
          <w:szCs w:val="28"/>
          <w:rtl/>
        </w:rPr>
        <w:t xml:space="preserve"> پذ</w:t>
      </w:r>
      <w:r w:rsidR="00B926BB" w:rsidRPr="00C33443">
        <w:rPr>
          <w:rFonts w:cs="B Nazanin" w:hint="cs"/>
          <w:sz w:val="28"/>
          <w:szCs w:val="28"/>
          <w:rtl/>
        </w:rPr>
        <w:t>ی</w:t>
      </w:r>
      <w:r w:rsidR="00B926BB" w:rsidRPr="00C33443">
        <w:rPr>
          <w:rFonts w:cs="B Nazanin" w:hint="eastAsia"/>
          <w:sz w:val="28"/>
          <w:szCs w:val="28"/>
          <w:rtl/>
        </w:rPr>
        <w:t>ر</w:t>
      </w:r>
      <w:r w:rsidR="00B926BB" w:rsidRPr="00C33443">
        <w:rPr>
          <w:rFonts w:cs="B Nazanin" w:hint="cs"/>
          <w:sz w:val="28"/>
          <w:szCs w:val="28"/>
          <w:rtl/>
        </w:rPr>
        <w:t>ی</w:t>
      </w:r>
      <w:r w:rsidR="00B926BB" w:rsidRPr="00C33443">
        <w:rPr>
          <w:rFonts w:cs="B Nazanin"/>
          <w:sz w:val="28"/>
          <w:szCs w:val="28"/>
          <w:rtl/>
        </w:rPr>
        <w:t xml:space="preserve"> اول</w:t>
      </w:r>
      <w:r w:rsidR="00B926BB" w:rsidRPr="00C33443">
        <w:rPr>
          <w:rFonts w:cs="B Nazanin" w:hint="cs"/>
          <w:sz w:val="28"/>
          <w:szCs w:val="28"/>
          <w:rtl/>
        </w:rPr>
        <w:t>ی</w:t>
      </w:r>
      <w:r w:rsidR="00B926BB" w:rsidRPr="00C33443">
        <w:rPr>
          <w:rFonts w:cs="B Nazanin" w:hint="eastAsia"/>
          <w:sz w:val="28"/>
          <w:szCs w:val="28"/>
          <w:rtl/>
        </w:rPr>
        <w:t>ه</w:t>
      </w:r>
      <w:r w:rsidR="00B926BB" w:rsidRPr="00C33443">
        <w:rPr>
          <w:rFonts w:cs="B Nazanin"/>
          <w:sz w:val="28"/>
          <w:szCs w:val="28"/>
          <w:rtl/>
        </w:rPr>
        <w:t xml:space="preserve"> خود بازگشت (شکل </w:t>
      </w:r>
      <w:r w:rsidR="00544C3B">
        <w:rPr>
          <w:rFonts w:cs="B Nazanin" w:hint="cs"/>
          <w:sz w:val="28"/>
          <w:szCs w:val="28"/>
          <w:rtl/>
        </w:rPr>
        <w:t>3</w:t>
      </w:r>
      <w:r w:rsidR="00BB1BB8">
        <w:rPr>
          <w:rFonts w:cs="B Nazanin" w:hint="cs"/>
          <w:sz w:val="28"/>
          <w:szCs w:val="28"/>
          <w:rtl/>
        </w:rPr>
        <w:t xml:space="preserve">-9 </w:t>
      </w:r>
      <w:r w:rsidR="00B926BB" w:rsidRPr="00C33443">
        <w:rPr>
          <w:rFonts w:cs="B Nazanin"/>
          <w:sz w:val="28"/>
          <w:szCs w:val="28"/>
        </w:rPr>
        <w:t>d</w:t>
      </w:r>
      <w:r w:rsidR="00B926BB" w:rsidRPr="00C33443">
        <w:rPr>
          <w:rFonts w:cs="B Nazanin"/>
          <w:sz w:val="28"/>
          <w:szCs w:val="28"/>
          <w:rtl/>
        </w:rPr>
        <w:t>).</w:t>
      </w:r>
      <w:r w:rsidR="00B926BB" w:rsidRPr="00C33443">
        <w:rPr>
          <w:rFonts w:cs="B Nazanin" w:hint="cs"/>
          <w:sz w:val="28"/>
          <w:szCs w:val="28"/>
          <w:rtl/>
        </w:rPr>
        <w:t xml:space="preserve"> </w:t>
      </w:r>
    </w:p>
    <w:p w14:paraId="0C23FFF8" w14:textId="77777777" w:rsidR="00A44AF8" w:rsidRPr="00C33443" w:rsidRDefault="00E50083" w:rsidP="00B926BB">
      <w:pPr>
        <w:jc w:val="center"/>
        <w:rPr>
          <w:rFonts w:cs="B Nazanin"/>
          <w:sz w:val="28"/>
          <w:szCs w:val="28"/>
          <w:rtl/>
        </w:rPr>
      </w:pPr>
      <w:r>
        <w:rPr>
          <w:rFonts w:cs="B Nazanin"/>
          <w:sz w:val="28"/>
          <w:szCs w:val="28"/>
        </w:rPr>
        <w:pict w14:anchorId="428412FF">
          <v:shape id="_x0000_i1032" type="#_x0000_t75" style="width:172.2pt;height:6in">
            <v:imagedata r:id="rId22" o:title="4"/>
          </v:shape>
        </w:pict>
      </w:r>
    </w:p>
    <w:p w14:paraId="5C1F8D61" w14:textId="77777777" w:rsidR="0073297E" w:rsidRPr="000A34A8" w:rsidRDefault="00B926BB" w:rsidP="0000390E">
      <w:pPr>
        <w:jc w:val="both"/>
        <w:rPr>
          <w:rFonts w:cs="B Nazanin"/>
        </w:rPr>
      </w:pPr>
      <w:r w:rsidRPr="000A34A8">
        <w:rPr>
          <w:rFonts w:cs="B Nazanin" w:hint="cs"/>
          <w:rtl/>
        </w:rPr>
        <w:t xml:space="preserve">شکل </w:t>
      </w:r>
      <w:r w:rsidR="00544C3B">
        <w:rPr>
          <w:rFonts w:cs="B Nazanin" w:hint="cs"/>
          <w:rtl/>
        </w:rPr>
        <w:t>3</w:t>
      </w:r>
      <w:r w:rsidR="00BB1BB8" w:rsidRPr="000A34A8">
        <w:rPr>
          <w:rFonts w:cs="B Nazanin" w:hint="cs"/>
          <w:rtl/>
        </w:rPr>
        <w:t>-9</w:t>
      </w:r>
      <w:r w:rsidR="0000390E">
        <w:rPr>
          <w:rFonts w:cs="B Nazanin" w:hint="cs"/>
          <w:rtl/>
        </w:rPr>
        <w:t xml:space="preserve"> .</w:t>
      </w:r>
      <w:r w:rsidRPr="000A34A8">
        <w:rPr>
          <w:rFonts w:cs="B Nazanin" w:hint="cs"/>
          <w:rtl/>
        </w:rPr>
        <w:t xml:space="preserve"> اثرات </w:t>
      </w:r>
      <w:r w:rsidRPr="000A34A8">
        <w:rPr>
          <w:rFonts w:cs="B Nazanin"/>
        </w:rPr>
        <w:t>tDCS</w:t>
      </w:r>
      <w:r w:rsidRPr="000A34A8">
        <w:rPr>
          <w:rFonts w:cs="B Nazanin" w:hint="cs"/>
          <w:rtl/>
        </w:rPr>
        <w:t xml:space="preserve"> (</w:t>
      </w:r>
      <w:r w:rsidRPr="000A34A8">
        <w:rPr>
          <w:rFonts w:cs="B Nazanin"/>
        </w:rPr>
        <w:t>a</w:t>
      </w:r>
      <w:r w:rsidRPr="000A34A8">
        <w:rPr>
          <w:rFonts w:cs="B Nazanin" w:hint="cs"/>
          <w:rtl/>
        </w:rPr>
        <w:t>)</w:t>
      </w:r>
      <w:r w:rsidRPr="000A34A8">
        <w:rPr>
          <w:rFonts w:cs="B Nazanin"/>
          <w:rtl/>
        </w:rPr>
        <w:t>: شبکه بزرگ: وقت</w:t>
      </w:r>
      <w:r w:rsidRPr="000A34A8">
        <w:rPr>
          <w:rFonts w:cs="B Nazanin" w:hint="cs"/>
          <w:rtl/>
        </w:rPr>
        <w:t>ی</w:t>
      </w:r>
      <w:r w:rsidRPr="000A34A8">
        <w:rPr>
          <w:rFonts w:cs="B Nazanin"/>
          <w:rtl/>
        </w:rPr>
        <w:t xml:space="preserve"> تحر</w:t>
      </w:r>
      <w:r w:rsidRPr="000A34A8">
        <w:rPr>
          <w:rFonts w:cs="B Nazanin" w:hint="cs"/>
          <w:rtl/>
        </w:rPr>
        <w:t>ی</w:t>
      </w:r>
      <w:r w:rsidRPr="000A34A8">
        <w:rPr>
          <w:rFonts w:cs="B Nazanin" w:hint="eastAsia"/>
          <w:rtl/>
        </w:rPr>
        <w:t>ک</w:t>
      </w:r>
      <w:r w:rsidRPr="000A34A8">
        <w:rPr>
          <w:rFonts w:cs="B Nazanin"/>
          <w:rtl/>
        </w:rPr>
        <w:t xml:space="preserve"> اتفاق م</w:t>
      </w:r>
      <w:r w:rsidRPr="000A34A8">
        <w:rPr>
          <w:rFonts w:cs="B Nazanin" w:hint="cs"/>
          <w:rtl/>
        </w:rPr>
        <w:t>ی</w:t>
      </w:r>
      <w:r w:rsidRPr="000A34A8">
        <w:rPr>
          <w:rFonts w:cs="B Nazanin"/>
          <w:rtl/>
        </w:rPr>
        <w:t xml:space="preserve"> افتد ، م</w:t>
      </w:r>
      <w:r w:rsidRPr="000A34A8">
        <w:rPr>
          <w:rFonts w:cs="B Nazanin" w:hint="cs"/>
          <w:rtl/>
        </w:rPr>
        <w:t>ی</w:t>
      </w:r>
      <w:r w:rsidRPr="000A34A8">
        <w:rPr>
          <w:rFonts w:cs="B Nazanin" w:hint="eastAsia"/>
          <w:rtl/>
        </w:rPr>
        <w:t>زان</w:t>
      </w:r>
      <w:r w:rsidRPr="000A34A8">
        <w:rPr>
          <w:rFonts w:cs="B Nazanin"/>
          <w:rtl/>
        </w:rPr>
        <w:t xml:space="preserve"> وقوع </w:t>
      </w:r>
      <w:r w:rsidRPr="000A34A8">
        <w:rPr>
          <w:rFonts w:cs="B Nazanin"/>
        </w:rPr>
        <w:t>spike</w:t>
      </w:r>
      <w:r w:rsidRPr="000A34A8">
        <w:rPr>
          <w:rFonts w:cs="B Nazanin"/>
          <w:rtl/>
        </w:rPr>
        <w:t xml:space="preserve"> ها</w:t>
      </w:r>
      <w:r w:rsidRPr="000A34A8">
        <w:rPr>
          <w:rFonts w:cs="B Nazanin" w:hint="cs"/>
          <w:rtl/>
        </w:rPr>
        <w:t>ی</w:t>
      </w:r>
      <w:r w:rsidRPr="000A34A8">
        <w:rPr>
          <w:rFonts w:cs="B Nazanin"/>
          <w:rtl/>
        </w:rPr>
        <w:t xml:space="preserve"> صرع</w:t>
      </w:r>
      <w:r w:rsidRPr="000A34A8">
        <w:rPr>
          <w:rFonts w:cs="B Nazanin" w:hint="cs"/>
          <w:rtl/>
        </w:rPr>
        <w:t>ی</w:t>
      </w:r>
      <w:r w:rsidRPr="000A34A8">
        <w:rPr>
          <w:rFonts w:cs="B Nazanin"/>
          <w:rtl/>
        </w:rPr>
        <w:t xml:space="preserve"> در زمان تحر</w:t>
      </w:r>
      <w:r w:rsidRPr="000A34A8">
        <w:rPr>
          <w:rFonts w:cs="B Nazanin" w:hint="cs"/>
          <w:rtl/>
        </w:rPr>
        <w:t>ی</w:t>
      </w:r>
      <w:r w:rsidRPr="000A34A8">
        <w:rPr>
          <w:rFonts w:cs="B Nazanin" w:hint="eastAsia"/>
          <w:rtl/>
        </w:rPr>
        <w:t>ک</w:t>
      </w:r>
      <w:r w:rsidRPr="000A34A8">
        <w:rPr>
          <w:rFonts w:cs="B Nazanin"/>
          <w:rtl/>
        </w:rPr>
        <w:t xml:space="preserve"> کاهش م</w:t>
      </w:r>
      <w:r w:rsidRPr="000A34A8">
        <w:rPr>
          <w:rFonts w:cs="B Nazanin" w:hint="cs"/>
          <w:rtl/>
        </w:rPr>
        <w:t>ی</w:t>
      </w:r>
      <w:r w:rsidRPr="000A34A8">
        <w:rPr>
          <w:rFonts w:cs="B Nazanin"/>
          <w:rtl/>
        </w:rPr>
        <w:t xml:space="preserve"> </w:t>
      </w:r>
      <w:r w:rsidRPr="000A34A8">
        <w:rPr>
          <w:rFonts w:cs="B Nazanin" w:hint="cs"/>
          <w:rtl/>
        </w:rPr>
        <w:t>ی</w:t>
      </w:r>
      <w:r w:rsidRPr="000A34A8">
        <w:rPr>
          <w:rFonts w:cs="B Nazanin" w:hint="eastAsia"/>
          <w:rtl/>
        </w:rPr>
        <w:t>ابد</w:t>
      </w:r>
      <w:r w:rsidRPr="000A34A8">
        <w:rPr>
          <w:rFonts w:cs="B Nazanin"/>
          <w:rtl/>
        </w:rPr>
        <w:t xml:space="preserve"> ، سپس به تدر</w:t>
      </w:r>
      <w:r w:rsidRPr="000A34A8">
        <w:rPr>
          <w:rFonts w:cs="B Nazanin" w:hint="cs"/>
          <w:rtl/>
        </w:rPr>
        <w:t>ی</w:t>
      </w:r>
      <w:r w:rsidRPr="000A34A8">
        <w:rPr>
          <w:rFonts w:cs="B Nazanin" w:hint="eastAsia"/>
          <w:rtl/>
        </w:rPr>
        <w:t>ج</w:t>
      </w:r>
      <w:r w:rsidRPr="000A34A8">
        <w:rPr>
          <w:rFonts w:cs="B Nazanin"/>
          <w:rtl/>
        </w:rPr>
        <w:t xml:space="preserve"> به حالت اول</w:t>
      </w:r>
      <w:r w:rsidRPr="000A34A8">
        <w:rPr>
          <w:rFonts w:cs="B Nazanin" w:hint="cs"/>
          <w:rtl/>
        </w:rPr>
        <w:t>ی</w:t>
      </w:r>
      <w:r w:rsidRPr="000A34A8">
        <w:rPr>
          <w:rFonts w:cs="B Nazanin" w:hint="eastAsia"/>
          <w:rtl/>
        </w:rPr>
        <w:t>ه</w:t>
      </w:r>
      <w:r w:rsidRPr="000A34A8">
        <w:rPr>
          <w:rFonts w:cs="B Nazanin"/>
          <w:rtl/>
        </w:rPr>
        <w:t xml:space="preserve"> قبل از تحر</w:t>
      </w:r>
      <w:r w:rsidRPr="000A34A8">
        <w:rPr>
          <w:rFonts w:cs="B Nazanin" w:hint="cs"/>
          <w:rtl/>
        </w:rPr>
        <w:t>ی</w:t>
      </w:r>
      <w:r w:rsidRPr="000A34A8">
        <w:rPr>
          <w:rFonts w:cs="B Nazanin" w:hint="eastAsia"/>
          <w:rtl/>
        </w:rPr>
        <w:t>ک</w:t>
      </w:r>
      <w:r w:rsidRPr="000A34A8">
        <w:rPr>
          <w:rFonts w:cs="B Nazanin"/>
          <w:rtl/>
        </w:rPr>
        <w:t xml:space="preserve"> برم</w:t>
      </w:r>
      <w:r w:rsidRPr="000A34A8">
        <w:rPr>
          <w:rFonts w:cs="B Nazanin" w:hint="cs"/>
          <w:rtl/>
        </w:rPr>
        <w:t>ی</w:t>
      </w:r>
      <w:r w:rsidRPr="000A34A8">
        <w:rPr>
          <w:rFonts w:cs="B Nazanin"/>
          <w:rtl/>
        </w:rPr>
        <w:t xml:space="preserve"> گردد. </w:t>
      </w:r>
      <w:r w:rsidR="0000390E">
        <w:rPr>
          <w:rFonts w:cs="B Nazanin"/>
        </w:rPr>
        <w:t>b</w:t>
      </w:r>
      <w:r w:rsidRPr="000A34A8">
        <w:rPr>
          <w:rFonts w:cs="B Nazanin"/>
          <w:rtl/>
        </w:rPr>
        <w:t xml:space="preserve"> و </w:t>
      </w:r>
      <w:r w:rsidRPr="000A34A8">
        <w:rPr>
          <w:rFonts w:cs="B Nazanin"/>
        </w:rPr>
        <w:t>c</w:t>
      </w:r>
      <w:r w:rsidRPr="000A34A8">
        <w:rPr>
          <w:rFonts w:cs="B Nazanin"/>
          <w:rtl/>
        </w:rPr>
        <w:t>: شبکه ها</w:t>
      </w:r>
      <w:r w:rsidRPr="000A34A8">
        <w:rPr>
          <w:rFonts w:cs="B Nazanin" w:hint="cs"/>
          <w:rtl/>
        </w:rPr>
        <w:t>ی</w:t>
      </w:r>
      <w:r w:rsidRPr="000A34A8">
        <w:rPr>
          <w:rFonts w:cs="B Nazanin"/>
          <w:rtl/>
        </w:rPr>
        <w:t xml:space="preserve"> متوسط و کوچک: م</w:t>
      </w:r>
      <w:r w:rsidRPr="000A34A8">
        <w:rPr>
          <w:rFonts w:cs="B Nazanin" w:hint="cs"/>
          <w:rtl/>
        </w:rPr>
        <w:t>ی</w:t>
      </w:r>
      <w:r w:rsidRPr="000A34A8">
        <w:rPr>
          <w:rFonts w:cs="B Nazanin" w:hint="eastAsia"/>
          <w:rtl/>
        </w:rPr>
        <w:t>زان</w:t>
      </w:r>
      <w:r w:rsidRPr="000A34A8">
        <w:rPr>
          <w:rFonts w:cs="B Nazanin"/>
          <w:rtl/>
        </w:rPr>
        <w:t xml:space="preserve"> وقوع </w:t>
      </w:r>
      <w:r w:rsidRPr="000A34A8">
        <w:rPr>
          <w:rFonts w:cs="B Nazanin"/>
        </w:rPr>
        <w:t>spike like</w:t>
      </w:r>
      <w:r w:rsidRPr="000A34A8">
        <w:rPr>
          <w:rFonts w:cs="B Nazanin"/>
          <w:rtl/>
        </w:rPr>
        <w:t xml:space="preserve"> نامنظم تر است. تحر</w:t>
      </w:r>
      <w:r w:rsidRPr="000A34A8">
        <w:rPr>
          <w:rFonts w:cs="B Nazanin" w:hint="cs"/>
          <w:rtl/>
        </w:rPr>
        <w:t>ی</w:t>
      </w:r>
      <w:r w:rsidRPr="000A34A8">
        <w:rPr>
          <w:rFonts w:cs="B Nazanin" w:hint="eastAsia"/>
          <w:rtl/>
        </w:rPr>
        <w:t>ک</w:t>
      </w:r>
      <w:r w:rsidRPr="000A34A8">
        <w:rPr>
          <w:rFonts w:cs="B Nazanin"/>
          <w:rtl/>
        </w:rPr>
        <w:t xml:space="preserve"> همان اثرات فور</w:t>
      </w:r>
      <w:r w:rsidRPr="000A34A8">
        <w:rPr>
          <w:rFonts w:cs="B Nazanin" w:hint="cs"/>
          <w:rtl/>
        </w:rPr>
        <w:t>ی</w:t>
      </w:r>
      <w:r w:rsidRPr="000A34A8">
        <w:rPr>
          <w:rFonts w:cs="B Nazanin"/>
          <w:rtl/>
        </w:rPr>
        <w:t xml:space="preserve"> را دارد ام</w:t>
      </w:r>
      <w:r w:rsidRPr="000A34A8">
        <w:rPr>
          <w:rFonts w:cs="B Nazanin" w:hint="eastAsia"/>
          <w:rtl/>
        </w:rPr>
        <w:t>ا</w:t>
      </w:r>
      <w:r w:rsidRPr="000A34A8">
        <w:rPr>
          <w:rFonts w:cs="B Nazanin"/>
          <w:rtl/>
        </w:rPr>
        <w:t xml:space="preserve"> اثرات ماندگار آن ضع</w:t>
      </w:r>
      <w:r w:rsidRPr="000A34A8">
        <w:rPr>
          <w:rFonts w:cs="B Nazanin" w:hint="cs"/>
          <w:rtl/>
        </w:rPr>
        <w:t>ی</w:t>
      </w:r>
      <w:r w:rsidRPr="000A34A8">
        <w:rPr>
          <w:rFonts w:cs="B Nazanin" w:hint="eastAsia"/>
          <w:rtl/>
        </w:rPr>
        <w:t>ف</w:t>
      </w:r>
      <w:r w:rsidRPr="000A34A8">
        <w:rPr>
          <w:rFonts w:cs="B Nazanin"/>
          <w:rtl/>
        </w:rPr>
        <w:t xml:space="preserve"> تر است. </w:t>
      </w:r>
      <w:r w:rsidRPr="000A34A8">
        <w:rPr>
          <w:rFonts w:cs="B Nazanin"/>
        </w:rPr>
        <w:t>d</w:t>
      </w:r>
      <w:r w:rsidRPr="000A34A8">
        <w:rPr>
          <w:rFonts w:cs="B Nazanin"/>
          <w:rtl/>
        </w:rPr>
        <w:t>: شبکه بزرگ بدون انعطاف پذ</w:t>
      </w:r>
      <w:r w:rsidRPr="000A34A8">
        <w:rPr>
          <w:rFonts w:cs="B Nazanin" w:hint="cs"/>
          <w:rtl/>
        </w:rPr>
        <w:t>ی</w:t>
      </w:r>
      <w:r w:rsidRPr="000A34A8">
        <w:rPr>
          <w:rFonts w:cs="B Nazanin" w:hint="eastAsia"/>
          <w:rtl/>
        </w:rPr>
        <w:t>ر</w:t>
      </w:r>
      <w:r w:rsidRPr="000A34A8">
        <w:rPr>
          <w:rFonts w:cs="B Nazanin" w:hint="cs"/>
          <w:rtl/>
        </w:rPr>
        <w:t>ی</w:t>
      </w:r>
      <w:r w:rsidRPr="000A34A8">
        <w:rPr>
          <w:rFonts w:cs="B Nazanin"/>
          <w:rtl/>
        </w:rPr>
        <w:t xml:space="preserve">: سرعت وقوع </w:t>
      </w:r>
      <w:r w:rsidRPr="000A34A8">
        <w:rPr>
          <w:rFonts w:cs="B Nazanin"/>
        </w:rPr>
        <w:t>spike</w:t>
      </w:r>
      <w:r w:rsidRPr="000A34A8">
        <w:rPr>
          <w:rFonts w:cs="B Nazanin" w:hint="cs"/>
          <w:rtl/>
        </w:rPr>
        <w:t xml:space="preserve"> </w:t>
      </w:r>
      <w:r w:rsidRPr="000A34A8">
        <w:rPr>
          <w:rFonts w:cs="B Nazanin"/>
          <w:rtl/>
        </w:rPr>
        <w:t>ها</w:t>
      </w:r>
      <w:r w:rsidRPr="000A34A8">
        <w:rPr>
          <w:rFonts w:cs="B Nazanin" w:hint="cs"/>
          <w:rtl/>
        </w:rPr>
        <w:t>ی</w:t>
      </w:r>
      <w:r w:rsidRPr="000A34A8">
        <w:rPr>
          <w:rFonts w:cs="B Nazanin"/>
          <w:rtl/>
        </w:rPr>
        <w:t xml:space="preserve"> صرع بلافاصله پس از قطع تحر</w:t>
      </w:r>
      <w:r w:rsidRPr="000A34A8">
        <w:rPr>
          <w:rFonts w:cs="B Nazanin" w:hint="cs"/>
          <w:rtl/>
        </w:rPr>
        <w:t>ی</w:t>
      </w:r>
      <w:r w:rsidRPr="000A34A8">
        <w:rPr>
          <w:rFonts w:cs="B Nazanin" w:hint="eastAsia"/>
          <w:rtl/>
        </w:rPr>
        <w:t>ک</w:t>
      </w:r>
      <w:r w:rsidRPr="000A34A8">
        <w:rPr>
          <w:rFonts w:cs="B Nazanin"/>
          <w:rtl/>
        </w:rPr>
        <w:t xml:space="preserve"> به حالت قبل</w:t>
      </w:r>
      <w:r w:rsidRPr="000A34A8">
        <w:rPr>
          <w:rFonts w:cs="B Nazanin" w:hint="cs"/>
          <w:rtl/>
        </w:rPr>
        <w:t>ی</w:t>
      </w:r>
      <w:r w:rsidRPr="000A34A8">
        <w:rPr>
          <w:rFonts w:cs="B Nazanin"/>
          <w:rtl/>
        </w:rPr>
        <w:t xml:space="preserve"> خود برم</w:t>
      </w:r>
      <w:r w:rsidRPr="000A34A8">
        <w:rPr>
          <w:rFonts w:cs="B Nazanin" w:hint="cs"/>
          <w:rtl/>
        </w:rPr>
        <w:t>ی</w:t>
      </w:r>
      <w:r w:rsidRPr="000A34A8">
        <w:rPr>
          <w:rFonts w:cs="B Nazanin"/>
          <w:rtl/>
        </w:rPr>
        <w:t xml:space="preserve"> گردد ، ز</w:t>
      </w:r>
      <w:r w:rsidRPr="000A34A8">
        <w:rPr>
          <w:rFonts w:cs="B Nazanin" w:hint="cs"/>
          <w:rtl/>
        </w:rPr>
        <w:t>ی</w:t>
      </w:r>
      <w:r w:rsidRPr="000A34A8">
        <w:rPr>
          <w:rFonts w:cs="B Nazanin" w:hint="eastAsia"/>
          <w:rtl/>
        </w:rPr>
        <w:t>را</w:t>
      </w:r>
      <w:r w:rsidRPr="000A34A8">
        <w:rPr>
          <w:rFonts w:cs="B Nazanin"/>
          <w:rtl/>
        </w:rPr>
        <w:t xml:space="preserve"> بدون انعطاف پذ</w:t>
      </w:r>
      <w:r w:rsidRPr="000A34A8">
        <w:rPr>
          <w:rFonts w:cs="B Nazanin" w:hint="cs"/>
          <w:rtl/>
        </w:rPr>
        <w:t>ی</w:t>
      </w:r>
      <w:r w:rsidRPr="000A34A8">
        <w:rPr>
          <w:rFonts w:cs="B Nazanin" w:hint="eastAsia"/>
          <w:rtl/>
        </w:rPr>
        <w:t>ر</w:t>
      </w:r>
      <w:r w:rsidRPr="000A34A8">
        <w:rPr>
          <w:rFonts w:cs="B Nazanin" w:hint="cs"/>
          <w:rtl/>
        </w:rPr>
        <w:t>ی</w:t>
      </w:r>
      <w:r w:rsidRPr="000A34A8">
        <w:rPr>
          <w:rFonts w:cs="B Nazanin"/>
          <w:rtl/>
        </w:rPr>
        <w:t xml:space="preserve"> وزن س</w:t>
      </w:r>
      <w:r w:rsidRPr="000A34A8">
        <w:rPr>
          <w:rFonts w:cs="B Nazanin" w:hint="cs"/>
          <w:rtl/>
        </w:rPr>
        <w:t>ی</w:t>
      </w:r>
      <w:r w:rsidRPr="000A34A8">
        <w:rPr>
          <w:rFonts w:cs="B Nazanin" w:hint="eastAsia"/>
          <w:rtl/>
        </w:rPr>
        <w:t>ناپس</w:t>
      </w:r>
      <w:r w:rsidRPr="000A34A8">
        <w:rPr>
          <w:rFonts w:cs="B Nazanin" w:hint="cs"/>
          <w:rtl/>
        </w:rPr>
        <w:t>ی</w:t>
      </w:r>
      <w:r w:rsidRPr="000A34A8">
        <w:rPr>
          <w:rFonts w:cs="B Nazanin"/>
          <w:rtl/>
        </w:rPr>
        <w:t xml:space="preserve"> تغ</w:t>
      </w:r>
      <w:r w:rsidRPr="000A34A8">
        <w:rPr>
          <w:rFonts w:cs="B Nazanin" w:hint="cs"/>
          <w:rtl/>
        </w:rPr>
        <w:t>یی</w:t>
      </w:r>
      <w:r w:rsidRPr="000A34A8">
        <w:rPr>
          <w:rFonts w:cs="B Nazanin" w:hint="eastAsia"/>
          <w:rtl/>
        </w:rPr>
        <w:t>ر</w:t>
      </w:r>
      <w:r w:rsidRPr="000A34A8">
        <w:rPr>
          <w:rFonts w:cs="B Nazanin"/>
          <w:rtl/>
        </w:rPr>
        <w:t xml:space="preserve"> نکرده است </w:t>
      </w:r>
      <w:r w:rsidRPr="000A34A8">
        <w:rPr>
          <w:rFonts w:cs="B Nazanin"/>
        </w:rPr>
        <w:t>e</w:t>
      </w:r>
      <w:r w:rsidRPr="000A34A8">
        <w:rPr>
          <w:rFonts w:cs="B Nazanin"/>
          <w:rtl/>
        </w:rPr>
        <w:t>: مدت زمان کاهش فعال</w:t>
      </w:r>
      <w:r w:rsidRPr="000A34A8">
        <w:rPr>
          <w:rFonts w:cs="B Nazanin" w:hint="cs"/>
          <w:rtl/>
        </w:rPr>
        <w:t>ی</w:t>
      </w:r>
      <w:r w:rsidRPr="000A34A8">
        <w:rPr>
          <w:rFonts w:cs="B Nazanin" w:hint="eastAsia"/>
          <w:rtl/>
        </w:rPr>
        <w:t>ت</w:t>
      </w:r>
      <w:r w:rsidRPr="000A34A8">
        <w:rPr>
          <w:rFonts w:cs="B Nazanin"/>
          <w:rtl/>
        </w:rPr>
        <w:t xml:space="preserve"> صرع ناش</w:t>
      </w:r>
      <w:r w:rsidRPr="000A34A8">
        <w:rPr>
          <w:rFonts w:cs="B Nazanin" w:hint="cs"/>
          <w:rtl/>
        </w:rPr>
        <w:t>ی</w:t>
      </w:r>
      <w:r w:rsidRPr="000A34A8">
        <w:rPr>
          <w:rFonts w:cs="B Nazanin"/>
          <w:rtl/>
        </w:rPr>
        <w:t xml:space="preserve"> از </w:t>
      </w:r>
      <w:r w:rsidRPr="000A34A8">
        <w:rPr>
          <w:rFonts w:cs="B Nazanin"/>
        </w:rPr>
        <w:t>tDCS</w:t>
      </w:r>
      <w:r w:rsidR="00BB1BB8" w:rsidRPr="000A34A8">
        <w:rPr>
          <w:rFonts w:cs="B Nazanin"/>
          <w:rtl/>
        </w:rPr>
        <w:t xml:space="preserve"> </w:t>
      </w:r>
      <w:r w:rsidR="00544C3B">
        <w:rPr>
          <w:rFonts w:cs="B Nazanin" w:hint="cs"/>
          <w:rtl/>
        </w:rPr>
        <w:t xml:space="preserve"> </w:t>
      </w:r>
      <w:r w:rsidR="00544C3B">
        <w:rPr>
          <w:rFonts w:cs="B Nazanin"/>
        </w:rPr>
        <w:t>[</w:t>
      </w:r>
      <w:r w:rsidR="00FE2E01">
        <w:rPr>
          <w:rFonts w:cs="B Nazanin"/>
        </w:rPr>
        <w:t>9</w:t>
      </w:r>
      <w:r w:rsidR="00544C3B">
        <w:rPr>
          <w:rFonts w:cs="B Nazanin"/>
        </w:rPr>
        <w:t>]</w:t>
      </w:r>
    </w:p>
    <w:p w14:paraId="417FBC99" w14:textId="77777777" w:rsidR="00B926BB" w:rsidRPr="00C33443" w:rsidRDefault="00B926BB" w:rsidP="00FC40A1">
      <w:pPr>
        <w:jc w:val="both"/>
        <w:rPr>
          <w:rFonts w:cs="B Nazanin"/>
          <w:sz w:val="28"/>
          <w:szCs w:val="28"/>
          <w:rtl/>
        </w:rPr>
      </w:pPr>
      <w:r w:rsidRPr="00C33443">
        <w:rPr>
          <w:rFonts w:cs="B Nazanin"/>
          <w:sz w:val="28"/>
          <w:szCs w:val="28"/>
          <w:rtl/>
        </w:rPr>
        <w:t>ا</w:t>
      </w:r>
      <w:r w:rsidRPr="00C33443">
        <w:rPr>
          <w:rFonts w:cs="B Nazanin" w:hint="cs"/>
          <w:sz w:val="28"/>
          <w:szCs w:val="28"/>
          <w:rtl/>
        </w:rPr>
        <w:t>ی</w:t>
      </w:r>
      <w:r w:rsidRPr="00C33443">
        <w:rPr>
          <w:rFonts w:cs="B Nazanin" w:hint="eastAsia"/>
          <w:sz w:val="28"/>
          <w:szCs w:val="28"/>
          <w:rtl/>
        </w:rPr>
        <w:t>ن</w:t>
      </w:r>
      <w:r w:rsidRPr="00C33443">
        <w:rPr>
          <w:rFonts w:cs="B Nazanin"/>
          <w:sz w:val="28"/>
          <w:szCs w:val="28"/>
          <w:rtl/>
        </w:rPr>
        <w:t xml:space="preserve"> مدل نشان داد که امکان محاسبه تأث</w:t>
      </w:r>
      <w:r w:rsidRPr="00C33443">
        <w:rPr>
          <w:rFonts w:cs="B Nazanin" w:hint="cs"/>
          <w:sz w:val="28"/>
          <w:szCs w:val="28"/>
          <w:rtl/>
        </w:rPr>
        <w:t>ی</w:t>
      </w:r>
      <w:r w:rsidRPr="00C33443">
        <w:rPr>
          <w:rFonts w:cs="B Nazanin" w:hint="eastAsia"/>
          <w:sz w:val="28"/>
          <w:szCs w:val="28"/>
          <w:rtl/>
        </w:rPr>
        <w:t>رات</w:t>
      </w:r>
      <w:r w:rsidRPr="00C33443">
        <w:rPr>
          <w:rFonts w:cs="B Nazanin"/>
          <w:sz w:val="28"/>
          <w:szCs w:val="28"/>
          <w:rtl/>
        </w:rPr>
        <w:t xml:space="preserve"> فور</w:t>
      </w:r>
      <w:r w:rsidRPr="00C33443">
        <w:rPr>
          <w:rFonts w:cs="B Nazanin" w:hint="cs"/>
          <w:sz w:val="28"/>
          <w:szCs w:val="28"/>
          <w:rtl/>
        </w:rPr>
        <w:t>ی</w:t>
      </w:r>
      <w:r w:rsidRPr="00C33443">
        <w:rPr>
          <w:rFonts w:cs="B Nazanin"/>
          <w:sz w:val="28"/>
          <w:szCs w:val="28"/>
          <w:rtl/>
        </w:rPr>
        <w:t xml:space="preserve"> و تأخ</w:t>
      </w:r>
      <w:r w:rsidRPr="00C33443">
        <w:rPr>
          <w:rFonts w:cs="B Nazanin" w:hint="cs"/>
          <w:sz w:val="28"/>
          <w:szCs w:val="28"/>
          <w:rtl/>
        </w:rPr>
        <w:t>ی</w:t>
      </w:r>
      <w:r w:rsidRPr="00C33443">
        <w:rPr>
          <w:rFonts w:cs="B Nazanin" w:hint="eastAsia"/>
          <w:sz w:val="28"/>
          <w:szCs w:val="28"/>
          <w:rtl/>
        </w:rPr>
        <w:t>ر</w:t>
      </w:r>
      <w:r w:rsidRPr="00C33443">
        <w:rPr>
          <w:rFonts w:cs="B Nazanin" w:hint="cs"/>
          <w:sz w:val="28"/>
          <w:szCs w:val="28"/>
          <w:rtl/>
        </w:rPr>
        <w:t>ی</w:t>
      </w:r>
      <w:r w:rsidRPr="00C33443">
        <w:rPr>
          <w:rFonts w:cs="B Nazanin"/>
          <w:sz w:val="28"/>
          <w:szCs w:val="28"/>
          <w:rtl/>
        </w:rPr>
        <w:t xml:space="preserve"> </w:t>
      </w:r>
      <w:r w:rsidRPr="00C33443">
        <w:rPr>
          <w:rFonts w:cs="B Nazanin"/>
          <w:sz w:val="28"/>
          <w:szCs w:val="28"/>
        </w:rPr>
        <w:t>tDCS</w:t>
      </w:r>
      <w:r w:rsidRPr="00C33443">
        <w:rPr>
          <w:rFonts w:cs="B Nazanin"/>
          <w:sz w:val="28"/>
          <w:szCs w:val="28"/>
          <w:rtl/>
        </w:rPr>
        <w:t xml:space="preserve"> که به طور مستق</w:t>
      </w:r>
      <w:r w:rsidRPr="00C33443">
        <w:rPr>
          <w:rFonts w:cs="B Nazanin" w:hint="cs"/>
          <w:sz w:val="28"/>
          <w:szCs w:val="28"/>
          <w:rtl/>
        </w:rPr>
        <w:t>ی</w:t>
      </w:r>
      <w:r w:rsidRPr="00C33443">
        <w:rPr>
          <w:rFonts w:cs="B Nazanin" w:hint="eastAsia"/>
          <w:sz w:val="28"/>
          <w:szCs w:val="28"/>
          <w:rtl/>
        </w:rPr>
        <w:t>م</w:t>
      </w:r>
      <w:r w:rsidRPr="00C33443">
        <w:rPr>
          <w:rFonts w:cs="B Nazanin"/>
          <w:sz w:val="28"/>
          <w:szCs w:val="28"/>
          <w:rtl/>
        </w:rPr>
        <w:t xml:space="preserve"> به تغ</w:t>
      </w:r>
      <w:r w:rsidRPr="00C33443">
        <w:rPr>
          <w:rFonts w:cs="B Nazanin" w:hint="cs"/>
          <w:sz w:val="28"/>
          <w:szCs w:val="28"/>
          <w:rtl/>
        </w:rPr>
        <w:t>یی</w:t>
      </w:r>
      <w:r w:rsidRPr="00C33443">
        <w:rPr>
          <w:rFonts w:cs="B Nazanin" w:hint="eastAsia"/>
          <w:sz w:val="28"/>
          <w:szCs w:val="28"/>
          <w:rtl/>
        </w:rPr>
        <w:t>رات</w:t>
      </w:r>
      <w:r w:rsidRPr="00C33443">
        <w:rPr>
          <w:rFonts w:cs="B Nazanin"/>
          <w:sz w:val="28"/>
          <w:szCs w:val="28"/>
          <w:rtl/>
        </w:rPr>
        <w:t xml:space="preserve"> قطب غشا</w:t>
      </w:r>
      <w:r w:rsidRPr="00C33443">
        <w:rPr>
          <w:rFonts w:cs="B Nazanin" w:hint="cs"/>
          <w:sz w:val="28"/>
          <w:szCs w:val="28"/>
          <w:rtl/>
        </w:rPr>
        <w:t>ی</w:t>
      </w:r>
      <w:r w:rsidRPr="00C33443">
        <w:rPr>
          <w:rFonts w:cs="B Nazanin"/>
          <w:sz w:val="28"/>
          <w:szCs w:val="28"/>
          <w:rtl/>
        </w:rPr>
        <w:t xml:space="preserve"> سوما و انتها</w:t>
      </w:r>
      <w:r w:rsidRPr="00C33443">
        <w:rPr>
          <w:rFonts w:cs="B Nazanin" w:hint="cs"/>
          <w:sz w:val="28"/>
          <w:szCs w:val="28"/>
          <w:rtl/>
        </w:rPr>
        <w:t>ی</w:t>
      </w:r>
      <w:r w:rsidRPr="00C33443">
        <w:rPr>
          <w:rFonts w:cs="B Nazanin"/>
          <w:sz w:val="28"/>
          <w:szCs w:val="28"/>
          <w:rtl/>
        </w:rPr>
        <w:t xml:space="preserve"> آکسون و انعطاف پذ</w:t>
      </w:r>
      <w:r w:rsidRPr="00C33443">
        <w:rPr>
          <w:rFonts w:cs="B Nazanin" w:hint="cs"/>
          <w:sz w:val="28"/>
          <w:szCs w:val="28"/>
          <w:rtl/>
        </w:rPr>
        <w:t>ی</w:t>
      </w:r>
      <w:r w:rsidRPr="00C33443">
        <w:rPr>
          <w:rFonts w:cs="B Nazanin" w:hint="eastAsia"/>
          <w:sz w:val="28"/>
          <w:szCs w:val="28"/>
          <w:rtl/>
        </w:rPr>
        <w:t>ر</w:t>
      </w:r>
      <w:r w:rsidRPr="00C33443">
        <w:rPr>
          <w:rFonts w:cs="B Nazanin" w:hint="cs"/>
          <w:sz w:val="28"/>
          <w:szCs w:val="28"/>
          <w:rtl/>
        </w:rPr>
        <w:t>ی</w:t>
      </w:r>
      <w:r w:rsidRPr="00C33443">
        <w:rPr>
          <w:rFonts w:cs="B Nazanin"/>
          <w:sz w:val="28"/>
          <w:szCs w:val="28"/>
          <w:rtl/>
        </w:rPr>
        <w:t xml:space="preserve"> هموستات</w:t>
      </w:r>
      <w:r w:rsidRPr="00C33443">
        <w:rPr>
          <w:rFonts w:cs="B Nazanin" w:hint="cs"/>
          <w:sz w:val="28"/>
          <w:szCs w:val="28"/>
          <w:rtl/>
        </w:rPr>
        <w:t>ی</w:t>
      </w:r>
      <w:r w:rsidRPr="00C33443">
        <w:rPr>
          <w:rFonts w:cs="B Nazanin" w:hint="eastAsia"/>
          <w:sz w:val="28"/>
          <w:szCs w:val="28"/>
          <w:rtl/>
        </w:rPr>
        <w:t>ک</w:t>
      </w:r>
      <w:r w:rsidRPr="00C33443">
        <w:rPr>
          <w:rFonts w:cs="B Nazanin"/>
          <w:sz w:val="28"/>
          <w:szCs w:val="28"/>
          <w:rtl/>
        </w:rPr>
        <w:t xml:space="preserve"> مربوط م</w:t>
      </w:r>
      <w:r w:rsidRPr="00C33443">
        <w:rPr>
          <w:rFonts w:cs="B Nazanin" w:hint="cs"/>
          <w:sz w:val="28"/>
          <w:szCs w:val="28"/>
          <w:rtl/>
        </w:rPr>
        <w:t>ی</w:t>
      </w:r>
      <w:r w:rsidRPr="00C33443">
        <w:rPr>
          <w:rFonts w:cs="B Nazanin"/>
          <w:sz w:val="28"/>
          <w:szCs w:val="28"/>
          <w:rtl/>
        </w:rPr>
        <w:t xml:space="preserve"> شود ، وجود دارد.</w:t>
      </w:r>
    </w:p>
    <w:p w14:paraId="5C7304CF" w14:textId="77777777" w:rsidR="000A34A8" w:rsidRDefault="000A34A8">
      <w:pPr>
        <w:rPr>
          <w:rFonts w:cs="B Nazanin"/>
          <w:sz w:val="28"/>
          <w:szCs w:val="28"/>
          <w:rtl/>
        </w:rPr>
      </w:pPr>
    </w:p>
    <w:p w14:paraId="438C6120" w14:textId="77777777" w:rsidR="00E43E47" w:rsidRDefault="00E43E47">
      <w:pPr>
        <w:rPr>
          <w:rFonts w:cs="B Nazanin"/>
          <w:sz w:val="28"/>
          <w:szCs w:val="28"/>
          <w:rtl/>
        </w:rPr>
      </w:pPr>
    </w:p>
    <w:p w14:paraId="7B76DFFD" w14:textId="4F3367D8" w:rsidR="00E43E47" w:rsidDel="001B09AB" w:rsidRDefault="00E43E47">
      <w:pPr>
        <w:rPr>
          <w:del w:id="464" w:author="Fariba" w:date="2021-02-02T18:59:00Z"/>
          <w:rFonts w:cs="B Nazanin"/>
          <w:sz w:val="28"/>
          <w:szCs w:val="28"/>
          <w:rtl/>
        </w:rPr>
      </w:pPr>
    </w:p>
    <w:p w14:paraId="1A7BE52C" w14:textId="77777777" w:rsidR="00BB1BB8" w:rsidRPr="001A678F" w:rsidRDefault="00FE45B5" w:rsidP="00F25299">
      <w:pPr>
        <w:rPr>
          <w:rFonts w:cs="B Nazanin"/>
          <w:sz w:val="32"/>
          <w:szCs w:val="32"/>
        </w:rPr>
      </w:pPr>
      <w:r>
        <w:rPr>
          <w:rFonts w:cs="B Nazanin" w:hint="cs"/>
          <w:sz w:val="32"/>
          <w:szCs w:val="32"/>
          <w:rtl/>
        </w:rPr>
        <w:t>2-3-3-</w:t>
      </w:r>
      <w:r w:rsidR="001A678F" w:rsidRPr="001A678F">
        <w:rPr>
          <w:rFonts w:cs="B Nazanin" w:hint="cs"/>
          <w:sz w:val="32"/>
          <w:szCs w:val="32"/>
          <w:rtl/>
        </w:rPr>
        <w:t xml:space="preserve">مدل محاسباتی </w:t>
      </w:r>
      <w:r w:rsidR="002D0652">
        <w:rPr>
          <w:rFonts w:cs="B Nazanin" w:hint="cs"/>
          <w:sz w:val="32"/>
          <w:szCs w:val="32"/>
          <w:rtl/>
        </w:rPr>
        <w:t>لیو</w:t>
      </w:r>
      <w:r w:rsidR="001A678F" w:rsidRPr="001A678F">
        <w:rPr>
          <w:rFonts w:cs="B Nazanin" w:hint="cs"/>
          <w:sz w:val="32"/>
          <w:szCs w:val="32"/>
          <w:rtl/>
        </w:rPr>
        <w:t xml:space="preserve"> و </w:t>
      </w:r>
      <w:r w:rsidR="002D0652">
        <w:rPr>
          <w:rFonts w:cs="B Nazanin" w:hint="cs"/>
          <w:sz w:val="32"/>
          <w:szCs w:val="32"/>
          <w:rtl/>
        </w:rPr>
        <w:t>ونگ</w:t>
      </w:r>
      <w:r w:rsidR="00902477">
        <w:rPr>
          <w:rFonts w:cs="B Nazanin" w:hint="cs"/>
          <w:sz w:val="32"/>
          <w:szCs w:val="32"/>
          <w:rtl/>
        </w:rPr>
        <w:t xml:space="preserve"> </w:t>
      </w:r>
      <w:r w:rsidR="00902477">
        <w:rPr>
          <w:rFonts w:cs="B Nazanin"/>
          <w:sz w:val="32"/>
          <w:szCs w:val="32"/>
        </w:rPr>
        <w:t>[</w:t>
      </w:r>
      <w:r w:rsidR="00F25299">
        <w:rPr>
          <w:rFonts w:cs="B Nazanin"/>
          <w:sz w:val="32"/>
          <w:szCs w:val="32"/>
        </w:rPr>
        <w:t>10</w:t>
      </w:r>
      <w:r w:rsidR="00902477">
        <w:rPr>
          <w:rFonts w:cs="B Nazanin"/>
          <w:sz w:val="32"/>
          <w:szCs w:val="32"/>
        </w:rPr>
        <w:t>]</w:t>
      </w:r>
    </w:p>
    <w:p w14:paraId="1E1390FE" w14:textId="77777777" w:rsidR="00B926BB" w:rsidRDefault="001A678F" w:rsidP="00FC40A1">
      <w:pPr>
        <w:jc w:val="both"/>
        <w:rPr>
          <w:rFonts w:cs="B Nazanin"/>
          <w:sz w:val="28"/>
          <w:szCs w:val="28"/>
          <w:rtl/>
        </w:rPr>
      </w:pPr>
      <w:r w:rsidRPr="001A678F">
        <w:rPr>
          <w:rFonts w:cs="B Nazanin"/>
          <w:sz w:val="28"/>
          <w:szCs w:val="28"/>
          <w:rtl/>
        </w:rPr>
        <w:t>در سال 2017 ليو و ونگ ، مدل</w:t>
      </w:r>
      <w:r w:rsidRPr="001A678F">
        <w:rPr>
          <w:rFonts w:cs="B Nazanin" w:hint="cs"/>
          <w:sz w:val="28"/>
          <w:szCs w:val="28"/>
          <w:rtl/>
        </w:rPr>
        <w:t>ی</w:t>
      </w:r>
      <w:r w:rsidRPr="001A678F">
        <w:rPr>
          <w:rFonts w:cs="B Nazanin"/>
          <w:sz w:val="28"/>
          <w:szCs w:val="28"/>
          <w:rtl/>
        </w:rPr>
        <w:t xml:space="preserve"> را به منظور شبيه ساز</w:t>
      </w:r>
      <w:r w:rsidRPr="001A678F">
        <w:rPr>
          <w:rFonts w:cs="B Nazanin" w:hint="cs"/>
          <w:sz w:val="28"/>
          <w:szCs w:val="28"/>
          <w:rtl/>
        </w:rPr>
        <w:t>ی</w:t>
      </w:r>
      <w:r>
        <w:rPr>
          <w:rFonts w:cs="B Nazanin"/>
          <w:sz w:val="28"/>
          <w:szCs w:val="28"/>
          <w:rtl/>
        </w:rPr>
        <w:t xml:space="preserve"> تشنج</w:t>
      </w:r>
      <w:r>
        <w:rPr>
          <w:rFonts w:cs="B Nazanin" w:hint="cs"/>
          <w:sz w:val="28"/>
          <w:szCs w:val="28"/>
          <w:rtl/>
        </w:rPr>
        <w:t xml:space="preserve"> </w:t>
      </w:r>
      <w:r w:rsidRPr="001A678F">
        <w:rPr>
          <w:rFonts w:cs="B Nazanin"/>
          <w:sz w:val="28"/>
          <w:szCs w:val="28"/>
          <w:rtl/>
        </w:rPr>
        <w:t>ها</w:t>
      </w:r>
      <w:r w:rsidRPr="001A678F">
        <w:rPr>
          <w:rFonts w:cs="B Nazanin" w:hint="cs"/>
          <w:sz w:val="28"/>
          <w:szCs w:val="28"/>
          <w:rtl/>
        </w:rPr>
        <w:t>ی</w:t>
      </w:r>
      <w:r w:rsidRPr="001A678F">
        <w:rPr>
          <w:rFonts w:cs="B Nazanin"/>
          <w:sz w:val="28"/>
          <w:szCs w:val="28"/>
          <w:rtl/>
        </w:rPr>
        <w:t xml:space="preserve"> کلونيک، غياب</w:t>
      </w:r>
      <w:r w:rsidRPr="001A678F">
        <w:rPr>
          <w:rFonts w:cs="B Nazanin" w:hint="cs"/>
          <w:sz w:val="28"/>
          <w:szCs w:val="28"/>
          <w:rtl/>
        </w:rPr>
        <w:t>ی</w:t>
      </w:r>
      <w:r w:rsidRPr="001A678F">
        <w:rPr>
          <w:rFonts w:cs="B Nazanin"/>
          <w:sz w:val="28"/>
          <w:szCs w:val="28"/>
          <w:rtl/>
        </w:rPr>
        <w:t xml:space="preserve"> و تونيک</w:t>
      </w:r>
      <w:r w:rsidR="008F364C">
        <w:rPr>
          <w:rFonts w:cs="B Nazanin" w:hint="cs"/>
          <w:sz w:val="28"/>
          <w:szCs w:val="28"/>
          <w:rtl/>
        </w:rPr>
        <w:t xml:space="preserve"> </w:t>
      </w:r>
      <w:r w:rsidRPr="001A678F">
        <w:rPr>
          <w:rFonts w:cs="B Nazanin" w:hint="eastAsia"/>
          <w:sz w:val="28"/>
          <w:szCs w:val="28"/>
          <w:rtl/>
        </w:rPr>
        <w:t>ارائه</w:t>
      </w:r>
      <w:r w:rsidRPr="001A678F">
        <w:rPr>
          <w:rFonts w:cs="B Nazanin"/>
          <w:sz w:val="28"/>
          <w:szCs w:val="28"/>
          <w:rtl/>
        </w:rPr>
        <w:t xml:space="preserve"> دادند و اثر جمعيت هسته شبکه تالاميک </w:t>
      </w:r>
      <w:r w:rsidR="008F364C">
        <w:rPr>
          <w:rFonts w:cs="B Nazanin"/>
          <w:sz w:val="28"/>
          <w:szCs w:val="28"/>
        </w:rPr>
        <w:t>(</w:t>
      </w:r>
      <w:r w:rsidRPr="001A678F">
        <w:rPr>
          <w:rFonts w:cs="B Nazanin"/>
          <w:sz w:val="28"/>
          <w:szCs w:val="28"/>
        </w:rPr>
        <w:t>RE</w:t>
      </w:r>
      <w:r>
        <w:rPr>
          <w:rFonts w:cs="B Nazanin"/>
          <w:sz w:val="28"/>
          <w:szCs w:val="28"/>
        </w:rPr>
        <w:t>)</w:t>
      </w:r>
      <w:r w:rsidRPr="001A678F">
        <w:rPr>
          <w:rFonts w:cs="B Nazanin"/>
          <w:sz w:val="28"/>
          <w:szCs w:val="28"/>
          <w:rtl/>
        </w:rPr>
        <w:t xml:space="preserve">  را در ا</w:t>
      </w:r>
      <w:r w:rsidRPr="001A678F">
        <w:rPr>
          <w:rFonts w:cs="B Nazanin" w:hint="cs"/>
          <w:sz w:val="28"/>
          <w:szCs w:val="28"/>
          <w:rtl/>
        </w:rPr>
        <w:t>ی</w:t>
      </w:r>
      <w:r w:rsidRPr="001A678F">
        <w:rPr>
          <w:rFonts w:cs="B Nazanin" w:hint="eastAsia"/>
          <w:sz w:val="28"/>
          <w:szCs w:val="28"/>
          <w:rtl/>
        </w:rPr>
        <w:t>جاد</w:t>
      </w:r>
      <w:r w:rsidRPr="001A678F">
        <w:rPr>
          <w:rFonts w:cs="B Nazanin"/>
          <w:sz w:val="28"/>
          <w:szCs w:val="28"/>
          <w:rtl/>
        </w:rPr>
        <w:t xml:space="preserve"> تشنج صرع</w:t>
      </w:r>
      <w:r w:rsidRPr="001A678F">
        <w:rPr>
          <w:rFonts w:cs="B Nazanin" w:hint="cs"/>
          <w:sz w:val="28"/>
          <w:szCs w:val="28"/>
          <w:rtl/>
        </w:rPr>
        <w:t>ی</w:t>
      </w:r>
      <w:r w:rsidRPr="001A678F">
        <w:rPr>
          <w:rFonts w:cs="B Nazanin"/>
          <w:sz w:val="28"/>
          <w:szCs w:val="28"/>
          <w:rtl/>
        </w:rPr>
        <w:t xml:space="preserve"> بررس</w:t>
      </w:r>
      <w:r w:rsidRPr="001A678F">
        <w:rPr>
          <w:rFonts w:cs="B Nazanin" w:hint="cs"/>
          <w:sz w:val="28"/>
          <w:szCs w:val="28"/>
          <w:rtl/>
        </w:rPr>
        <w:t>ی</w:t>
      </w:r>
      <w:r w:rsidRPr="001A678F">
        <w:rPr>
          <w:rFonts w:cs="B Nazanin"/>
          <w:sz w:val="28"/>
          <w:szCs w:val="28"/>
          <w:rtl/>
        </w:rPr>
        <w:t xml:space="preserve"> کردند.</w:t>
      </w:r>
    </w:p>
    <w:p w14:paraId="6FAE291A" w14:textId="77777777" w:rsidR="001A678F" w:rsidRDefault="008F364C" w:rsidP="00FC40A1">
      <w:pPr>
        <w:jc w:val="both"/>
        <w:rPr>
          <w:rFonts w:cs="B Nazanin"/>
          <w:sz w:val="28"/>
          <w:szCs w:val="28"/>
          <w:rtl/>
        </w:rPr>
      </w:pPr>
      <w:r w:rsidRPr="008F364C">
        <w:rPr>
          <w:rFonts w:cs="B Nazanin"/>
          <w:sz w:val="28"/>
          <w:szCs w:val="28"/>
          <w:rtl/>
        </w:rPr>
        <w:t>ا</w:t>
      </w:r>
      <w:r w:rsidRPr="008F364C">
        <w:rPr>
          <w:rFonts w:cs="B Nazanin" w:hint="cs"/>
          <w:sz w:val="28"/>
          <w:szCs w:val="28"/>
          <w:rtl/>
        </w:rPr>
        <w:t>ی</w:t>
      </w:r>
      <w:r w:rsidRPr="008F364C">
        <w:rPr>
          <w:rFonts w:cs="B Nazanin" w:hint="eastAsia"/>
          <w:sz w:val="28"/>
          <w:szCs w:val="28"/>
          <w:rtl/>
        </w:rPr>
        <w:t>ن</w:t>
      </w:r>
      <w:r w:rsidRPr="008F364C">
        <w:rPr>
          <w:rFonts w:cs="B Nazanin"/>
          <w:sz w:val="28"/>
          <w:szCs w:val="28"/>
          <w:rtl/>
        </w:rPr>
        <w:t xml:space="preserve"> مدل محاسبات</w:t>
      </w:r>
      <w:r w:rsidRPr="008F364C">
        <w:rPr>
          <w:rFonts w:cs="B Nazanin" w:hint="cs"/>
          <w:sz w:val="28"/>
          <w:szCs w:val="28"/>
          <w:rtl/>
        </w:rPr>
        <w:t>ی</w:t>
      </w:r>
      <w:r w:rsidRPr="008F364C">
        <w:rPr>
          <w:rFonts w:cs="B Nazanin"/>
          <w:sz w:val="28"/>
          <w:szCs w:val="28"/>
          <w:rtl/>
        </w:rPr>
        <w:t xml:space="preserve"> </w:t>
      </w:r>
      <w:r w:rsidRPr="008F364C">
        <w:rPr>
          <w:rFonts w:cs="B Nazanin" w:hint="cs"/>
          <w:sz w:val="28"/>
          <w:szCs w:val="28"/>
          <w:rtl/>
        </w:rPr>
        <w:t>ی</w:t>
      </w:r>
      <w:r w:rsidRPr="008F364C">
        <w:rPr>
          <w:rFonts w:cs="B Nazanin" w:hint="eastAsia"/>
          <w:sz w:val="28"/>
          <w:szCs w:val="28"/>
          <w:rtl/>
        </w:rPr>
        <w:t>ک</w:t>
      </w:r>
      <w:r w:rsidRPr="008F364C">
        <w:rPr>
          <w:rFonts w:cs="B Nazanin"/>
          <w:sz w:val="28"/>
          <w:szCs w:val="28"/>
          <w:rtl/>
        </w:rPr>
        <w:t xml:space="preserve"> مدل تالاموکورتيکال</w:t>
      </w:r>
      <w:r>
        <w:rPr>
          <w:rFonts w:cs="B Nazanin" w:hint="cs"/>
          <w:sz w:val="28"/>
          <w:szCs w:val="28"/>
          <w:rtl/>
        </w:rPr>
        <w:t xml:space="preserve"> </w:t>
      </w:r>
      <w:r w:rsidRPr="008F364C">
        <w:rPr>
          <w:rFonts w:cs="B Nazanin" w:hint="eastAsia"/>
          <w:sz w:val="28"/>
          <w:szCs w:val="28"/>
          <w:rtl/>
        </w:rPr>
        <w:t>م</w:t>
      </w:r>
      <w:r w:rsidRPr="008F364C">
        <w:rPr>
          <w:rFonts w:cs="B Nazanin" w:hint="cs"/>
          <w:sz w:val="28"/>
          <w:szCs w:val="28"/>
          <w:rtl/>
        </w:rPr>
        <w:t>ی</w:t>
      </w:r>
      <w:r>
        <w:rPr>
          <w:rFonts w:cs="B Nazanin" w:hint="cs"/>
          <w:sz w:val="28"/>
          <w:szCs w:val="28"/>
          <w:rtl/>
        </w:rPr>
        <w:t xml:space="preserve"> </w:t>
      </w:r>
      <w:r w:rsidRPr="008F364C">
        <w:rPr>
          <w:rFonts w:cs="B Nazanin" w:hint="eastAsia"/>
          <w:sz w:val="28"/>
          <w:szCs w:val="28"/>
          <w:rtl/>
        </w:rPr>
        <w:t>باشد</w:t>
      </w:r>
      <w:r w:rsidRPr="008F364C">
        <w:rPr>
          <w:rFonts w:cs="B Nazanin"/>
          <w:sz w:val="28"/>
          <w:szCs w:val="28"/>
          <w:rtl/>
        </w:rPr>
        <w:t xml:space="preserve"> </w:t>
      </w:r>
      <w:r>
        <w:rPr>
          <w:rFonts w:cs="B Nazanin" w:hint="cs"/>
          <w:sz w:val="28"/>
          <w:szCs w:val="28"/>
          <w:rtl/>
        </w:rPr>
        <w:t xml:space="preserve">. </w:t>
      </w:r>
      <w:r w:rsidRPr="008F364C">
        <w:rPr>
          <w:rFonts w:cs="B Nazanin"/>
          <w:sz w:val="28"/>
          <w:szCs w:val="28"/>
          <w:rtl/>
        </w:rPr>
        <w:t>در ا</w:t>
      </w:r>
      <w:r w:rsidRPr="008F364C">
        <w:rPr>
          <w:rFonts w:cs="B Nazanin" w:hint="cs"/>
          <w:sz w:val="28"/>
          <w:szCs w:val="28"/>
          <w:rtl/>
        </w:rPr>
        <w:t>ی</w:t>
      </w:r>
      <w:r w:rsidRPr="008F364C">
        <w:rPr>
          <w:rFonts w:cs="B Nazanin" w:hint="eastAsia"/>
          <w:sz w:val="28"/>
          <w:szCs w:val="28"/>
          <w:rtl/>
        </w:rPr>
        <w:t>ن</w:t>
      </w:r>
      <w:r w:rsidRPr="008F364C">
        <w:rPr>
          <w:rFonts w:cs="B Nazanin"/>
          <w:sz w:val="28"/>
          <w:szCs w:val="28"/>
          <w:rtl/>
        </w:rPr>
        <w:t xml:space="preserve"> مدل دو بخش کورتکس و تالاموس در نظر گرفته شده است و برا</w:t>
      </w:r>
      <w:r w:rsidRPr="008F364C">
        <w:rPr>
          <w:rFonts w:cs="B Nazanin" w:hint="cs"/>
          <w:sz w:val="28"/>
          <w:szCs w:val="28"/>
          <w:rtl/>
        </w:rPr>
        <w:t>ی</w:t>
      </w:r>
      <w:r w:rsidRPr="008F364C">
        <w:rPr>
          <w:rFonts w:cs="B Nazanin"/>
          <w:sz w:val="28"/>
          <w:szCs w:val="28"/>
          <w:rtl/>
        </w:rPr>
        <w:t xml:space="preserve"> کورتکس جمعيت</w:t>
      </w:r>
      <w:r>
        <w:rPr>
          <w:rFonts w:cs="B Nazanin" w:hint="cs"/>
          <w:sz w:val="28"/>
          <w:szCs w:val="28"/>
          <w:rtl/>
        </w:rPr>
        <w:t xml:space="preserve"> </w:t>
      </w:r>
      <w:r w:rsidRPr="008F364C">
        <w:rPr>
          <w:rFonts w:cs="B Nazanin"/>
          <w:sz w:val="28"/>
          <w:szCs w:val="28"/>
          <w:rtl/>
        </w:rPr>
        <w:t>ها</w:t>
      </w:r>
      <w:r w:rsidRPr="008F364C">
        <w:rPr>
          <w:rFonts w:cs="B Nazanin" w:hint="cs"/>
          <w:sz w:val="28"/>
          <w:szCs w:val="28"/>
          <w:rtl/>
        </w:rPr>
        <w:t>ی</w:t>
      </w:r>
      <w:r>
        <w:rPr>
          <w:rFonts w:cs="B Nazanin" w:hint="cs"/>
          <w:sz w:val="28"/>
          <w:szCs w:val="28"/>
          <w:rtl/>
        </w:rPr>
        <w:t xml:space="preserve"> </w:t>
      </w:r>
      <w:r w:rsidRPr="008F364C">
        <w:rPr>
          <w:rFonts w:cs="B Nazanin" w:hint="eastAsia"/>
          <w:sz w:val="28"/>
          <w:szCs w:val="28"/>
          <w:rtl/>
        </w:rPr>
        <w:t>تحر</w:t>
      </w:r>
      <w:r w:rsidRPr="008F364C">
        <w:rPr>
          <w:rFonts w:cs="B Nazanin" w:hint="cs"/>
          <w:sz w:val="28"/>
          <w:szCs w:val="28"/>
          <w:rtl/>
        </w:rPr>
        <w:t>ی</w:t>
      </w:r>
      <w:r w:rsidRPr="008F364C">
        <w:rPr>
          <w:rFonts w:cs="B Nazanin" w:hint="eastAsia"/>
          <w:sz w:val="28"/>
          <w:szCs w:val="28"/>
          <w:rtl/>
        </w:rPr>
        <w:t>ک</w:t>
      </w:r>
      <w:r w:rsidRPr="008F364C">
        <w:rPr>
          <w:rFonts w:cs="B Nazanin" w:hint="cs"/>
          <w:sz w:val="28"/>
          <w:szCs w:val="28"/>
          <w:rtl/>
        </w:rPr>
        <w:t>ی</w:t>
      </w:r>
      <w:r w:rsidRPr="008F364C">
        <w:rPr>
          <w:rFonts w:cs="B Nazanin"/>
          <w:sz w:val="28"/>
          <w:szCs w:val="28"/>
          <w:rtl/>
        </w:rPr>
        <w:t xml:space="preserve"> هرم</w:t>
      </w:r>
      <w:r w:rsidRPr="008F364C">
        <w:rPr>
          <w:rFonts w:cs="B Nazanin" w:hint="cs"/>
          <w:sz w:val="28"/>
          <w:szCs w:val="28"/>
          <w:rtl/>
        </w:rPr>
        <w:t>ی</w:t>
      </w:r>
      <w:r>
        <w:rPr>
          <w:rFonts w:cs="B Nazanin" w:hint="cs"/>
          <w:sz w:val="28"/>
          <w:szCs w:val="28"/>
          <w:rtl/>
        </w:rPr>
        <w:t xml:space="preserve"> (</w:t>
      </w:r>
      <w:r w:rsidRPr="008F364C">
        <w:rPr>
          <w:rFonts w:cs="B Nazanin"/>
          <w:sz w:val="28"/>
          <w:szCs w:val="28"/>
        </w:rPr>
        <w:t>PY</w:t>
      </w:r>
      <w:r>
        <w:rPr>
          <w:rFonts w:cs="B Nazanin" w:hint="cs"/>
          <w:sz w:val="28"/>
          <w:szCs w:val="28"/>
          <w:rtl/>
        </w:rPr>
        <w:t>)</w:t>
      </w:r>
      <w:r w:rsidRPr="008F364C">
        <w:rPr>
          <w:rFonts w:cs="B Nazanin"/>
          <w:sz w:val="28"/>
          <w:szCs w:val="28"/>
          <w:rtl/>
        </w:rPr>
        <w:t xml:space="preserve"> ، ا</w:t>
      </w:r>
      <w:r w:rsidRPr="008F364C">
        <w:rPr>
          <w:rFonts w:cs="B Nazanin" w:hint="cs"/>
          <w:sz w:val="28"/>
          <w:szCs w:val="28"/>
          <w:rtl/>
        </w:rPr>
        <w:t>ی</w:t>
      </w:r>
      <w:r w:rsidRPr="008F364C">
        <w:rPr>
          <w:rFonts w:cs="B Nazanin" w:hint="eastAsia"/>
          <w:sz w:val="28"/>
          <w:szCs w:val="28"/>
          <w:rtl/>
        </w:rPr>
        <w:t>نترن</w:t>
      </w:r>
      <w:r>
        <w:rPr>
          <w:rFonts w:cs="B Nazanin" w:hint="cs"/>
          <w:sz w:val="28"/>
          <w:szCs w:val="28"/>
          <w:rtl/>
        </w:rPr>
        <w:t>و</w:t>
      </w:r>
      <w:r w:rsidRPr="008F364C">
        <w:rPr>
          <w:rFonts w:cs="B Nazanin" w:hint="eastAsia"/>
          <w:sz w:val="28"/>
          <w:szCs w:val="28"/>
          <w:rtl/>
        </w:rPr>
        <w:t>رون</w:t>
      </w:r>
      <w:r w:rsidRPr="008F364C">
        <w:rPr>
          <w:rFonts w:cs="B Nazanin"/>
          <w:sz w:val="28"/>
          <w:szCs w:val="28"/>
          <w:rtl/>
        </w:rPr>
        <w:t xml:space="preserve"> مهار</w:t>
      </w:r>
      <w:r w:rsidRPr="008F364C">
        <w:rPr>
          <w:rFonts w:cs="B Nazanin" w:hint="cs"/>
          <w:sz w:val="28"/>
          <w:szCs w:val="28"/>
          <w:rtl/>
        </w:rPr>
        <w:t>ی</w:t>
      </w:r>
      <w:r w:rsidRPr="008F364C">
        <w:rPr>
          <w:rFonts w:cs="B Nazanin"/>
          <w:sz w:val="28"/>
          <w:szCs w:val="28"/>
          <w:rtl/>
        </w:rPr>
        <w:t xml:space="preserve"> سر</w:t>
      </w:r>
      <w:r w:rsidRPr="008F364C">
        <w:rPr>
          <w:rFonts w:cs="B Nazanin" w:hint="cs"/>
          <w:sz w:val="28"/>
          <w:szCs w:val="28"/>
          <w:rtl/>
        </w:rPr>
        <w:t>ی</w:t>
      </w:r>
      <w:r w:rsidRPr="008F364C">
        <w:rPr>
          <w:rFonts w:cs="B Nazanin" w:hint="eastAsia"/>
          <w:sz w:val="28"/>
          <w:szCs w:val="28"/>
          <w:rtl/>
        </w:rPr>
        <w:t>ع</w:t>
      </w:r>
      <w:r w:rsidRPr="008F364C">
        <w:rPr>
          <w:rFonts w:cs="B Nazanin"/>
          <w:sz w:val="28"/>
          <w:szCs w:val="28"/>
          <w:rtl/>
        </w:rPr>
        <w:t xml:space="preserve"> </w:t>
      </w:r>
      <w:r>
        <w:rPr>
          <w:rFonts w:cs="B Nazanin"/>
          <w:sz w:val="28"/>
          <w:szCs w:val="28"/>
        </w:rPr>
        <w:t xml:space="preserve"> </w:t>
      </w:r>
      <m:oMath>
        <m:sSub>
          <m:sSubPr>
            <m:ctrlPr>
              <w:rPr>
                <w:rFonts w:ascii="Cambria Math" w:hAnsi="Cambria Math" w:cs="B Nazanin"/>
                <w:i/>
                <w:sz w:val="28"/>
                <w:szCs w:val="28"/>
              </w:rPr>
            </m:ctrlPr>
          </m:sSubPr>
          <m:e>
            <m:r>
              <w:rPr>
                <w:rFonts w:ascii="Cambria Math" w:hAnsi="Cambria Math" w:cs="B Nazanin"/>
                <w:sz w:val="28"/>
                <w:szCs w:val="28"/>
              </w:rPr>
              <m:t>GABA</m:t>
            </m:r>
          </m:e>
          <m:sub>
            <m:r>
              <w:rPr>
                <w:rFonts w:ascii="Cambria Math" w:hAnsi="Cambria Math" w:cs="B Nazanin"/>
                <w:sz w:val="28"/>
                <w:szCs w:val="28"/>
              </w:rPr>
              <m:t>A</m:t>
            </m:r>
          </m:sub>
        </m:sSub>
      </m:oMath>
      <w:r w:rsidRPr="008F364C">
        <w:rPr>
          <w:rFonts w:cs="B Nazanin"/>
          <w:sz w:val="28"/>
          <w:szCs w:val="28"/>
        </w:rPr>
        <w:t xml:space="preserve"> </w:t>
      </w:r>
      <w:r>
        <w:rPr>
          <w:rFonts w:cs="B Nazanin" w:hint="cs"/>
          <w:sz w:val="28"/>
          <w:szCs w:val="28"/>
          <w:rtl/>
        </w:rPr>
        <w:t>(</w:t>
      </w:r>
      <m:oMath>
        <m:sSub>
          <m:sSubPr>
            <m:ctrlPr>
              <w:rPr>
                <w:rFonts w:ascii="Cambria Math" w:hAnsi="Cambria Math" w:cs="B Nazanin"/>
                <w:i/>
                <w:sz w:val="28"/>
                <w:szCs w:val="28"/>
              </w:rPr>
            </m:ctrlPr>
          </m:sSubPr>
          <m:e>
            <m:r>
              <w:rPr>
                <w:rFonts w:ascii="Cambria Math" w:hAnsi="Cambria Math" w:cs="B Nazanin"/>
                <w:sz w:val="28"/>
                <w:szCs w:val="28"/>
              </w:rPr>
              <m:t>I</m:t>
            </m:r>
          </m:e>
          <m:sub>
            <m:r>
              <w:rPr>
                <w:rFonts w:ascii="Cambria Math" w:hAnsi="Cambria Math" w:cs="B Nazanin"/>
                <w:sz w:val="28"/>
                <w:szCs w:val="28"/>
              </w:rPr>
              <m:t>1</m:t>
            </m:r>
          </m:sub>
        </m:sSub>
      </m:oMath>
      <w:r>
        <w:rPr>
          <w:rFonts w:cs="B Nazanin" w:hint="cs"/>
          <w:sz w:val="28"/>
          <w:szCs w:val="28"/>
          <w:rtl/>
        </w:rPr>
        <w:t>)</w:t>
      </w:r>
      <w:r w:rsidRPr="008F364C">
        <w:rPr>
          <w:rFonts w:cs="B Nazanin"/>
          <w:sz w:val="28"/>
          <w:szCs w:val="28"/>
          <w:rtl/>
        </w:rPr>
        <w:t xml:space="preserve"> و ا</w:t>
      </w:r>
      <w:r w:rsidRPr="008F364C">
        <w:rPr>
          <w:rFonts w:cs="B Nazanin" w:hint="cs"/>
          <w:sz w:val="28"/>
          <w:szCs w:val="28"/>
          <w:rtl/>
        </w:rPr>
        <w:t>ی</w:t>
      </w:r>
      <w:r w:rsidRPr="008F364C">
        <w:rPr>
          <w:rFonts w:cs="B Nazanin" w:hint="eastAsia"/>
          <w:sz w:val="28"/>
          <w:szCs w:val="28"/>
          <w:rtl/>
        </w:rPr>
        <w:t>نترن</w:t>
      </w:r>
      <w:r>
        <w:rPr>
          <w:rFonts w:cs="B Nazanin" w:hint="cs"/>
          <w:sz w:val="28"/>
          <w:szCs w:val="28"/>
          <w:rtl/>
        </w:rPr>
        <w:t>و</w:t>
      </w:r>
      <w:r w:rsidRPr="008F364C">
        <w:rPr>
          <w:rFonts w:cs="B Nazanin" w:hint="eastAsia"/>
          <w:sz w:val="28"/>
          <w:szCs w:val="28"/>
          <w:rtl/>
        </w:rPr>
        <w:t>رون</w:t>
      </w:r>
      <w:r w:rsidRPr="008F364C">
        <w:rPr>
          <w:rFonts w:cs="B Nazanin"/>
          <w:sz w:val="28"/>
          <w:szCs w:val="28"/>
          <w:rtl/>
        </w:rPr>
        <w:t xml:space="preserve"> مهار</w:t>
      </w:r>
      <w:r w:rsidRPr="008F364C">
        <w:rPr>
          <w:rFonts w:cs="B Nazanin" w:hint="cs"/>
          <w:sz w:val="28"/>
          <w:szCs w:val="28"/>
          <w:rtl/>
        </w:rPr>
        <w:t>ی</w:t>
      </w:r>
      <w:r w:rsidRPr="008F364C">
        <w:rPr>
          <w:rFonts w:cs="B Nazanin"/>
          <w:sz w:val="28"/>
          <w:szCs w:val="28"/>
          <w:rtl/>
        </w:rPr>
        <w:t xml:space="preserve"> کند </w:t>
      </w:r>
      <m:oMath>
        <m:sSub>
          <m:sSubPr>
            <m:ctrlPr>
              <w:rPr>
                <w:rFonts w:ascii="Cambria Math" w:hAnsi="Cambria Math" w:cs="B Nazanin"/>
                <w:i/>
                <w:sz w:val="28"/>
                <w:szCs w:val="28"/>
              </w:rPr>
            </m:ctrlPr>
          </m:sSubPr>
          <m:e>
            <m:r>
              <w:rPr>
                <w:rFonts w:ascii="Cambria Math" w:hAnsi="Cambria Math" w:cs="B Nazanin"/>
                <w:sz w:val="28"/>
                <w:szCs w:val="28"/>
              </w:rPr>
              <m:t xml:space="preserve"> GABA</m:t>
            </m:r>
          </m:e>
          <m:sub>
            <m:r>
              <w:rPr>
                <w:rFonts w:ascii="Cambria Math" w:hAnsi="Cambria Math" w:cs="B Nazanin"/>
                <w:sz w:val="28"/>
                <w:szCs w:val="28"/>
              </w:rPr>
              <m:t>B</m:t>
            </m:r>
          </m:sub>
        </m:sSub>
      </m:oMath>
      <w:r w:rsidRPr="008F364C">
        <w:rPr>
          <w:rFonts w:cs="B Nazanin"/>
          <w:sz w:val="28"/>
          <w:szCs w:val="28"/>
        </w:rPr>
        <w:t xml:space="preserve"> </w:t>
      </w:r>
      <w:r>
        <w:rPr>
          <w:rFonts w:cs="B Nazanin" w:hint="cs"/>
          <w:sz w:val="28"/>
          <w:szCs w:val="28"/>
          <w:rtl/>
        </w:rPr>
        <w:t>(</w:t>
      </w:r>
      <m:oMath>
        <m:sSub>
          <m:sSubPr>
            <m:ctrlPr>
              <w:rPr>
                <w:rFonts w:ascii="Cambria Math" w:hAnsi="Cambria Math" w:cs="B Nazanin"/>
                <w:i/>
                <w:sz w:val="28"/>
                <w:szCs w:val="28"/>
              </w:rPr>
            </m:ctrlPr>
          </m:sSubPr>
          <m:e>
            <m:r>
              <w:rPr>
                <w:rFonts w:ascii="Cambria Math" w:hAnsi="Cambria Math" w:cs="B Nazanin"/>
                <w:sz w:val="28"/>
                <w:szCs w:val="28"/>
              </w:rPr>
              <m:t>I</m:t>
            </m:r>
          </m:e>
          <m:sub>
            <m:r>
              <w:rPr>
                <w:rFonts w:ascii="Cambria Math" w:hAnsi="Cambria Math" w:cs="B Nazanin"/>
                <w:sz w:val="28"/>
                <w:szCs w:val="28"/>
              </w:rPr>
              <m:t>2</m:t>
            </m:r>
          </m:sub>
        </m:sSub>
      </m:oMath>
      <w:r>
        <w:rPr>
          <w:rFonts w:cs="B Nazanin" w:hint="cs"/>
          <w:sz w:val="28"/>
          <w:szCs w:val="28"/>
          <w:rtl/>
        </w:rPr>
        <w:t>)</w:t>
      </w:r>
      <w:r w:rsidRPr="008F364C">
        <w:rPr>
          <w:rFonts w:cs="B Nazanin"/>
          <w:sz w:val="28"/>
          <w:szCs w:val="28"/>
          <w:rtl/>
        </w:rPr>
        <w:t xml:space="preserve">  درنظر گرفته شده است که ا</w:t>
      </w:r>
      <w:r w:rsidRPr="008F364C">
        <w:rPr>
          <w:rFonts w:cs="B Nazanin" w:hint="cs"/>
          <w:sz w:val="28"/>
          <w:szCs w:val="28"/>
          <w:rtl/>
        </w:rPr>
        <w:t>ی</w:t>
      </w:r>
      <w:r w:rsidRPr="008F364C">
        <w:rPr>
          <w:rFonts w:cs="B Nazanin" w:hint="eastAsia"/>
          <w:sz w:val="28"/>
          <w:szCs w:val="28"/>
          <w:rtl/>
        </w:rPr>
        <w:t>نترن</w:t>
      </w:r>
      <w:r>
        <w:rPr>
          <w:rFonts w:cs="B Nazanin" w:hint="cs"/>
          <w:sz w:val="28"/>
          <w:szCs w:val="28"/>
          <w:rtl/>
        </w:rPr>
        <w:t>و</w:t>
      </w:r>
      <w:r w:rsidRPr="008F364C">
        <w:rPr>
          <w:rFonts w:cs="B Nazanin" w:hint="eastAsia"/>
          <w:sz w:val="28"/>
          <w:szCs w:val="28"/>
          <w:rtl/>
        </w:rPr>
        <w:t>رون</w:t>
      </w:r>
      <w:r>
        <w:rPr>
          <w:rFonts w:cs="B Nazanin" w:hint="cs"/>
          <w:sz w:val="28"/>
          <w:szCs w:val="28"/>
          <w:rtl/>
        </w:rPr>
        <w:t xml:space="preserve"> </w:t>
      </w:r>
      <w:r w:rsidRPr="008F364C">
        <w:rPr>
          <w:rFonts w:cs="B Nazanin" w:hint="eastAsia"/>
          <w:sz w:val="28"/>
          <w:szCs w:val="28"/>
          <w:rtl/>
        </w:rPr>
        <w:t>ها</w:t>
      </w:r>
      <w:r w:rsidRPr="008F364C">
        <w:rPr>
          <w:rFonts w:cs="B Nazanin"/>
          <w:sz w:val="28"/>
          <w:szCs w:val="28"/>
          <w:rtl/>
        </w:rPr>
        <w:t xml:space="preserve"> با </w:t>
      </w:r>
      <w:r w:rsidRPr="008F364C">
        <w:rPr>
          <w:rFonts w:cs="B Nazanin" w:hint="cs"/>
          <w:sz w:val="28"/>
          <w:szCs w:val="28"/>
          <w:rtl/>
        </w:rPr>
        <w:t>ی</w:t>
      </w:r>
      <w:r w:rsidRPr="008F364C">
        <w:rPr>
          <w:rFonts w:cs="B Nazanin" w:hint="eastAsia"/>
          <w:sz w:val="28"/>
          <w:szCs w:val="28"/>
          <w:rtl/>
        </w:rPr>
        <w:t>کد</w:t>
      </w:r>
      <w:r w:rsidRPr="008F364C">
        <w:rPr>
          <w:rFonts w:cs="B Nazanin" w:hint="cs"/>
          <w:sz w:val="28"/>
          <w:szCs w:val="28"/>
          <w:rtl/>
        </w:rPr>
        <w:t>ی</w:t>
      </w:r>
      <w:r w:rsidRPr="008F364C">
        <w:rPr>
          <w:rFonts w:cs="B Nazanin" w:hint="eastAsia"/>
          <w:sz w:val="28"/>
          <w:szCs w:val="28"/>
          <w:rtl/>
        </w:rPr>
        <w:t>گر</w:t>
      </w:r>
      <w:r w:rsidRPr="008F364C">
        <w:rPr>
          <w:rFonts w:cs="B Nazanin"/>
          <w:sz w:val="28"/>
          <w:szCs w:val="28"/>
          <w:rtl/>
        </w:rPr>
        <w:t xml:space="preserve"> ارتباط دوطرفه دارند و برا</w:t>
      </w:r>
      <w:r w:rsidRPr="008F364C">
        <w:rPr>
          <w:rFonts w:cs="B Nazanin" w:hint="cs"/>
          <w:sz w:val="28"/>
          <w:szCs w:val="28"/>
          <w:rtl/>
        </w:rPr>
        <w:t>ی</w:t>
      </w:r>
      <w:r w:rsidRPr="008F364C">
        <w:rPr>
          <w:rFonts w:cs="B Nazanin"/>
          <w:sz w:val="28"/>
          <w:szCs w:val="28"/>
          <w:rtl/>
        </w:rPr>
        <w:t xml:space="preserve"> تالاموس</w:t>
      </w:r>
      <w:r>
        <w:rPr>
          <w:rFonts w:cs="B Nazanin" w:hint="cs"/>
          <w:sz w:val="28"/>
          <w:szCs w:val="28"/>
          <w:rtl/>
        </w:rPr>
        <w:t xml:space="preserve"> </w:t>
      </w:r>
      <w:r w:rsidRPr="008F364C">
        <w:rPr>
          <w:rFonts w:cs="B Nazanin" w:hint="eastAsia"/>
          <w:sz w:val="28"/>
          <w:szCs w:val="28"/>
          <w:rtl/>
        </w:rPr>
        <w:t>جمعيت</w:t>
      </w:r>
      <w:r w:rsidRPr="008F364C">
        <w:rPr>
          <w:rFonts w:cs="B Nazanin"/>
          <w:sz w:val="28"/>
          <w:szCs w:val="28"/>
          <w:rtl/>
        </w:rPr>
        <w:t xml:space="preserve"> ها</w:t>
      </w:r>
      <w:r w:rsidRPr="008F364C">
        <w:rPr>
          <w:rFonts w:cs="B Nazanin" w:hint="cs"/>
          <w:sz w:val="28"/>
          <w:szCs w:val="28"/>
          <w:rtl/>
        </w:rPr>
        <w:t>ی</w:t>
      </w:r>
      <w:r w:rsidRPr="008F364C">
        <w:rPr>
          <w:rFonts w:cs="B Nazanin"/>
          <w:sz w:val="28"/>
          <w:szCs w:val="28"/>
          <w:rtl/>
        </w:rPr>
        <w:t xml:space="preserve"> تحر</w:t>
      </w:r>
      <w:r w:rsidRPr="008F364C">
        <w:rPr>
          <w:rFonts w:cs="B Nazanin" w:hint="cs"/>
          <w:sz w:val="28"/>
          <w:szCs w:val="28"/>
          <w:rtl/>
        </w:rPr>
        <w:t>ی</w:t>
      </w:r>
      <w:r w:rsidRPr="008F364C">
        <w:rPr>
          <w:rFonts w:cs="B Nazanin" w:hint="eastAsia"/>
          <w:sz w:val="28"/>
          <w:szCs w:val="28"/>
          <w:rtl/>
        </w:rPr>
        <w:t>ک</w:t>
      </w:r>
      <w:r w:rsidRPr="008F364C">
        <w:rPr>
          <w:rFonts w:cs="B Nazanin" w:hint="cs"/>
          <w:sz w:val="28"/>
          <w:szCs w:val="28"/>
          <w:rtl/>
        </w:rPr>
        <w:t>ی</w:t>
      </w:r>
      <w:r w:rsidRPr="008F364C">
        <w:rPr>
          <w:rFonts w:cs="B Nazanin"/>
          <w:sz w:val="28"/>
          <w:szCs w:val="28"/>
          <w:rtl/>
        </w:rPr>
        <w:t xml:space="preserve"> هسته رله تالاميک (</w:t>
      </w:r>
      <w:r w:rsidRPr="008F364C">
        <w:rPr>
          <w:rFonts w:cs="B Nazanin"/>
          <w:sz w:val="28"/>
          <w:szCs w:val="28"/>
        </w:rPr>
        <w:t>TC</w:t>
      </w:r>
      <w:r w:rsidRPr="008F364C">
        <w:rPr>
          <w:rFonts w:cs="B Nazanin"/>
          <w:sz w:val="28"/>
          <w:szCs w:val="28"/>
          <w:rtl/>
        </w:rPr>
        <w:t>) و جمعيت مهار</w:t>
      </w:r>
      <w:r w:rsidRPr="008F364C">
        <w:rPr>
          <w:rFonts w:cs="B Nazanin" w:hint="cs"/>
          <w:sz w:val="28"/>
          <w:szCs w:val="28"/>
          <w:rtl/>
        </w:rPr>
        <w:t>ی</w:t>
      </w:r>
      <w:r>
        <w:rPr>
          <w:rFonts w:cs="B Nazanin"/>
          <w:sz w:val="28"/>
          <w:szCs w:val="28"/>
          <w:rtl/>
        </w:rPr>
        <w:t xml:space="preserve"> هسته</w:t>
      </w:r>
      <w:r>
        <w:rPr>
          <w:rFonts w:cs="B Nazanin" w:hint="cs"/>
          <w:sz w:val="28"/>
          <w:szCs w:val="28"/>
          <w:rtl/>
        </w:rPr>
        <w:t xml:space="preserve"> </w:t>
      </w:r>
      <w:r w:rsidRPr="008F364C">
        <w:rPr>
          <w:rFonts w:cs="B Nazanin"/>
          <w:sz w:val="28"/>
          <w:szCs w:val="28"/>
          <w:rtl/>
        </w:rPr>
        <w:t>شبکه تالاميک (</w:t>
      </w:r>
      <w:r w:rsidRPr="008F364C">
        <w:rPr>
          <w:rFonts w:cs="B Nazanin"/>
          <w:sz w:val="28"/>
          <w:szCs w:val="28"/>
        </w:rPr>
        <w:t>RE</w:t>
      </w:r>
      <w:r w:rsidRPr="008F364C">
        <w:rPr>
          <w:rFonts w:cs="B Nazanin"/>
          <w:sz w:val="28"/>
          <w:szCs w:val="28"/>
          <w:rtl/>
        </w:rPr>
        <w:t>) در نظر</w:t>
      </w:r>
      <w:r>
        <w:rPr>
          <w:rFonts w:cs="B Nazanin" w:hint="cs"/>
          <w:sz w:val="28"/>
          <w:szCs w:val="28"/>
          <w:rtl/>
        </w:rPr>
        <w:t xml:space="preserve"> </w:t>
      </w:r>
      <w:r w:rsidRPr="008F364C">
        <w:rPr>
          <w:rFonts w:cs="B Nazanin" w:hint="eastAsia"/>
          <w:sz w:val="28"/>
          <w:szCs w:val="28"/>
          <w:rtl/>
        </w:rPr>
        <w:t>گرفته</w:t>
      </w:r>
      <w:r w:rsidRPr="008F364C">
        <w:rPr>
          <w:rFonts w:cs="B Nazanin"/>
          <w:sz w:val="28"/>
          <w:szCs w:val="28"/>
          <w:rtl/>
        </w:rPr>
        <w:t xml:space="preserve"> شده است. بيشتر گيرنده ها</w:t>
      </w:r>
      <w:r w:rsidRPr="008F364C">
        <w:rPr>
          <w:rFonts w:cs="B Nazanin" w:hint="cs"/>
          <w:sz w:val="28"/>
          <w:szCs w:val="28"/>
          <w:rtl/>
        </w:rPr>
        <w:t>ی</w:t>
      </w:r>
      <w:r w:rsidRPr="008F364C">
        <w:rPr>
          <w:rFonts w:cs="B Nazanin"/>
          <w:sz w:val="28"/>
          <w:szCs w:val="28"/>
          <w:rtl/>
        </w:rPr>
        <w:t xml:space="preserve"> گلوتامات در</w:t>
      </w:r>
      <w:r>
        <w:rPr>
          <w:rFonts w:cs="B Nazanin" w:hint="cs"/>
          <w:sz w:val="28"/>
          <w:szCs w:val="28"/>
          <w:rtl/>
        </w:rPr>
        <w:t xml:space="preserve"> </w:t>
      </w:r>
      <w:r w:rsidRPr="008F364C">
        <w:rPr>
          <w:rFonts w:cs="B Nazanin" w:hint="eastAsia"/>
          <w:sz w:val="28"/>
          <w:szCs w:val="28"/>
          <w:rtl/>
        </w:rPr>
        <w:t>هسته</w:t>
      </w:r>
      <w:r w:rsidRPr="008F364C">
        <w:rPr>
          <w:rFonts w:cs="B Nazanin"/>
          <w:sz w:val="28"/>
          <w:szCs w:val="28"/>
          <w:rtl/>
        </w:rPr>
        <w:t xml:space="preserve"> شبکه تالاميک (</w:t>
      </w:r>
      <w:r w:rsidRPr="008F364C">
        <w:rPr>
          <w:rFonts w:cs="B Nazanin"/>
          <w:sz w:val="28"/>
          <w:szCs w:val="28"/>
        </w:rPr>
        <w:t>RE</w:t>
      </w:r>
      <w:r w:rsidRPr="008F364C">
        <w:rPr>
          <w:rFonts w:cs="B Nazanin"/>
          <w:sz w:val="28"/>
          <w:szCs w:val="28"/>
          <w:rtl/>
        </w:rPr>
        <w:t xml:space="preserve">) </w:t>
      </w:r>
      <w:r>
        <w:rPr>
          <w:rFonts w:cs="B Nazanin" w:hint="cs"/>
          <w:sz w:val="28"/>
          <w:szCs w:val="28"/>
          <w:rtl/>
        </w:rPr>
        <w:t xml:space="preserve"> </w:t>
      </w:r>
      <w:r w:rsidRPr="008F364C">
        <w:rPr>
          <w:rFonts w:cs="B Nazanin"/>
          <w:sz w:val="28"/>
          <w:szCs w:val="28"/>
          <w:rtl/>
        </w:rPr>
        <w:t xml:space="preserve">از نوع </w:t>
      </w:r>
      <w:r w:rsidRPr="008F364C">
        <w:rPr>
          <w:rFonts w:cs="B Nazanin"/>
          <w:sz w:val="28"/>
          <w:szCs w:val="28"/>
        </w:rPr>
        <w:t>AMPA</w:t>
      </w:r>
      <w:r w:rsidRPr="008F364C">
        <w:rPr>
          <w:rFonts w:cs="B Nazanin"/>
          <w:sz w:val="28"/>
          <w:szCs w:val="28"/>
          <w:rtl/>
        </w:rPr>
        <w:t xml:space="preserve"> و گيرنده ها</w:t>
      </w:r>
      <w:r w:rsidRPr="008F364C">
        <w:rPr>
          <w:rFonts w:cs="B Nazanin" w:hint="cs"/>
          <w:sz w:val="28"/>
          <w:szCs w:val="28"/>
          <w:rtl/>
        </w:rPr>
        <w:t>ی</w:t>
      </w:r>
      <w:r w:rsidRPr="008F364C">
        <w:rPr>
          <w:rFonts w:cs="B Nazanin"/>
          <w:sz w:val="28"/>
          <w:szCs w:val="28"/>
          <w:rtl/>
        </w:rPr>
        <w:t xml:space="preserve"> </w:t>
      </w:r>
      <w:r w:rsidRPr="008F364C">
        <w:rPr>
          <w:rFonts w:cs="B Nazanin"/>
          <w:sz w:val="28"/>
          <w:szCs w:val="28"/>
        </w:rPr>
        <w:t>GABA</w:t>
      </w:r>
      <w:r w:rsidRPr="008F364C">
        <w:rPr>
          <w:rFonts w:cs="B Nazanin"/>
          <w:sz w:val="28"/>
          <w:szCs w:val="28"/>
          <w:rtl/>
        </w:rPr>
        <w:t xml:space="preserve"> از نوع</w:t>
      </w:r>
      <m:oMath>
        <m:sSub>
          <m:sSubPr>
            <m:ctrlPr>
              <w:rPr>
                <w:rFonts w:ascii="Cambria Math" w:hAnsi="Cambria Math" w:cs="B Nazanin"/>
                <w:i/>
                <w:sz w:val="28"/>
                <w:szCs w:val="28"/>
              </w:rPr>
            </m:ctrlPr>
          </m:sSubPr>
          <m:e>
            <m:r>
              <w:rPr>
                <w:rFonts w:ascii="Cambria Math" w:hAnsi="Cambria Math" w:cs="B Nazanin"/>
                <w:sz w:val="28"/>
                <w:szCs w:val="28"/>
              </w:rPr>
              <m:t>GABA</m:t>
            </m:r>
          </m:e>
          <m:sub>
            <m:r>
              <w:rPr>
                <w:rFonts w:ascii="Cambria Math" w:hAnsi="Cambria Math" w:cs="B Nazanin"/>
                <w:sz w:val="28"/>
                <w:szCs w:val="28"/>
              </w:rPr>
              <m:t>A</m:t>
            </m:r>
          </m:sub>
        </m:sSub>
      </m:oMath>
      <w:r w:rsidRPr="008F364C">
        <w:rPr>
          <w:rFonts w:cs="B Nazanin"/>
          <w:sz w:val="28"/>
          <w:szCs w:val="28"/>
          <w:rtl/>
        </w:rPr>
        <w:t xml:space="preserve"> م</w:t>
      </w:r>
      <w:r w:rsidRPr="008F364C">
        <w:rPr>
          <w:rFonts w:cs="B Nazanin" w:hint="cs"/>
          <w:sz w:val="28"/>
          <w:szCs w:val="28"/>
          <w:rtl/>
        </w:rPr>
        <w:t>ی</w:t>
      </w:r>
      <w:r>
        <w:rPr>
          <w:rFonts w:cs="B Nazanin" w:hint="cs"/>
          <w:sz w:val="28"/>
          <w:szCs w:val="28"/>
          <w:rtl/>
        </w:rPr>
        <w:t xml:space="preserve"> </w:t>
      </w:r>
      <w:r w:rsidRPr="008F364C">
        <w:rPr>
          <w:rFonts w:cs="B Nazanin" w:hint="eastAsia"/>
          <w:sz w:val="28"/>
          <w:szCs w:val="28"/>
          <w:rtl/>
        </w:rPr>
        <w:t>باشند</w:t>
      </w:r>
      <w:r w:rsidRPr="008F364C">
        <w:rPr>
          <w:rFonts w:cs="B Nazanin"/>
          <w:sz w:val="28"/>
          <w:szCs w:val="28"/>
          <w:rtl/>
        </w:rPr>
        <w:t xml:space="preserve"> </w:t>
      </w:r>
      <w:r>
        <w:rPr>
          <w:rFonts w:cs="B Nazanin" w:hint="cs"/>
          <w:sz w:val="28"/>
          <w:szCs w:val="28"/>
          <w:rtl/>
        </w:rPr>
        <w:t>.</w:t>
      </w:r>
    </w:p>
    <w:p w14:paraId="076BB991" w14:textId="77777777" w:rsidR="001A678F" w:rsidRDefault="00E50083" w:rsidP="008F364C">
      <w:pPr>
        <w:jc w:val="center"/>
        <w:rPr>
          <w:rFonts w:cs="B Nazanin"/>
          <w:sz w:val="28"/>
          <w:szCs w:val="28"/>
          <w:rtl/>
        </w:rPr>
      </w:pPr>
      <w:r>
        <w:rPr>
          <w:rFonts w:cs="B Nazanin"/>
          <w:sz w:val="28"/>
          <w:szCs w:val="28"/>
        </w:rPr>
        <w:pict w14:anchorId="5FD9A3D7">
          <v:shape id="_x0000_i1033" type="#_x0000_t75" style="width:323.4pt;height:255.6pt">
            <v:imagedata r:id="rId23" o:title="111"/>
          </v:shape>
        </w:pict>
      </w:r>
    </w:p>
    <w:p w14:paraId="4ABAB18A" w14:textId="77777777" w:rsidR="001A678F" w:rsidRPr="000A34A8" w:rsidRDefault="008F364C" w:rsidP="00FE2E01">
      <w:pPr>
        <w:jc w:val="center"/>
        <w:rPr>
          <w:rFonts w:cs="B Nazanin"/>
        </w:rPr>
      </w:pPr>
      <w:r w:rsidRPr="000A34A8">
        <w:rPr>
          <w:rFonts w:cs="B Nazanin" w:hint="cs"/>
          <w:rtl/>
        </w:rPr>
        <w:t xml:space="preserve">شکل </w:t>
      </w:r>
      <w:r w:rsidR="00544C3B">
        <w:rPr>
          <w:rFonts w:cs="B Nazanin" w:hint="cs"/>
          <w:rtl/>
        </w:rPr>
        <w:t>3</w:t>
      </w:r>
      <w:r w:rsidR="00FE45B5">
        <w:rPr>
          <w:rFonts w:cs="B Nazanin" w:hint="cs"/>
          <w:rtl/>
        </w:rPr>
        <w:t>-10 .</w:t>
      </w:r>
      <w:r w:rsidRPr="000A34A8">
        <w:rPr>
          <w:rFonts w:cs="B Nazanin" w:hint="cs"/>
          <w:rtl/>
        </w:rPr>
        <w:t xml:space="preserve"> مدل محاسباتی تشنج لیو و ونگ</w:t>
      </w:r>
      <w:r w:rsidR="00544C3B">
        <w:rPr>
          <w:rFonts w:cs="B Nazanin" w:hint="cs"/>
          <w:rtl/>
        </w:rPr>
        <w:t xml:space="preserve"> </w:t>
      </w:r>
      <w:r w:rsidR="00544C3B">
        <w:rPr>
          <w:rFonts w:cs="B Nazanin"/>
        </w:rPr>
        <w:t>[</w:t>
      </w:r>
      <w:r w:rsidR="00FE2E01">
        <w:rPr>
          <w:rFonts w:cs="B Nazanin"/>
        </w:rPr>
        <w:t>10</w:t>
      </w:r>
      <w:r w:rsidR="00544C3B">
        <w:rPr>
          <w:rFonts w:cs="B Nazanin"/>
        </w:rPr>
        <w:t>]</w:t>
      </w:r>
    </w:p>
    <w:p w14:paraId="7739C802" w14:textId="77777777" w:rsidR="001A678F" w:rsidRPr="00262C7B" w:rsidRDefault="000B4C8C" w:rsidP="00262C7B">
      <w:pPr>
        <w:rPr>
          <w:sz w:val="24"/>
          <w:szCs w:val="24"/>
          <w:rtl/>
        </w:rPr>
      </w:pPr>
      <m:oMathPara>
        <m:oMathParaPr>
          <m:jc m:val="left"/>
        </m:oMathParaPr>
        <m:oMath>
          <m:f>
            <m:fPr>
              <m:ctrlPr>
                <w:rPr>
                  <w:rFonts w:ascii="Cambria Math" w:hAnsi="Cambria Math" w:cs="B Nazanin"/>
                  <w:i/>
                  <w:sz w:val="24"/>
                  <w:szCs w:val="24"/>
                </w:rPr>
              </m:ctrlPr>
            </m:fPr>
            <m:num>
              <m:r>
                <w:rPr>
                  <w:rFonts w:ascii="Cambria Math" w:hAnsi="Cambria Math" w:cs="B Nazanin"/>
                  <w:sz w:val="24"/>
                  <w:szCs w:val="24"/>
                </w:rPr>
                <m:t>dPY</m:t>
              </m:r>
            </m:num>
            <m:den>
              <m:r>
                <w:rPr>
                  <w:rFonts w:ascii="Cambria Math" w:hAnsi="Cambria Math" w:cs="B Nazanin"/>
                  <w:sz w:val="24"/>
                  <w:szCs w:val="24"/>
                </w:rPr>
                <m:t>dt</m:t>
              </m:r>
            </m:den>
          </m:f>
          <m:r>
            <w:rPr>
              <w:rFonts w:ascii="Cambria Math" w:hAnsi="Cambria Math" w:cs="B Nazanin"/>
              <w:sz w:val="24"/>
              <w:szCs w:val="24"/>
            </w:rPr>
            <m:t>=</m:t>
          </m:r>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PY</m:t>
              </m:r>
            </m:sub>
          </m:sSub>
          <m:r>
            <w:rPr>
              <w:rFonts w:ascii="Cambria Math" w:hAnsi="Cambria Math"/>
              <w:sz w:val="24"/>
              <w:szCs w:val="24"/>
            </w:rPr>
            <m:t>-PY+</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PY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9</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TC</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iny</m:t>
              </m:r>
            </m:sub>
          </m:sSub>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e>
          </m:d>
          <m:r>
            <w:rPr>
              <w:rFonts w:ascii="Cambria Math" w:hAnsi="Cambria Math"/>
              <w:sz w:val="24"/>
              <w:szCs w:val="24"/>
            </w:rPr>
            <m:t>)</m:t>
          </m:r>
        </m:oMath>
      </m:oMathPara>
    </w:p>
    <w:p w14:paraId="7EBADC80" w14:textId="77777777" w:rsidR="00262C7B" w:rsidRPr="00262C7B" w:rsidRDefault="000B4C8C" w:rsidP="00262C7B">
      <w:pPr>
        <w:rPr>
          <w:sz w:val="24"/>
          <w:szCs w:val="24"/>
          <w:rtl/>
        </w:rPr>
      </w:pPr>
      <m:oMathPara>
        <m:oMathParaPr>
          <m:jc m:val="left"/>
        </m:oMathParaPr>
        <m:oMath>
          <m:f>
            <m:fPr>
              <m:ctrlPr>
                <w:rPr>
                  <w:rFonts w:ascii="Cambria Math" w:hAnsi="Cambria Math" w:cs="B Nazanin"/>
                  <w:i/>
                  <w:sz w:val="24"/>
                  <w:szCs w:val="24"/>
                </w:rPr>
              </m:ctrlPr>
            </m:fPr>
            <m:num>
              <m:r>
                <w:rPr>
                  <w:rFonts w:ascii="Cambria Math" w:hAnsi="Cambria Math" w:cs="B Nazanin"/>
                  <w:sz w:val="24"/>
                  <w:szCs w:val="24"/>
                </w:rPr>
                <m:t>d</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num>
            <m:den>
              <m:r>
                <w:rPr>
                  <w:rFonts w:ascii="Cambria Math" w:hAnsi="Cambria Math" w:cs="B Nazanin"/>
                  <w:sz w:val="24"/>
                  <w:szCs w:val="24"/>
                </w:rPr>
                <m:t>dt</m:t>
              </m:r>
            </m:den>
          </m:f>
          <m:r>
            <w:rPr>
              <w:rFonts w:ascii="Cambria Math" w:hAnsi="Cambria Math" w:cs="B Nazanin"/>
              <w:sz w:val="24"/>
              <w:szCs w:val="24"/>
            </w:rPr>
            <m:t>=</m:t>
          </m:r>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PY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in1</m:t>
              </m:r>
            </m:sub>
          </m:sSub>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11</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TC</m:t>
              </m:r>
            </m:e>
          </m:d>
          <m:r>
            <w:rPr>
              <w:rFonts w:ascii="Cambria Math" w:hAnsi="Cambria Math"/>
              <w:sz w:val="24"/>
              <w:szCs w:val="24"/>
            </w:rPr>
            <m:t>)</m:t>
          </m:r>
        </m:oMath>
      </m:oMathPara>
    </w:p>
    <w:p w14:paraId="61AA0A5E" w14:textId="77777777" w:rsidR="00262C7B" w:rsidRPr="00262C7B" w:rsidRDefault="000B4C8C" w:rsidP="00262C7B">
      <w:pPr>
        <w:rPr>
          <w:sz w:val="24"/>
          <w:szCs w:val="24"/>
          <w:rtl/>
        </w:rPr>
      </w:pPr>
      <m:oMathPara>
        <m:oMathParaPr>
          <m:jc m:val="left"/>
        </m:oMathParaPr>
        <m:oMath>
          <m:f>
            <m:fPr>
              <m:ctrlPr>
                <w:rPr>
                  <w:rFonts w:ascii="Cambria Math" w:hAnsi="Cambria Math" w:cs="B Nazanin"/>
                  <w:i/>
                  <w:sz w:val="24"/>
                  <w:szCs w:val="24"/>
                </w:rPr>
              </m:ctrlPr>
            </m:fPr>
            <m:num>
              <m:r>
                <w:rPr>
                  <w:rFonts w:ascii="Cambria Math" w:hAnsi="Cambria Math" w:cs="B Nazanin"/>
                  <w:sz w:val="24"/>
                  <w:szCs w:val="24"/>
                </w:rPr>
                <m:t>d</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num>
            <m:den>
              <m:r>
                <w:rPr>
                  <w:rFonts w:ascii="Cambria Math" w:hAnsi="Cambria Math" w:cs="B Nazanin"/>
                  <w:sz w:val="24"/>
                  <w:szCs w:val="24"/>
                </w:rPr>
                <m:t>dt</m:t>
              </m:r>
            </m:den>
          </m:f>
          <m:r>
            <w:rPr>
              <w:rFonts w:ascii="Cambria Math" w:hAnsi="Cambria Math" w:cs="B Nazanin"/>
              <w:sz w:val="24"/>
              <w:szCs w:val="24"/>
            </w:rPr>
            <m:t>=</m:t>
          </m:r>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10</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PY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in2</m:t>
              </m:r>
            </m:sub>
          </m:sSub>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12</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TC</m:t>
              </m:r>
            </m:e>
          </m:d>
          <m:r>
            <w:rPr>
              <w:rFonts w:ascii="Cambria Math" w:hAnsi="Cambria Math"/>
              <w:sz w:val="24"/>
              <w:szCs w:val="24"/>
            </w:rPr>
            <m:t>)</m:t>
          </m:r>
        </m:oMath>
      </m:oMathPara>
    </w:p>
    <w:p w14:paraId="535C9954" w14:textId="77777777" w:rsidR="00262C7B" w:rsidRPr="00262C7B" w:rsidRDefault="000B4C8C" w:rsidP="00FE45B5">
      <w:pPr>
        <w:rPr>
          <w:sz w:val="24"/>
          <w:szCs w:val="24"/>
          <w:rtl/>
        </w:rPr>
      </w:pPr>
      <m:oMathPara>
        <m:oMathParaPr>
          <m:jc m:val="left"/>
        </m:oMathParaPr>
        <m:oMath>
          <m:f>
            <m:fPr>
              <m:ctrlPr>
                <w:rPr>
                  <w:rFonts w:ascii="Cambria Math" w:hAnsi="Cambria Math" w:cs="B Nazanin"/>
                  <w:i/>
                  <w:sz w:val="24"/>
                  <w:szCs w:val="24"/>
                </w:rPr>
              </m:ctrlPr>
            </m:fPr>
            <m:num>
              <m:r>
                <w:rPr>
                  <w:rFonts w:ascii="Cambria Math" w:hAnsi="Cambria Math" w:cs="B Nazanin"/>
                  <w:sz w:val="24"/>
                  <w:szCs w:val="24"/>
                </w:rPr>
                <m:t>d</m:t>
              </m:r>
              <m:r>
                <w:rPr>
                  <w:rFonts w:ascii="Cambria Math" w:hAnsi="Cambria Math"/>
                  <w:sz w:val="24"/>
                  <w:szCs w:val="24"/>
                </w:rPr>
                <m:t>TC</m:t>
              </m:r>
            </m:num>
            <m:den>
              <m:r>
                <w:rPr>
                  <w:rFonts w:ascii="Cambria Math" w:hAnsi="Cambria Math" w:cs="B Nazanin"/>
                  <w:sz w:val="24"/>
                  <w:szCs w:val="24"/>
                </w:rPr>
                <m:t>dt</m:t>
              </m:r>
            </m:den>
          </m:f>
          <m:r>
            <w:rPr>
              <w:rFonts w:ascii="Cambria Math" w:hAnsi="Cambria Math" w:cs="B Nazanin"/>
              <w:sz w:val="24"/>
              <w:szCs w:val="24"/>
            </w:rPr>
            <m:t>=</m:t>
          </m:r>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tc</m:t>
              </m:r>
            </m:sub>
          </m:sSub>
          <m:r>
            <w:rPr>
              <w:rFonts w:ascii="Cambria Math" w:hAnsi="Cambria Math"/>
              <w:sz w:val="24"/>
              <w:szCs w:val="24"/>
            </w:rPr>
            <m:t>-TC-</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6</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RE</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7</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PY</m:t>
              </m:r>
            </m:e>
          </m:d>
          <m:r>
            <w:rPr>
              <w:rFonts w:ascii="Cambria Math" w:hAnsi="Cambria Math"/>
              <w:sz w:val="24"/>
              <w:szCs w:val="24"/>
            </w:rPr>
            <m:t>)</m:t>
          </m:r>
        </m:oMath>
      </m:oMathPara>
    </w:p>
    <w:p w14:paraId="22731BE9" w14:textId="77777777" w:rsidR="00262C7B" w:rsidRPr="00262C7B" w:rsidRDefault="000B4C8C" w:rsidP="00FE45B5">
      <w:pPr>
        <w:rPr>
          <w:sz w:val="24"/>
          <w:szCs w:val="24"/>
          <w:rtl/>
        </w:rPr>
      </w:pPr>
      <m:oMathPara>
        <m:oMathParaPr>
          <m:jc m:val="left"/>
        </m:oMathParaPr>
        <m:oMath>
          <m:f>
            <m:fPr>
              <m:ctrlPr>
                <w:rPr>
                  <w:rFonts w:ascii="Cambria Math" w:hAnsi="Cambria Math" w:cs="B Nazanin"/>
                  <w:i/>
                  <w:sz w:val="24"/>
                  <w:szCs w:val="24"/>
                </w:rPr>
              </m:ctrlPr>
            </m:fPr>
            <m:num>
              <m:r>
                <w:rPr>
                  <w:rFonts w:ascii="Cambria Math" w:hAnsi="Cambria Math" w:cs="B Nazanin"/>
                  <w:sz w:val="24"/>
                  <w:szCs w:val="24"/>
                </w:rPr>
                <m:t>d</m:t>
              </m:r>
              <m:r>
                <w:rPr>
                  <w:rFonts w:ascii="Cambria Math" w:hAnsi="Cambria Math"/>
                  <w:sz w:val="24"/>
                  <w:szCs w:val="24"/>
                </w:rPr>
                <m:t>RE</m:t>
              </m:r>
            </m:num>
            <m:den>
              <m:r>
                <w:rPr>
                  <w:rFonts w:ascii="Cambria Math" w:hAnsi="Cambria Math" w:cs="B Nazanin"/>
                  <w:sz w:val="24"/>
                  <w:szCs w:val="24"/>
                </w:rPr>
                <m:t>dt</m:t>
              </m:r>
            </m:den>
          </m:f>
          <m:r>
            <w:rPr>
              <w:rFonts w:ascii="Cambria Math" w:hAnsi="Cambria Math" w:cs="B Nazanin"/>
              <w:sz w:val="24"/>
              <w:szCs w:val="24"/>
            </w:rPr>
            <m:t>=</m:t>
          </m:r>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5</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re</m:t>
              </m:r>
            </m:sub>
          </m:sSub>
          <m:r>
            <w:rPr>
              <w:rFonts w:ascii="Cambria Math" w:hAnsi="Cambria Math"/>
              <w:sz w:val="24"/>
              <w:szCs w:val="24"/>
            </w:rPr>
            <m:t>-RE-</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4</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RE</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5</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TC</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8</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PY</m:t>
              </m:r>
            </m:e>
          </m:d>
          <m:r>
            <w:rPr>
              <w:rFonts w:ascii="Cambria Math" w:hAnsi="Cambria Math"/>
              <w:sz w:val="24"/>
              <w:szCs w:val="24"/>
            </w:rPr>
            <m:t>)</m:t>
          </m:r>
        </m:oMath>
      </m:oMathPara>
    </w:p>
    <w:p w14:paraId="35027ECE" w14:textId="77777777" w:rsidR="001A678F" w:rsidRDefault="008D099D" w:rsidP="00785A8C">
      <w:pPr>
        <w:jc w:val="both"/>
        <w:rPr>
          <w:rFonts w:cs="B Nazanin"/>
          <w:sz w:val="28"/>
          <w:szCs w:val="28"/>
          <w:rtl/>
        </w:rPr>
      </w:pPr>
      <w:r>
        <w:rPr>
          <w:rFonts w:cs="B Nazanin" w:hint="cs"/>
          <w:sz w:val="28"/>
          <w:szCs w:val="28"/>
          <w:rtl/>
        </w:rPr>
        <w:lastRenderedPageBreak/>
        <w:t xml:space="preserve">منظور از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PY,i1,i2,tc,re</m:t>
            </m:r>
          </m:sub>
        </m:sSub>
      </m:oMath>
      <w:r>
        <w:rPr>
          <w:rFonts w:cs="B Nazanin" w:hint="cs"/>
          <w:sz w:val="28"/>
          <w:szCs w:val="28"/>
          <w:rtl/>
        </w:rPr>
        <w:t xml:space="preserve"> </w:t>
      </w:r>
      <w:r w:rsidRPr="008D099D">
        <w:rPr>
          <w:rFonts w:cs="B Nazanin"/>
          <w:sz w:val="28"/>
          <w:szCs w:val="28"/>
          <w:rtl/>
        </w:rPr>
        <w:t>همان پارامترها</w:t>
      </w:r>
      <w:r w:rsidRPr="008D099D">
        <w:rPr>
          <w:rFonts w:cs="B Nazanin" w:hint="cs"/>
          <w:sz w:val="28"/>
          <w:szCs w:val="28"/>
          <w:rtl/>
        </w:rPr>
        <w:t>ی</w:t>
      </w:r>
      <w:r w:rsidRPr="008D099D">
        <w:rPr>
          <w:rFonts w:cs="B Nazanin"/>
          <w:sz w:val="28"/>
          <w:szCs w:val="28"/>
          <w:rtl/>
        </w:rPr>
        <w:t xml:space="preserve"> ثابت اضافه شده به جمعيتها </w:t>
      </w:r>
      <w:r>
        <w:rPr>
          <w:rFonts w:cs="B Nazanin" w:hint="cs"/>
          <w:sz w:val="28"/>
          <w:szCs w:val="28"/>
          <w:rtl/>
        </w:rPr>
        <w:t>(</w:t>
      </w:r>
      <w:r w:rsidRPr="008D099D">
        <w:rPr>
          <w:rFonts w:cs="B Nazanin"/>
          <w:sz w:val="28"/>
          <w:szCs w:val="28"/>
          <w:rtl/>
        </w:rPr>
        <w:t>متوسط مقدار</w:t>
      </w:r>
      <w:r w:rsidRPr="008D099D">
        <w:rPr>
          <w:rFonts w:cs="B Nazanin" w:hint="cs"/>
          <w:sz w:val="28"/>
          <w:szCs w:val="28"/>
          <w:rtl/>
        </w:rPr>
        <w:t>ی</w:t>
      </w:r>
      <w:r w:rsidRPr="008D099D">
        <w:rPr>
          <w:rFonts w:cs="B Nazanin"/>
          <w:sz w:val="28"/>
          <w:szCs w:val="28"/>
          <w:rtl/>
        </w:rPr>
        <w:t xml:space="preserve"> که به</w:t>
      </w:r>
      <w:r>
        <w:rPr>
          <w:rFonts w:cs="B Nazanin" w:hint="cs"/>
          <w:sz w:val="28"/>
          <w:szCs w:val="28"/>
          <w:rtl/>
        </w:rPr>
        <w:t xml:space="preserve"> </w:t>
      </w:r>
      <w:r w:rsidRPr="008D099D">
        <w:rPr>
          <w:rFonts w:cs="B Nazanin" w:hint="eastAsia"/>
          <w:sz w:val="28"/>
          <w:szCs w:val="28"/>
          <w:rtl/>
        </w:rPr>
        <w:t>عنوان</w:t>
      </w:r>
      <w:r w:rsidRPr="008D099D">
        <w:rPr>
          <w:rFonts w:cs="B Nazanin"/>
          <w:sz w:val="28"/>
          <w:szCs w:val="28"/>
          <w:rtl/>
        </w:rPr>
        <w:t xml:space="preserve"> ورود</w:t>
      </w:r>
      <w:r w:rsidRPr="008D099D">
        <w:rPr>
          <w:rFonts w:cs="B Nazanin" w:hint="cs"/>
          <w:sz w:val="28"/>
          <w:szCs w:val="28"/>
          <w:rtl/>
        </w:rPr>
        <w:t>ی</w:t>
      </w:r>
      <w:r w:rsidRPr="008D099D">
        <w:rPr>
          <w:rFonts w:cs="B Nazanin"/>
          <w:sz w:val="28"/>
          <w:szCs w:val="28"/>
          <w:rtl/>
        </w:rPr>
        <w:t xml:space="preserve"> از نواح</w:t>
      </w:r>
      <w:r w:rsidRPr="008D099D">
        <w:rPr>
          <w:rFonts w:cs="B Nazanin" w:hint="cs"/>
          <w:sz w:val="28"/>
          <w:szCs w:val="28"/>
          <w:rtl/>
        </w:rPr>
        <w:t>ی</w:t>
      </w:r>
      <w:r w:rsidRPr="008D099D">
        <w:rPr>
          <w:rFonts w:cs="B Nazanin"/>
          <w:sz w:val="28"/>
          <w:szCs w:val="28"/>
          <w:rtl/>
        </w:rPr>
        <w:t xml:space="preserve"> اطراف خود م</w:t>
      </w:r>
      <w:r w:rsidRPr="008D099D">
        <w:rPr>
          <w:rFonts w:cs="B Nazanin" w:hint="cs"/>
          <w:sz w:val="28"/>
          <w:szCs w:val="28"/>
          <w:rtl/>
        </w:rPr>
        <w:t>ی</w:t>
      </w:r>
      <w:r>
        <w:rPr>
          <w:rFonts w:cs="B Nazanin" w:hint="cs"/>
          <w:sz w:val="28"/>
          <w:szCs w:val="28"/>
          <w:rtl/>
        </w:rPr>
        <w:t xml:space="preserve"> </w:t>
      </w:r>
      <w:r w:rsidRPr="008D099D">
        <w:rPr>
          <w:rFonts w:cs="B Nazanin" w:hint="eastAsia"/>
          <w:sz w:val="28"/>
          <w:szCs w:val="28"/>
          <w:rtl/>
        </w:rPr>
        <w:t>گيرند</w:t>
      </w:r>
      <w:r>
        <w:rPr>
          <w:rFonts w:cs="B Nazanin" w:hint="cs"/>
          <w:sz w:val="28"/>
          <w:szCs w:val="28"/>
          <w:rtl/>
        </w:rPr>
        <w:t>) ،</w:t>
      </w:r>
      <m:oMath>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1,2,3,4,5</m:t>
            </m:r>
          </m:sub>
        </m:sSub>
      </m:oMath>
      <w:r>
        <w:rPr>
          <w:rFonts w:cs="B Nazanin" w:hint="cs"/>
          <w:sz w:val="28"/>
          <w:szCs w:val="28"/>
          <w:rtl/>
        </w:rPr>
        <w:t xml:space="preserve"> پارامتر های مقیاس زمانی می باشند که </w:t>
      </w:r>
      <m:oMath>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1</m:t>
            </m:r>
          </m:sub>
        </m:sSub>
      </m:oMath>
      <w:r>
        <w:rPr>
          <w:rFonts w:eastAsiaTheme="minorEastAsia" w:cs="B Nazanin" w:hint="cs"/>
          <w:sz w:val="24"/>
          <w:szCs w:val="24"/>
          <w:rtl/>
        </w:rPr>
        <w:t xml:space="preserve"> و </w:t>
      </w:r>
      <m:oMath>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2</m:t>
            </m:r>
          </m:sub>
        </m:sSub>
      </m:oMath>
      <w:r>
        <w:rPr>
          <w:rFonts w:cs="B Nazanin" w:hint="cs"/>
          <w:sz w:val="28"/>
          <w:szCs w:val="28"/>
          <w:rtl/>
        </w:rPr>
        <w:t xml:space="preserve"> </w:t>
      </w:r>
      <w:r w:rsidRPr="008D099D">
        <w:rPr>
          <w:rFonts w:cs="B Nazanin"/>
          <w:sz w:val="28"/>
          <w:szCs w:val="28"/>
          <w:rtl/>
        </w:rPr>
        <w:t>به</w:t>
      </w:r>
      <w:r>
        <w:rPr>
          <w:rFonts w:cs="B Nazanin" w:hint="cs"/>
          <w:sz w:val="28"/>
          <w:szCs w:val="28"/>
          <w:rtl/>
        </w:rPr>
        <w:t xml:space="preserve"> </w:t>
      </w:r>
      <w:r w:rsidRPr="008D099D">
        <w:rPr>
          <w:rFonts w:cs="B Nazanin"/>
          <w:sz w:val="28"/>
          <w:szCs w:val="28"/>
          <w:rtl/>
        </w:rPr>
        <w:t>ترتيب مقياس زمان</w:t>
      </w:r>
      <w:r w:rsidRPr="008D099D">
        <w:rPr>
          <w:rFonts w:cs="B Nazanin" w:hint="cs"/>
          <w:sz w:val="28"/>
          <w:szCs w:val="28"/>
          <w:rtl/>
        </w:rPr>
        <w:t>ی</w:t>
      </w:r>
      <w:r w:rsidRPr="008D099D">
        <w:rPr>
          <w:rFonts w:cs="B Nazanin"/>
          <w:sz w:val="28"/>
          <w:szCs w:val="28"/>
          <w:rtl/>
        </w:rPr>
        <w:t xml:space="preserve"> سر</w:t>
      </w:r>
      <w:r w:rsidRPr="008D099D">
        <w:rPr>
          <w:rFonts w:cs="B Nazanin" w:hint="cs"/>
          <w:sz w:val="28"/>
          <w:szCs w:val="28"/>
          <w:rtl/>
        </w:rPr>
        <w:t>ی</w:t>
      </w:r>
      <w:r w:rsidRPr="008D099D">
        <w:rPr>
          <w:rFonts w:cs="B Nazanin" w:hint="eastAsia"/>
          <w:sz w:val="28"/>
          <w:szCs w:val="28"/>
          <w:rtl/>
        </w:rPr>
        <w:t>ع</w:t>
      </w:r>
      <w:r w:rsidRPr="008D099D">
        <w:rPr>
          <w:rFonts w:cs="B Nazanin"/>
          <w:sz w:val="28"/>
          <w:szCs w:val="28"/>
          <w:rtl/>
        </w:rPr>
        <w:t xml:space="preserve"> و کند برا</w:t>
      </w:r>
      <w:r w:rsidRPr="008D099D">
        <w:rPr>
          <w:rFonts w:cs="B Nazanin" w:hint="cs"/>
          <w:sz w:val="28"/>
          <w:szCs w:val="28"/>
          <w:rtl/>
        </w:rPr>
        <w:t>ی</w:t>
      </w:r>
      <w:r w:rsidRPr="008D099D">
        <w:rPr>
          <w:rFonts w:cs="B Nazanin"/>
          <w:sz w:val="28"/>
          <w:szCs w:val="28"/>
          <w:rtl/>
        </w:rPr>
        <w:t xml:space="preserve"> جمعيت مهار</w:t>
      </w:r>
      <w:r w:rsidRPr="008D099D">
        <w:rPr>
          <w:rFonts w:cs="B Nazanin" w:hint="cs"/>
          <w:sz w:val="28"/>
          <w:szCs w:val="28"/>
          <w:rtl/>
        </w:rPr>
        <w:t>ی</w:t>
      </w:r>
      <w:r>
        <w:rPr>
          <w:rFonts w:cs="B Nazanin" w:hint="cs"/>
          <w:sz w:val="28"/>
          <w:szCs w:val="28"/>
          <w:rtl/>
        </w:rPr>
        <w:t xml:space="preserve"> </w:t>
      </w:r>
      <m:oMath>
        <m:sSub>
          <m:sSubPr>
            <m:ctrlPr>
              <w:rPr>
                <w:rFonts w:ascii="Cambria Math" w:hAnsi="Cambria Math" w:cs="B Nazanin"/>
                <w:i/>
                <w:sz w:val="28"/>
                <w:szCs w:val="28"/>
              </w:rPr>
            </m:ctrlPr>
          </m:sSubPr>
          <m:e>
            <m:r>
              <w:rPr>
                <w:rFonts w:ascii="Cambria Math" w:hAnsi="Cambria Math" w:cs="B Nazanin"/>
                <w:sz w:val="28"/>
                <w:szCs w:val="28"/>
              </w:rPr>
              <m:t>GABA</m:t>
            </m:r>
          </m:e>
          <m:sub>
            <m:r>
              <w:rPr>
                <w:rFonts w:ascii="Cambria Math" w:hAnsi="Cambria Math" w:cs="B Nazanin"/>
                <w:sz w:val="28"/>
                <w:szCs w:val="28"/>
              </w:rPr>
              <m:t>A</m:t>
            </m:r>
          </m:sub>
        </m:sSub>
      </m:oMath>
      <w:r>
        <w:rPr>
          <w:rFonts w:cs="B Nazanin" w:hint="cs"/>
          <w:sz w:val="28"/>
          <w:szCs w:val="28"/>
          <w:rtl/>
        </w:rPr>
        <w:t xml:space="preserve"> و </w:t>
      </w:r>
      <m:oMath>
        <m:sSub>
          <m:sSubPr>
            <m:ctrlPr>
              <w:rPr>
                <w:rFonts w:ascii="Cambria Math" w:hAnsi="Cambria Math" w:cs="B Nazanin"/>
                <w:i/>
                <w:sz w:val="28"/>
                <w:szCs w:val="28"/>
              </w:rPr>
            </m:ctrlPr>
          </m:sSubPr>
          <m:e>
            <m:r>
              <w:rPr>
                <w:rFonts w:ascii="Cambria Math" w:hAnsi="Cambria Math" w:cs="B Nazanin"/>
                <w:sz w:val="28"/>
                <w:szCs w:val="28"/>
              </w:rPr>
              <m:t>GABA</m:t>
            </m:r>
          </m:e>
          <m:sub>
            <m:r>
              <w:rPr>
                <w:rFonts w:ascii="Cambria Math" w:hAnsi="Cambria Math" w:cs="B Nazanin"/>
                <w:sz w:val="28"/>
                <w:szCs w:val="28"/>
              </w:rPr>
              <m:t>B</m:t>
            </m:r>
          </m:sub>
        </m:sSub>
      </m:oMath>
      <w:r>
        <w:rPr>
          <w:rFonts w:cs="B Nazanin" w:hint="cs"/>
          <w:sz w:val="28"/>
          <w:szCs w:val="28"/>
          <w:rtl/>
        </w:rPr>
        <w:t xml:space="preserve"> می باشند،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1,..12,iny,in1,in2</m:t>
            </m:r>
          </m:sub>
        </m:sSub>
      </m:oMath>
      <w:r>
        <w:rPr>
          <w:rFonts w:cs="B Nazanin" w:hint="cs"/>
          <w:sz w:val="28"/>
          <w:szCs w:val="28"/>
          <w:rtl/>
        </w:rPr>
        <w:t xml:space="preserve"> </w:t>
      </w:r>
      <w:r w:rsidRPr="008D099D">
        <w:rPr>
          <w:rFonts w:cs="B Nazanin"/>
          <w:sz w:val="28"/>
          <w:szCs w:val="28"/>
          <w:rtl/>
        </w:rPr>
        <w:t>پارامترها</w:t>
      </w:r>
      <w:r w:rsidRPr="008D099D">
        <w:rPr>
          <w:rFonts w:cs="B Nazanin" w:hint="cs"/>
          <w:sz w:val="28"/>
          <w:szCs w:val="28"/>
          <w:rtl/>
        </w:rPr>
        <w:t>ی</w:t>
      </w:r>
      <w:r w:rsidRPr="008D099D">
        <w:rPr>
          <w:rFonts w:cs="B Nazanin"/>
          <w:sz w:val="28"/>
          <w:szCs w:val="28"/>
          <w:rtl/>
        </w:rPr>
        <w:t xml:space="preserve"> قدرت اتصال سيناپس</w:t>
      </w:r>
      <w:r w:rsidRPr="008D099D">
        <w:rPr>
          <w:rFonts w:cs="B Nazanin" w:hint="cs"/>
          <w:sz w:val="28"/>
          <w:szCs w:val="28"/>
          <w:rtl/>
        </w:rPr>
        <w:t>ی</w:t>
      </w:r>
      <w:r w:rsidRPr="008D099D">
        <w:rPr>
          <w:rFonts w:cs="B Nazanin"/>
          <w:sz w:val="28"/>
          <w:szCs w:val="28"/>
          <w:rtl/>
        </w:rPr>
        <w:t xml:space="preserve"> تحر</w:t>
      </w:r>
      <w:r w:rsidRPr="008D099D">
        <w:rPr>
          <w:rFonts w:cs="B Nazanin" w:hint="cs"/>
          <w:sz w:val="28"/>
          <w:szCs w:val="28"/>
          <w:rtl/>
        </w:rPr>
        <w:t>ی</w:t>
      </w:r>
      <w:r w:rsidRPr="008D099D">
        <w:rPr>
          <w:rFonts w:cs="B Nazanin" w:hint="eastAsia"/>
          <w:sz w:val="28"/>
          <w:szCs w:val="28"/>
          <w:rtl/>
        </w:rPr>
        <w:t>ک</w:t>
      </w:r>
      <w:r w:rsidRPr="008D099D">
        <w:rPr>
          <w:rFonts w:cs="B Nazanin" w:hint="cs"/>
          <w:sz w:val="28"/>
          <w:szCs w:val="28"/>
          <w:rtl/>
        </w:rPr>
        <w:t>ی</w:t>
      </w:r>
      <w:r w:rsidRPr="008D099D">
        <w:rPr>
          <w:rFonts w:cs="B Nazanin"/>
          <w:sz w:val="28"/>
          <w:szCs w:val="28"/>
          <w:rtl/>
        </w:rPr>
        <w:t xml:space="preserve"> و مهار</w:t>
      </w:r>
      <w:r w:rsidRPr="008D099D">
        <w:rPr>
          <w:rFonts w:cs="B Nazanin" w:hint="cs"/>
          <w:sz w:val="28"/>
          <w:szCs w:val="28"/>
          <w:rtl/>
        </w:rPr>
        <w:t>ی</w:t>
      </w:r>
      <w:r w:rsidRPr="008D099D">
        <w:rPr>
          <w:rFonts w:cs="B Nazanin"/>
          <w:sz w:val="28"/>
          <w:szCs w:val="28"/>
          <w:rtl/>
        </w:rPr>
        <w:t xml:space="preserve"> بين جمعيت</w:t>
      </w:r>
      <w:r>
        <w:rPr>
          <w:rFonts w:cs="B Nazanin" w:hint="cs"/>
          <w:sz w:val="28"/>
          <w:szCs w:val="28"/>
          <w:rtl/>
        </w:rPr>
        <w:t xml:space="preserve"> </w:t>
      </w:r>
      <w:r w:rsidRPr="008D099D">
        <w:rPr>
          <w:rFonts w:cs="B Nazanin"/>
          <w:sz w:val="28"/>
          <w:szCs w:val="28"/>
          <w:rtl/>
        </w:rPr>
        <w:t>ها هستند. منظور از</w:t>
      </w:r>
      <w:r>
        <w:rPr>
          <w:rFonts w:cs="B Nazanin" w:hint="cs"/>
          <w:sz w:val="28"/>
          <w:szCs w:val="28"/>
          <w:rtl/>
        </w:rPr>
        <w:t xml:space="preserve"> </w:t>
      </w:r>
      <w:r w:rsidR="00785A8C">
        <w:rPr>
          <w:rFonts w:cs="B Nazanin"/>
          <w:sz w:val="28"/>
          <w:szCs w:val="28"/>
        </w:rPr>
        <w:t>PY</w:t>
      </w:r>
      <w:r w:rsidR="00785A8C" w:rsidRPr="008D099D">
        <w:rPr>
          <w:rFonts w:cs="B Nazanin"/>
          <w:sz w:val="28"/>
          <w:szCs w:val="28"/>
          <w:rtl/>
        </w:rPr>
        <w:t xml:space="preserve"> </w:t>
      </w:r>
      <w:r w:rsidR="00785A8C">
        <w:rPr>
          <w:rFonts w:cs="B Nazanin" w:hint="cs"/>
          <w:sz w:val="28"/>
          <w:szCs w:val="28"/>
          <w:rtl/>
        </w:rPr>
        <w:t>،</w:t>
      </w:r>
      <w:r w:rsidR="00785A8C">
        <w:rPr>
          <w:rFonts w:cs="B Nazanin"/>
          <w:sz w:val="28"/>
          <w:szCs w:val="28"/>
        </w:rPr>
        <w:t xml:space="preserve"> </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oMath>
      <w:r w:rsidR="00785A8C">
        <w:rPr>
          <w:rFonts w:cs="B Nazanin" w:hint="cs"/>
          <w:sz w:val="28"/>
          <w:szCs w:val="28"/>
          <w:rtl/>
        </w:rPr>
        <w:t>،</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oMath>
      <w:r w:rsidR="00785A8C">
        <w:rPr>
          <w:rFonts w:cs="B Nazanin" w:hint="cs"/>
          <w:sz w:val="28"/>
          <w:szCs w:val="28"/>
          <w:rtl/>
        </w:rPr>
        <w:t xml:space="preserve"> ،</w:t>
      </w:r>
      <w:r w:rsidR="00785A8C" w:rsidRPr="00785A8C">
        <w:rPr>
          <w:rFonts w:cs="B Nazanin"/>
          <w:sz w:val="28"/>
          <w:szCs w:val="28"/>
        </w:rPr>
        <w:t xml:space="preserve"> </w:t>
      </w:r>
      <w:r w:rsidR="00785A8C">
        <w:rPr>
          <w:rFonts w:cs="B Nazanin"/>
          <w:sz w:val="28"/>
          <w:szCs w:val="28"/>
        </w:rPr>
        <w:t>TC</w:t>
      </w:r>
      <w:r w:rsidR="00785A8C">
        <w:rPr>
          <w:rFonts w:cs="B Nazanin" w:hint="cs"/>
          <w:sz w:val="28"/>
          <w:szCs w:val="28"/>
          <w:rtl/>
        </w:rPr>
        <w:t>،</w:t>
      </w:r>
      <w:r w:rsidR="00785A8C">
        <w:rPr>
          <w:rFonts w:cs="B Nazanin"/>
          <w:sz w:val="28"/>
          <w:szCs w:val="28"/>
        </w:rPr>
        <w:t>RE</w:t>
      </w:r>
      <w:r w:rsidR="00785A8C" w:rsidRPr="008D099D">
        <w:rPr>
          <w:rFonts w:cs="B Nazanin"/>
          <w:sz w:val="28"/>
          <w:szCs w:val="28"/>
          <w:rtl/>
        </w:rPr>
        <w:t xml:space="preserve"> </w:t>
      </w:r>
      <w:r w:rsidRPr="008D099D">
        <w:rPr>
          <w:rFonts w:cs="B Nazanin"/>
          <w:sz w:val="28"/>
          <w:szCs w:val="28"/>
          <w:rtl/>
        </w:rPr>
        <w:t>همان متوسط پتانسيل پس سيناپس</w:t>
      </w:r>
      <w:r w:rsidRPr="008D099D">
        <w:rPr>
          <w:rFonts w:cs="B Nazanin" w:hint="cs"/>
          <w:sz w:val="28"/>
          <w:szCs w:val="28"/>
          <w:rtl/>
        </w:rPr>
        <w:t>ی</w:t>
      </w:r>
      <w:r w:rsidRPr="008D099D">
        <w:rPr>
          <w:rFonts w:cs="B Nazanin"/>
          <w:sz w:val="28"/>
          <w:szCs w:val="28"/>
          <w:rtl/>
        </w:rPr>
        <w:t xml:space="preserve"> جمعيت ها</w:t>
      </w:r>
      <w:r w:rsidRPr="008D099D">
        <w:rPr>
          <w:rFonts w:cs="B Nazanin" w:hint="cs"/>
          <w:sz w:val="28"/>
          <w:szCs w:val="28"/>
          <w:rtl/>
        </w:rPr>
        <w:t>ی</w:t>
      </w:r>
      <w:r w:rsidRPr="008D099D">
        <w:rPr>
          <w:rFonts w:cs="B Nazanin"/>
          <w:sz w:val="28"/>
          <w:szCs w:val="28"/>
          <w:rtl/>
        </w:rPr>
        <w:t xml:space="preserve"> هرم</w:t>
      </w:r>
      <w:r w:rsidRPr="008D099D">
        <w:rPr>
          <w:rFonts w:cs="B Nazanin" w:hint="cs"/>
          <w:sz w:val="28"/>
          <w:szCs w:val="28"/>
          <w:rtl/>
        </w:rPr>
        <w:t>ی</w:t>
      </w:r>
      <w:r w:rsidRPr="008D099D">
        <w:rPr>
          <w:rFonts w:cs="B Nazanin"/>
          <w:sz w:val="28"/>
          <w:szCs w:val="28"/>
          <w:rtl/>
        </w:rPr>
        <w:t xml:space="preserve"> ، مهار</w:t>
      </w:r>
      <w:r w:rsidRPr="008D099D">
        <w:rPr>
          <w:rFonts w:cs="B Nazanin" w:hint="cs"/>
          <w:sz w:val="28"/>
          <w:szCs w:val="28"/>
          <w:rtl/>
        </w:rPr>
        <w:t>ی</w:t>
      </w:r>
      <w:r w:rsidRPr="008D099D">
        <w:rPr>
          <w:rFonts w:cs="B Nazanin"/>
          <w:sz w:val="28"/>
          <w:szCs w:val="28"/>
          <w:rtl/>
        </w:rPr>
        <w:t xml:space="preserve"> تند ، مهار</w:t>
      </w:r>
      <w:r w:rsidRPr="008D099D">
        <w:rPr>
          <w:rFonts w:cs="B Nazanin" w:hint="cs"/>
          <w:sz w:val="28"/>
          <w:szCs w:val="28"/>
          <w:rtl/>
        </w:rPr>
        <w:t>ی</w:t>
      </w:r>
      <w:r w:rsidRPr="008D099D">
        <w:rPr>
          <w:rFonts w:cs="B Nazanin"/>
          <w:sz w:val="28"/>
          <w:szCs w:val="28"/>
          <w:rtl/>
        </w:rPr>
        <w:t xml:space="preserve"> کند</w:t>
      </w:r>
      <w:r>
        <w:rPr>
          <w:rFonts w:cs="B Nazanin" w:hint="cs"/>
          <w:sz w:val="28"/>
          <w:szCs w:val="28"/>
          <w:rtl/>
        </w:rPr>
        <w:t xml:space="preserve"> </w:t>
      </w:r>
      <w:r w:rsidRPr="008D099D">
        <w:rPr>
          <w:rFonts w:cs="B Nazanin" w:hint="eastAsia"/>
          <w:sz w:val="28"/>
          <w:szCs w:val="28"/>
          <w:rtl/>
        </w:rPr>
        <w:t>،</w:t>
      </w:r>
      <w:r w:rsidRPr="008D099D">
        <w:rPr>
          <w:rFonts w:cs="B Nazanin"/>
          <w:sz w:val="28"/>
          <w:szCs w:val="28"/>
          <w:rtl/>
        </w:rPr>
        <w:t xml:space="preserve"> هسته رله تالاميک و هسته شبکه تالاميک به ترتيب م</w:t>
      </w:r>
      <w:r w:rsidRPr="008D099D">
        <w:rPr>
          <w:rFonts w:cs="B Nazanin" w:hint="cs"/>
          <w:sz w:val="28"/>
          <w:szCs w:val="28"/>
          <w:rtl/>
        </w:rPr>
        <w:t>ی</w:t>
      </w:r>
      <w:r>
        <w:rPr>
          <w:rFonts w:cs="B Nazanin" w:hint="cs"/>
          <w:sz w:val="28"/>
          <w:szCs w:val="28"/>
          <w:rtl/>
        </w:rPr>
        <w:t xml:space="preserve"> </w:t>
      </w:r>
      <w:r w:rsidRPr="008D099D">
        <w:rPr>
          <w:rFonts w:cs="B Nazanin" w:hint="eastAsia"/>
          <w:sz w:val="28"/>
          <w:szCs w:val="28"/>
          <w:rtl/>
        </w:rPr>
        <w:t>باشد</w:t>
      </w:r>
      <w:r w:rsidRPr="008D099D">
        <w:rPr>
          <w:rFonts w:cs="B Nazanin"/>
          <w:sz w:val="28"/>
          <w:szCs w:val="28"/>
          <w:rtl/>
        </w:rPr>
        <w:t>.</w:t>
      </w:r>
      <w:r w:rsidR="00785A8C">
        <w:rPr>
          <w:rFonts w:cs="B Nazanin" w:hint="cs"/>
          <w:sz w:val="28"/>
          <w:szCs w:val="28"/>
          <w:rtl/>
        </w:rPr>
        <w:t xml:space="preserve"> </w:t>
      </w:r>
      <w:r w:rsidRPr="008D099D">
        <w:rPr>
          <w:rFonts w:cs="B Nazanin"/>
          <w:sz w:val="28"/>
          <w:szCs w:val="28"/>
          <w:rtl/>
        </w:rPr>
        <w:t>خروج</w:t>
      </w:r>
      <w:r w:rsidRPr="008D099D">
        <w:rPr>
          <w:rFonts w:cs="B Nazanin" w:hint="cs"/>
          <w:sz w:val="28"/>
          <w:szCs w:val="28"/>
          <w:rtl/>
        </w:rPr>
        <w:t>ی</w:t>
      </w:r>
      <w:r w:rsidRPr="008D099D">
        <w:rPr>
          <w:rFonts w:cs="B Nazanin"/>
          <w:sz w:val="28"/>
          <w:szCs w:val="28"/>
          <w:rtl/>
        </w:rPr>
        <w:t xml:space="preserve"> مدل ليو و ونگ متوسط</w:t>
      </w:r>
      <w:r>
        <w:rPr>
          <w:rFonts w:cs="B Nazanin" w:hint="cs"/>
          <w:sz w:val="28"/>
          <w:szCs w:val="28"/>
          <w:rtl/>
        </w:rPr>
        <w:t xml:space="preserve"> </w:t>
      </w:r>
      <w:r w:rsidRPr="008D099D">
        <w:rPr>
          <w:rFonts w:cs="B Nazanin" w:hint="eastAsia"/>
          <w:sz w:val="28"/>
          <w:szCs w:val="28"/>
          <w:rtl/>
        </w:rPr>
        <w:t>جمعيت</w:t>
      </w:r>
      <w:r w:rsidR="00A73B49">
        <w:rPr>
          <w:rFonts w:cs="B Nazanin" w:hint="cs"/>
          <w:sz w:val="28"/>
          <w:szCs w:val="28"/>
          <w:rtl/>
        </w:rPr>
        <w:t xml:space="preserve"> </w:t>
      </w:r>
      <w:r w:rsidRPr="008D099D">
        <w:rPr>
          <w:rFonts w:cs="B Nazanin" w:hint="eastAsia"/>
          <w:sz w:val="28"/>
          <w:szCs w:val="28"/>
          <w:rtl/>
        </w:rPr>
        <w:t>ها</w:t>
      </w:r>
      <w:r w:rsidRPr="008D099D">
        <w:rPr>
          <w:rFonts w:cs="B Nazanin" w:hint="cs"/>
          <w:sz w:val="28"/>
          <w:szCs w:val="28"/>
          <w:rtl/>
        </w:rPr>
        <w:t>ی</w:t>
      </w:r>
      <w:r w:rsidRPr="008D099D">
        <w:rPr>
          <w:rFonts w:cs="B Nazanin"/>
          <w:sz w:val="28"/>
          <w:szCs w:val="28"/>
          <w:rtl/>
        </w:rPr>
        <w:t xml:space="preserve"> کورتکس</w:t>
      </w:r>
      <w:r w:rsidR="00A73B49">
        <w:rPr>
          <w:rFonts w:cs="B Nazanin" w:hint="cs"/>
          <w:sz w:val="28"/>
          <w:szCs w:val="28"/>
          <w:rtl/>
        </w:rPr>
        <w:t xml:space="preserve"> (</w:t>
      </w:r>
      <w:r w:rsidR="00A73B49">
        <w:rPr>
          <w:rFonts w:cs="B Nazanin"/>
          <w:sz w:val="28"/>
          <w:szCs w:val="28"/>
        </w:rPr>
        <w:t>PY</w:t>
      </w:r>
      <w:r w:rsidR="00A73B49" w:rsidRPr="00A73B49">
        <w:rPr>
          <w:rFonts w:cs="B Nazanin"/>
          <w:sz w:val="28"/>
          <w:szCs w:val="28"/>
        </w:rPr>
        <w:t xml:space="preserve"> </w:t>
      </w:r>
      <w:r w:rsidR="00A73B49">
        <w:rPr>
          <w:rFonts w:cs="B Nazanin"/>
          <w:sz w:val="28"/>
          <w:szCs w:val="28"/>
        </w:rPr>
        <w: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oMath>
      <w:r w:rsidR="00A73B49">
        <w:rPr>
          <w:rFonts w:eastAsiaTheme="minorEastAsia" w:cs="B Nazanin"/>
          <w:sz w:val="28"/>
          <w:szCs w:val="28"/>
        </w:rPr>
        <w: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oMath>
      <w:r w:rsidR="00A73B49">
        <w:rPr>
          <w:rFonts w:cs="B Nazanin" w:hint="cs"/>
          <w:sz w:val="28"/>
          <w:szCs w:val="28"/>
          <w:rtl/>
        </w:rPr>
        <w:t>) می باشد.</w:t>
      </w:r>
      <w:r w:rsidR="00785A8C">
        <w:rPr>
          <w:rFonts w:cs="B Nazanin"/>
          <w:sz w:val="28"/>
          <w:szCs w:val="28"/>
        </w:rPr>
        <w:t xml:space="preserve"> </w:t>
      </w:r>
      <w:r w:rsidR="00A73B49">
        <w:rPr>
          <w:rFonts w:cs="B Nazanin"/>
          <w:sz w:val="28"/>
          <w:szCs w:val="28"/>
        </w:rPr>
        <w:t>f(.)</w:t>
      </w:r>
      <w:r w:rsidR="00785A8C">
        <w:rPr>
          <w:rFonts w:cs="B Nazanin" w:hint="cs"/>
          <w:sz w:val="28"/>
          <w:szCs w:val="28"/>
          <w:rtl/>
        </w:rPr>
        <w:t xml:space="preserve"> </w:t>
      </w:r>
      <w:r w:rsidR="00A73B49" w:rsidRPr="00A73B49">
        <w:rPr>
          <w:rFonts w:cs="B Nazanin"/>
          <w:sz w:val="28"/>
          <w:szCs w:val="28"/>
          <w:rtl/>
        </w:rPr>
        <w:t>تابع</w:t>
      </w:r>
      <w:r w:rsidR="00A73B49" w:rsidRPr="00A73B49">
        <w:rPr>
          <w:rFonts w:cs="B Nazanin" w:hint="cs"/>
          <w:sz w:val="28"/>
          <w:szCs w:val="28"/>
          <w:rtl/>
        </w:rPr>
        <w:t>ی</w:t>
      </w:r>
      <w:r w:rsidR="00A73B49" w:rsidRPr="00A73B49">
        <w:rPr>
          <w:rFonts w:cs="B Nazanin"/>
          <w:sz w:val="28"/>
          <w:szCs w:val="28"/>
          <w:rtl/>
        </w:rPr>
        <w:t xml:space="preserve"> است که بيانگر نرخ انتقال ن</w:t>
      </w:r>
      <w:r w:rsidR="00785A8C">
        <w:rPr>
          <w:rFonts w:cs="B Nazanin" w:hint="cs"/>
          <w:sz w:val="28"/>
          <w:szCs w:val="28"/>
          <w:rtl/>
        </w:rPr>
        <w:t>و</w:t>
      </w:r>
      <w:r w:rsidR="00A73B49" w:rsidRPr="00A73B49">
        <w:rPr>
          <w:rFonts w:cs="B Nazanin"/>
          <w:sz w:val="28"/>
          <w:szCs w:val="28"/>
          <w:rtl/>
        </w:rPr>
        <w:t>روتر</w:t>
      </w:r>
      <w:r w:rsidR="00785A8C">
        <w:rPr>
          <w:rFonts w:cs="B Nazanin" w:hint="cs"/>
          <w:sz w:val="28"/>
          <w:szCs w:val="28"/>
          <w:rtl/>
        </w:rPr>
        <w:t>ا</w:t>
      </w:r>
      <w:r w:rsidR="00A73B49" w:rsidRPr="00A73B49">
        <w:rPr>
          <w:rFonts w:cs="B Nazanin"/>
          <w:sz w:val="28"/>
          <w:szCs w:val="28"/>
          <w:rtl/>
        </w:rPr>
        <w:t>نسميتر</w:t>
      </w:r>
      <w:r w:rsidR="00A73B49">
        <w:rPr>
          <w:rFonts w:cs="B Nazanin" w:hint="cs"/>
          <w:sz w:val="28"/>
          <w:szCs w:val="28"/>
          <w:rtl/>
        </w:rPr>
        <w:t xml:space="preserve"> </w:t>
      </w:r>
      <w:r w:rsidR="00A73B49" w:rsidRPr="00A73B49">
        <w:rPr>
          <w:rFonts w:cs="B Nazanin" w:hint="eastAsia"/>
          <w:sz w:val="28"/>
          <w:szCs w:val="28"/>
          <w:rtl/>
        </w:rPr>
        <w:t>م</w:t>
      </w:r>
      <w:r w:rsidR="00A73B49" w:rsidRPr="00A73B49">
        <w:rPr>
          <w:rFonts w:cs="B Nazanin" w:hint="cs"/>
          <w:sz w:val="28"/>
          <w:szCs w:val="28"/>
          <w:rtl/>
        </w:rPr>
        <w:t>ی</w:t>
      </w:r>
      <w:r w:rsidR="00A73B49">
        <w:rPr>
          <w:rFonts w:cs="B Nazanin" w:hint="cs"/>
          <w:sz w:val="28"/>
          <w:szCs w:val="28"/>
          <w:rtl/>
        </w:rPr>
        <w:t xml:space="preserve"> </w:t>
      </w:r>
      <w:r w:rsidR="00A73B49" w:rsidRPr="00A73B49">
        <w:rPr>
          <w:rFonts w:cs="B Nazanin" w:hint="eastAsia"/>
          <w:sz w:val="28"/>
          <w:szCs w:val="28"/>
          <w:rtl/>
        </w:rPr>
        <w:t>باشد</w:t>
      </w:r>
      <w:r w:rsidR="00A73B49" w:rsidRPr="00A73B49">
        <w:rPr>
          <w:rFonts w:cs="B Nazanin"/>
          <w:sz w:val="28"/>
          <w:szCs w:val="28"/>
          <w:rtl/>
        </w:rPr>
        <w:t xml:space="preserve"> و معادله آن </w:t>
      </w:r>
      <w:r w:rsidR="00A73B49">
        <w:rPr>
          <w:rFonts w:cs="B Nazanin" w:hint="cs"/>
          <w:sz w:val="28"/>
          <w:szCs w:val="28"/>
          <w:rtl/>
        </w:rPr>
        <w:t>بصورت زیر است.</w:t>
      </w:r>
    </w:p>
    <w:p w14:paraId="3BC7716A" w14:textId="77777777" w:rsidR="00A73B49" w:rsidRPr="00A73B49" w:rsidRDefault="00A73B49" w:rsidP="00A73B49">
      <w:pPr>
        <w:rPr>
          <w:rFonts w:cs="B Nazanin"/>
          <w:sz w:val="28"/>
          <w:szCs w:val="28"/>
          <w:rtl/>
        </w:rPr>
      </w:pPr>
      <m:oMathPara>
        <m:oMath>
          <m:r>
            <w:rPr>
              <w:rFonts w:ascii="Cambria Math" w:hAnsi="Cambria Math" w:cs="B Nazanin"/>
              <w:sz w:val="28"/>
              <w:szCs w:val="28"/>
            </w:rPr>
            <m:t>f</m:t>
          </m:r>
          <m:d>
            <m:dPr>
              <m:ctrlPr>
                <w:rPr>
                  <w:rFonts w:ascii="Cambria Math" w:hAnsi="Cambria Math" w:cs="B Nazanin"/>
                  <w:i/>
                  <w:sz w:val="28"/>
                  <w:szCs w:val="28"/>
                </w:rPr>
              </m:ctrlPr>
            </m:dPr>
            <m:e>
              <m:r>
                <w:rPr>
                  <w:rFonts w:ascii="Cambria Math" w:hAnsi="Cambria Math" w:cs="B Nazanin"/>
                  <w:sz w:val="28"/>
                  <w:szCs w:val="28"/>
                </w:rPr>
                <m:t>x</m:t>
              </m:r>
            </m:e>
          </m:d>
          <m:r>
            <w:rPr>
              <w:rFonts w:ascii="Cambria Math" w:hAnsi="Cambria Math" w:cs="B Nazanin"/>
              <w:sz w:val="28"/>
              <w:szCs w:val="28"/>
            </w:rPr>
            <m:t>=(</m:t>
          </m:r>
          <m:f>
            <m:fPr>
              <m:ctrlPr>
                <w:rPr>
                  <w:rFonts w:ascii="Cambria Math" w:hAnsi="Cambria Math" w:cs="B Nazanin"/>
                  <w:i/>
                  <w:sz w:val="28"/>
                  <w:szCs w:val="28"/>
                </w:rPr>
              </m:ctrlPr>
            </m:fPr>
            <m:num>
              <m:r>
                <w:rPr>
                  <w:rFonts w:ascii="Cambria Math" w:hAnsi="Cambria Math" w:cs="B Nazanin"/>
                  <w:sz w:val="28"/>
                  <w:szCs w:val="28"/>
                </w:rPr>
                <m:t>1</m:t>
              </m:r>
            </m:num>
            <m:den>
              <m:r>
                <w:rPr>
                  <w:rFonts w:ascii="Cambria Math" w:hAnsi="Cambria Math" w:cs="B Nazanin"/>
                  <w:sz w:val="28"/>
                  <w:szCs w:val="28"/>
                </w:rPr>
                <m:t>1+</m:t>
              </m:r>
              <m:sSup>
                <m:sSupPr>
                  <m:ctrlPr>
                    <w:rPr>
                      <w:rFonts w:ascii="Cambria Math" w:hAnsi="Cambria Math" w:cs="B Nazanin"/>
                      <w:i/>
                      <w:sz w:val="28"/>
                      <w:szCs w:val="28"/>
                    </w:rPr>
                  </m:ctrlPr>
                </m:sSupPr>
                <m:e>
                  <m:r>
                    <w:rPr>
                      <w:rFonts w:ascii="Cambria Math" w:hAnsi="Cambria Math" w:cs="B Nazanin"/>
                      <w:sz w:val="28"/>
                      <w:szCs w:val="28"/>
                    </w:rPr>
                    <m:t>ε</m:t>
                  </m:r>
                </m:e>
                <m:sup>
                  <m:r>
                    <w:rPr>
                      <w:rFonts w:ascii="Cambria Math" w:hAnsi="Cambria Math" w:cs="B Nazanin"/>
                      <w:sz w:val="28"/>
                      <w:szCs w:val="28"/>
                    </w:rPr>
                    <m:t>-x</m:t>
                  </m:r>
                </m:sup>
              </m:sSup>
            </m:den>
          </m:f>
          <m:r>
            <w:rPr>
              <w:rFonts w:ascii="Cambria Math" w:hAnsi="Cambria Math" w:cs="B Nazanin"/>
              <w:sz w:val="28"/>
              <w:szCs w:val="28"/>
            </w:rPr>
            <m:t>)</m:t>
          </m:r>
        </m:oMath>
      </m:oMathPara>
    </w:p>
    <w:p w14:paraId="6D56BB68" w14:textId="77777777" w:rsidR="00262C7B" w:rsidRDefault="00A73B49" w:rsidP="00785A8C">
      <w:pPr>
        <w:jc w:val="both"/>
        <w:rPr>
          <w:rFonts w:cs="B Nazanin"/>
          <w:sz w:val="28"/>
          <w:szCs w:val="28"/>
          <w:rtl/>
        </w:rPr>
      </w:pPr>
      <w:r>
        <w:rPr>
          <w:rFonts w:cs="B Nazanin" w:hint="cs"/>
          <w:sz w:val="28"/>
          <w:szCs w:val="28"/>
          <w:rtl/>
        </w:rPr>
        <w:t xml:space="preserve">مطابق شکل </w:t>
      </w:r>
      <w:r w:rsidR="00544C3B">
        <w:rPr>
          <w:rFonts w:cs="B Nazanin" w:hint="cs"/>
          <w:sz w:val="28"/>
          <w:szCs w:val="28"/>
          <w:rtl/>
        </w:rPr>
        <w:t>3</w:t>
      </w:r>
      <w:r>
        <w:rPr>
          <w:rFonts w:cs="B Nazanin" w:hint="cs"/>
          <w:sz w:val="28"/>
          <w:szCs w:val="28"/>
          <w:rtl/>
        </w:rPr>
        <w:t>-11</w:t>
      </w:r>
      <w:r w:rsidRPr="00A73B49">
        <w:rPr>
          <w:rFonts w:cs="B Nazanin"/>
          <w:sz w:val="28"/>
          <w:szCs w:val="28"/>
          <w:rtl/>
        </w:rPr>
        <w:t xml:space="preserve"> ، ليو و ونگ با تغيير دو پارامتر تحر</w:t>
      </w:r>
      <w:r w:rsidRPr="00A73B49">
        <w:rPr>
          <w:rFonts w:cs="B Nazanin" w:hint="cs"/>
          <w:sz w:val="28"/>
          <w:szCs w:val="28"/>
          <w:rtl/>
        </w:rPr>
        <w:t>ی</w:t>
      </w:r>
      <w:r w:rsidRPr="00A73B49">
        <w:rPr>
          <w:rFonts w:cs="B Nazanin" w:hint="eastAsia"/>
          <w:sz w:val="28"/>
          <w:szCs w:val="28"/>
          <w:rtl/>
        </w:rPr>
        <w:t>ک</w:t>
      </w:r>
      <w:r w:rsidRPr="00A73B49">
        <w:rPr>
          <w:rFonts w:cs="B Nazanin" w:hint="cs"/>
          <w:sz w:val="28"/>
          <w:szCs w:val="28"/>
          <w:rtl/>
        </w:rPr>
        <w:t>ی</w:t>
      </w:r>
      <w:r w:rsidRPr="00A73B49">
        <w:rPr>
          <w:rFonts w:cs="B Nazanin"/>
          <w:sz w:val="28"/>
          <w:szCs w:val="28"/>
          <w:rtl/>
        </w:rPr>
        <w:t xml:space="preserve"> </w:t>
      </w:r>
      <m:oMath>
        <m:sSub>
          <m:sSubPr>
            <m:ctrlPr>
              <w:rPr>
                <w:rFonts w:ascii="Cambria Math" w:hAnsi="Cambria Math" w:cs="B Nazanin"/>
                <w:sz w:val="28"/>
                <w:szCs w:val="28"/>
              </w:rPr>
            </m:ctrlPr>
          </m:sSubPr>
          <m:e>
            <m:r>
              <w:rPr>
                <w:rFonts w:ascii="Cambria Math" w:hAnsi="Cambria Math" w:cs="B Nazanin"/>
                <w:sz w:val="28"/>
                <w:szCs w:val="28"/>
              </w:rPr>
              <m:t>c</m:t>
            </m:r>
          </m:e>
          <m:sub>
            <m:r>
              <w:rPr>
                <w:rFonts w:ascii="Cambria Math" w:hAnsi="Cambria Math" w:cs="B Nazanin"/>
                <w:sz w:val="28"/>
                <w:szCs w:val="28"/>
              </w:rPr>
              <m:t>5</m:t>
            </m:r>
          </m:sub>
        </m:sSub>
      </m:oMath>
      <w:r>
        <w:rPr>
          <w:rFonts w:cs="B Nazanin" w:hint="cs"/>
          <w:sz w:val="28"/>
          <w:szCs w:val="28"/>
          <w:rtl/>
        </w:rPr>
        <w:t xml:space="preserve"> (</w:t>
      </w:r>
      <w:r w:rsidRPr="00A73B49">
        <w:rPr>
          <w:rFonts w:cs="B Nazanin"/>
          <w:sz w:val="28"/>
          <w:szCs w:val="28"/>
          <w:rtl/>
        </w:rPr>
        <w:t>از</w:t>
      </w:r>
      <w:r>
        <w:rPr>
          <w:rFonts w:cs="B Nazanin" w:hint="cs"/>
          <w:sz w:val="28"/>
          <w:szCs w:val="28"/>
          <w:rtl/>
        </w:rPr>
        <w:t xml:space="preserve"> </w:t>
      </w:r>
      <w:r w:rsidRPr="00A73B49">
        <w:rPr>
          <w:rFonts w:cs="B Nazanin" w:hint="eastAsia"/>
          <w:sz w:val="28"/>
          <w:szCs w:val="28"/>
          <w:rtl/>
        </w:rPr>
        <w:t>جمعيت</w:t>
      </w:r>
      <w:r w:rsidRPr="00A73B49">
        <w:rPr>
          <w:rFonts w:cs="B Nazanin"/>
          <w:sz w:val="28"/>
          <w:szCs w:val="28"/>
          <w:rtl/>
        </w:rPr>
        <w:t xml:space="preserve"> </w:t>
      </w:r>
      <w:r w:rsidR="00785A8C" w:rsidRPr="00785A8C">
        <w:rPr>
          <w:rFonts w:cs="B Nazanin"/>
          <w:sz w:val="28"/>
          <w:szCs w:val="28"/>
          <w:rtl/>
        </w:rPr>
        <w:t>هسته رله تالاميک</w:t>
      </w:r>
      <w:r>
        <w:rPr>
          <w:rFonts w:cs="B Nazanin"/>
          <w:sz w:val="28"/>
          <w:szCs w:val="28"/>
          <w:rtl/>
        </w:rPr>
        <w:t xml:space="preserve"> به جمعيت هسته شبکه تالاميک</w:t>
      </w:r>
      <w:r>
        <w:rPr>
          <w:rFonts w:cs="B Nazanin" w:hint="cs"/>
          <w:sz w:val="28"/>
          <w:szCs w:val="28"/>
          <w:rtl/>
        </w:rPr>
        <w:t>)</w:t>
      </w:r>
      <w:r w:rsidRPr="00A73B49">
        <w:rPr>
          <w:rFonts w:cs="B Nazanin"/>
          <w:sz w:val="28"/>
          <w:szCs w:val="28"/>
          <w:rtl/>
        </w:rPr>
        <w:t xml:space="preserve"> و مهار</w:t>
      </w:r>
      <w:r w:rsidRPr="00A73B49">
        <w:rPr>
          <w:rFonts w:cs="B Nazanin" w:hint="cs"/>
          <w:sz w:val="28"/>
          <w:szCs w:val="28"/>
          <w:rtl/>
        </w:rPr>
        <w:t>ی</w:t>
      </w:r>
      <w:r w:rsidRPr="00A73B49">
        <w:rPr>
          <w:rFonts w:cs="B Nazanin"/>
          <w:sz w:val="28"/>
          <w:szCs w:val="28"/>
          <w:rtl/>
        </w:rPr>
        <w:t xml:space="preserve"> </w:t>
      </w:r>
      <m:oMath>
        <m:sSub>
          <m:sSubPr>
            <m:ctrlPr>
              <w:rPr>
                <w:rFonts w:ascii="Cambria Math" w:hAnsi="Cambria Math" w:cs="B Nazanin"/>
                <w:sz w:val="28"/>
                <w:szCs w:val="28"/>
              </w:rPr>
            </m:ctrlPr>
          </m:sSubPr>
          <m:e>
            <m:r>
              <w:rPr>
                <w:rFonts w:ascii="Cambria Math" w:hAnsi="Cambria Math" w:cs="B Nazanin"/>
                <w:sz w:val="28"/>
                <w:szCs w:val="28"/>
              </w:rPr>
              <m:t>c</m:t>
            </m:r>
          </m:e>
          <m:sub>
            <m:r>
              <w:rPr>
                <w:rFonts w:ascii="Cambria Math" w:hAnsi="Cambria Math" w:cs="B Nazanin"/>
                <w:sz w:val="28"/>
                <w:szCs w:val="28"/>
              </w:rPr>
              <m:t>4</m:t>
            </m:r>
          </m:sub>
        </m:sSub>
      </m:oMath>
      <w:r>
        <w:rPr>
          <w:rFonts w:cs="B Nazanin" w:hint="cs"/>
          <w:sz w:val="28"/>
          <w:szCs w:val="28"/>
          <w:rtl/>
        </w:rPr>
        <w:t xml:space="preserve"> (</w:t>
      </w:r>
      <w:r w:rsidRPr="00A73B49">
        <w:rPr>
          <w:rFonts w:cs="B Nazanin"/>
          <w:sz w:val="28"/>
          <w:szCs w:val="28"/>
          <w:rtl/>
        </w:rPr>
        <w:t>فيدبک مهار</w:t>
      </w:r>
      <w:r w:rsidRPr="00A73B49">
        <w:rPr>
          <w:rFonts w:cs="B Nazanin" w:hint="cs"/>
          <w:sz w:val="28"/>
          <w:szCs w:val="28"/>
          <w:rtl/>
        </w:rPr>
        <w:t>ی</w:t>
      </w:r>
      <w:r w:rsidRPr="00A73B49">
        <w:rPr>
          <w:rFonts w:cs="B Nazanin"/>
          <w:sz w:val="28"/>
          <w:szCs w:val="28"/>
          <w:rtl/>
        </w:rPr>
        <w:t xml:space="preserve"> جمعيت هسته شبکه</w:t>
      </w:r>
      <w:r>
        <w:rPr>
          <w:rFonts w:cs="B Nazanin" w:hint="cs"/>
          <w:sz w:val="28"/>
          <w:szCs w:val="28"/>
          <w:rtl/>
        </w:rPr>
        <w:t xml:space="preserve"> </w:t>
      </w:r>
      <w:r w:rsidRPr="00A73B49">
        <w:rPr>
          <w:rFonts w:cs="B Nazanin" w:hint="eastAsia"/>
          <w:sz w:val="28"/>
          <w:szCs w:val="28"/>
          <w:rtl/>
        </w:rPr>
        <w:t>تالاميک</w:t>
      </w:r>
      <w:r>
        <w:rPr>
          <w:rFonts w:cs="B Nazanin"/>
          <w:sz w:val="28"/>
          <w:szCs w:val="28"/>
          <w:rtl/>
        </w:rPr>
        <w:t xml:space="preserve"> به خودش</w:t>
      </w:r>
      <w:r>
        <w:rPr>
          <w:rFonts w:cs="B Nazanin" w:hint="cs"/>
          <w:sz w:val="28"/>
          <w:szCs w:val="28"/>
          <w:rtl/>
        </w:rPr>
        <w:t>)</w:t>
      </w:r>
      <w:r w:rsidRPr="00A73B49">
        <w:rPr>
          <w:rFonts w:cs="B Nazanin"/>
          <w:sz w:val="28"/>
          <w:szCs w:val="28"/>
          <w:rtl/>
        </w:rPr>
        <w:t xml:space="preserve"> ،</w:t>
      </w:r>
      <w:r>
        <w:rPr>
          <w:rFonts w:cs="B Nazanin" w:hint="cs"/>
          <w:sz w:val="28"/>
          <w:szCs w:val="28"/>
          <w:rtl/>
        </w:rPr>
        <w:t xml:space="preserve"> </w:t>
      </w:r>
      <w:r w:rsidRPr="00A73B49">
        <w:rPr>
          <w:rFonts w:cs="B Nazanin"/>
          <w:sz w:val="28"/>
          <w:szCs w:val="28"/>
          <w:rtl/>
        </w:rPr>
        <w:t>سر</w:t>
      </w:r>
      <w:r w:rsidRPr="00A73B49">
        <w:rPr>
          <w:rFonts w:cs="B Nazanin" w:hint="cs"/>
          <w:sz w:val="28"/>
          <w:szCs w:val="28"/>
          <w:rtl/>
        </w:rPr>
        <w:t>ی</w:t>
      </w:r>
      <w:r w:rsidRPr="00A73B49">
        <w:rPr>
          <w:rFonts w:cs="B Nazanin"/>
          <w:sz w:val="28"/>
          <w:szCs w:val="28"/>
          <w:rtl/>
        </w:rPr>
        <w:t xml:space="preserve"> زمان</w:t>
      </w:r>
      <w:r w:rsidRPr="00A73B49">
        <w:rPr>
          <w:rFonts w:cs="B Nazanin" w:hint="cs"/>
          <w:sz w:val="28"/>
          <w:szCs w:val="28"/>
          <w:rtl/>
        </w:rPr>
        <w:t>ی</w:t>
      </w:r>
      <w:r>
        <w:rPr>
          <w:rFonts w:cs="B Nazanin" w:hint="cs"/>
          <w:sz w:val="28"/>
          <w:szCs w:val="28"/>
          <w:rtl/>
        </w:rPr>
        <w:t xml:space="preserve"> </w:t>
      </w:r>
      <w:r w:rsidRPr="00A73B49">
        <w:rPr>
          <w:rFonts w:cs="B Nazanin" w:hint="eastAsia"/>
          <w:sz w:val="28"/>
          <w:szCs w:val="28"/>
          <w:rtl/>
        </w:rPr>
        <w:t>ها</w:t>
      </w:r>
      <w:r w:rsidRPr="00A73B49">
        <w:rPr>
          <w:rFonts w:cs="B Nazanin" w:hint="cs"/>
          <w:sz w:val="28"/>
          <w:szCs w:val="28"/>
          <w:rtl/>
        </w:rPr>
        <w:t>ی</w:t>
      </w:r>
      <w:r w:rsidRPr="00A73B49">
        <w:rPr>
          <w:rFonts w:cs="B Nazanin"/>
          <w:sz w:val="28"/>
          <w:szCs w:val="28"/>
          <w:rtl/>
        </w:rPr>
        <w:t xml:space="preserve"> حالت نرمال بدون تشنج به ازا</w:t>
      </w:r>
      <w:r w:rsidRPr="00A73B49">
        <w:rPr>
          <w:rFonts w:cs="B Nazanin" w:hint="cs"/>
          <w:sz w:val="28"/>
          <w:szCs w:val="28"/>
          <w:rtl/>
        </w:rPr>
        <w:t>ی</w:t>
      </w:r>
      <w:r w:rsidRPr="00A73B49">
        <w:rPr>
          <w:rFonts w:cs="B Nazanin"/>
          <w:sz w:val="28"/>
          <w:szCs w:val="28"/>
          <w:rtl/>
        </w:rPr>
        <w:t xml:space="preserve"> 0.5=</w:t>
      </w:r>
      <m:oMath>
        <m:sSub>
          <m:sSubPr>
            <m:ctrlPr>
              <w:rPr>
                <w:rFonts w:ascii="Cambria Math" w:hAnsi="Cambria Math" w:cs="B Nazanin"/>
                <w:sz w:val="28"/>
                <w:szCs w:val="28"/>
              </w:rPr>
            </m:ctrlPr>
          </m:sSubPr>
          <m:e>
            <m:r>
              <w:rPr>
                <w:rFonts w:ascii="Cambria Math" w:hAnsi="Cambria Math" w:cs="B Nazanin"/>
                <w:sz w:val="28"/>
                <w:szCs w:val="28"/>
              </w:rPr>
              <m:t>c</m:t>
            </m:r>
          </m:e>
          <m:sub>
            <m:r>
              <w:rPr>
                <w:rFonts w:ascii="Cambria Math" w:hAnsi="Cambria Math" w:cs="B Nazanin"/>
                <w:sz w:val="28"/>
                <w:szCs w:val="28"/>
              </w:rPr>
              <m:t>4</m:t>
            </m:r>
          </m:sub>
        </m:sSub>
      </m:oMath>
      <w:r w:rsidRPr="00A73B49">
        <w:rPr>
          <w:rFonts w:cs="B Nazanin"/>
          <w:sz w:val="28"/>
          <w:szCs w:val="28"/>
          <w:rtl/>
        </w:rPr>
        <w:t xml:space="preserve"> و 8=</w:t>
      </w:r>
      <m:oMath>
        <m:sSub>
          <m:sSubPr>
            <m:ctrlPr>
              <w:rPr>
                <w:rFonts w:ascii="Cambria Math" w:hAnsi="Cambria Math" w:cs="B Nazanin"/>
                <w:sz w:val="28"/>
                <w:szCs w:val="28"/>
              </w:rPr>
            </m:ctrlPr>
          </m:sSubPr>
          <m:e>
            <m:r>
              <w:rPr>
                <w:rFonts w:ascii="Cambria Math" w:hAnsi="Cambria Math" w:cs="B Nazanin"/>
                <w:sz w:val="28"/>
                <w:szCs w:val="28"/>
              </w:rPr>
              <m:t>c</m:t>
            </m:r>
          </m:e>
          <m:sub>
            <m:r>
              <w:rPr>
                <w:rFonts w:ascii="Cambria Math" w:hAnsi="Cambria Math" w:cs="B Nazanin"/>
                <w:sz w:val="28"/>
                <w:szCs w:val="28"/>
              </w:rPr>
              <m:t>5</m:t>
            </m:r>
          </m:sub>
        </m:sSub>
      </m:oMath>
      <w:r w:rsidRPr="00A73B49">
        <w:rPr>
          <w:rFonts w:cs="B Nazanin"/>
          <w:sz w:val="28"/>
          <w:szCs w:val="28"/>
          <w:rtl/>
        </w:rPr>
        <w:t xml:space="preserve"> </w:t>
      </w:r>
      <w:r>
        <w:rPr>
          <w:rFonts w:cs="B Nazanin" w:hint="cs"/>
          <w:sz w:val="28"/>
          <w:szCs w:val="28"/>
          <w:rtl/>
        </w:rPr>
        <w:t>(</w:t>
      </w:r>
      <w:r>
        <w:rPr>
          <w:rFonts w:cs="B Nazanin"/>
          <w:sz w:val="28"/>
          <w:szCs w:val="28"/>
        </w:rPr>
        <w:t>a</w:t>
      </w:r>
      <w:r>
        <w:rPr>
          <w:rFonts w:cs="B Nazanin" w:hint="cs"/>
          <w:sz w:val="28"/>
          <w:szCs w:val="28"/>
          <w:rtl/>
        </w:rPr>
        <w:t>)</w:t>
      </w:r>
      <w:r w:rsidRPr="00A73B49">
        <w:rPr>
          <w:rFonts w:cs="B Nazanin"/>
          <w:sz w:val="28"/>
          <w:szCs w:val="28"/>
          <w:rtl/>
        </w:rPr>
        <w:t>، حالت</w:t>
      </w:r>
      <w:r>
        <w:rPr>
          <w:rFonts w:cs="B Nazanin" w:hint="cs"/>
          <w:sz w:val="28"/>
          <w:szCs w:val="28"/>
          <w:rtl/>
        </w:rPr>
        <w:t xml:space="preserve"> </w:t>
      </w:r>
      <w:r w:rsidRPr="00A73B49">
        <w:rPr>
          <w:rFonts w:cs="B Nazanin" w:hint="eastAsia"/>
          <w:sz w:val="28"/>
          <w:szCs w:val="28"/>
          <w:rtl/>
        </w:rPr>
        <w:t>تشنج</w:t>
      </w:r>
      <w:r w:rsidRPr="00A73B49">
        <w:rPr>
          <w:rFonts w:cs="B Nazanin"/>
          <w:sz w:val="28"/>
          <w:szCs w:val="28"/>
          <w:rtl/>
        </w:rPr>
        <w:t xml:space="preserve"> کلونيک به ازا</w:t>
      </w:r>
      <w:r w:rsidRPr="00A73B49">
        <w:rPr>
          <w:rFonts w:cs="B Nazanin" w:hint="cs"/>
          <w:sz w:val="28"/>
          <w:szCs w:val="28"/>
          <w:rtl/>
        </w:rPr>
        <w:t>ی</w:t>
      </w:r>
      <w:r w:rsidRPr="00A73B49">
        <w:rPr>
          <w:rFonts w:cs="B Nazanin"/>
          <w:sz w:val="28"/>
          <w:szCs w:val="28"/>
          <w:rtl/>
        </w:rPr>
        <w:t xml:space="preserve"> 3. 0=</w:t>
      </w:r>
      <m:oMath>
        <m:r>
          <m:rPr>
            <m:sty m:val="p"/>
          </m:rPr>
          <w:rPr>
            <w:rFonts w:ascii="Cambria Math" w:hAnsi="Cambria Math" w:cs="B Nazanin"/>
            <w:sz w:val="28"/>
            <w:szCs w:val="28"/>
          </w:rPr>
          <m:t xml:space="preserve"> </m:t>
        </m:r>
        <m:sSub>
          <m:sSubPr>
            <m:ctrlPr>
              <w:rPr>
                <w:rFonts w:ascii="Cambria Math" w:hAnsi="Cambria Math" w:cs="B Nazanin"/>
                <w:sz w:val="28"/>
                <w:szCs w:val="28"/>
              </w:rPr>
            </m:ctrlPr>
          </m:sSubPr>
          <m:e>
            <m:r>
              <w:rPr>
                <w:rFonts w:ascii="Cambria Math" w:hAnsi="Cambria Math" w:cs="B Nazanin"/>
                <w:sz w:val="28"/>
                <w:szCs w:val="28"/>
              </w:rPr>
              <m:t>c</m:t>
            </m:r>
          </m:e>
          <m:sub>
            <m:r>
              <w:rPr>
                <w:rFonts w:ascii="Cambria Math" w:hAnsi="Cambria Math" w:cs="B Nazanin"/>
                <w:sz w:val="28"/>
                <w:szCs w:val="28"/>
              </w:rPr>
              <m:t>4</m:t>
            </m:r>
          </m:sub>
        </m:sSub>
      </m:oMath>
      <w:r w:rsidRPr="00A73B49">
        <w:rPr>
          <w:rFonts w:cs="B Nazanin"/>
          <w:sz w:val="28"/>
          <w:szCs w:val="28"/>
          <w:rtl/>
        </w:rPr>
        <w:t xml:space="preserve"> و 8=</w:t>
      </w:r>
      <m:oMath>
        <m:sSub>
          <m:sSubPr>
            <m:ctrlPr>
              <w:rPr>
                <w:rFonts w:ascii="Cambria Math" w:hAnsi="Cambria Math" w:cs="B Nazanin"/>
                <w:sz w:val="28"/>
                <w:szCs w:val="28"/>
              </w:rPr>
            </m:ctrlPr>
          </m:sSubPr>
          <m:e>
            <m:r>
              <w:rPr>
                <w:rFonts w:ascii="Cambria Math" w:hAnsi="Cambria Math" w:cs="B Nazanin"/>
                <w:sz w:val="28"/>
                <w:szCs w:val="28"/>
              </w:rPr>
              <m:t>c</m:t>
            </m:r>
          </m:e>
          <m:sub>
            <m:r>
              <w:rPr>
                <w:rFonts w:ascii="Cambria Math" w:hAnsi="Cambria Math" w:cs="B Nazanin"/>
                <w:sz w:val="28"/>
                <w:szCs w:val="28"/>
              </w:rPr>
              <m:t>5</m:t>
            </m:r>
          </m:sub>
        </m:sSub>
      </m:oMath>
      <w:r>
        <w:rPr>
          <w:rFonts w:cs="B Nazanin" w:hint="cs"/>
          <w:sz w:val="28"/>
          <w:szCs w:val="28"/>
          <w:rtl/>
        </w:rPr>
        <w:t xml:space="preserve"> (</w:t>
      </w:r>
      <w:r>
        <w:rPr>
          <w:rFonts w:cs="B Nazanin"/>
          <w:sz w:val="28"/>
          <w:szCs w:val="28"/>
        </w:rPr>
        <w:t>b</w:t>
      </w:r>
      <w:r>
        <w:rPr>
          <w:rFonts w:cs="B Nazanin" w:hint="cs"/>
          <w:sz w:val="28"/>
          <w:szCs w:val="28"/>
          <w:rtl/>
        </w:rPr>
        <w:t>)</w:t>
      </w:r>
      <w:r w:rsidRPr="00A73B49">
        <w:rPr>
          <w:rFonts w:cs="B Nazanin"/>
          <w:sz w:val="28"/>
          <w:szCs w:val="28"/>
          <w:rtl/>
        </w:rPr>
        <w:t xml:space="preserve">که </w:t>
      </w:r>
      <w:r>
        <w:rPr>
          <w:rFonts w:cs="B Nazanin"/>
          <w:sz w:val="28"/>
          <w:szCs w:val="28"/>
        </w:rPr>
        <w:t>spike</w:t>
      </w:r>
      <w:r>
        <w:rPr>
          <w:rFonts w:cs="B Nazanin" w:hint="cs"/>
          <w:sz w:val="28"/>
          <w:szCs w:val="28"/>
          <w:rtl/>
        </w:rPr>
        <w:t xml:space="preserve"> </w:t>
      </w:r>
      <w:r w:rsidRPr="00A73B49">
        <w:rPr>
          <w:rFonts w:cs="B Nazanin" w:hint="eastAsia"/>
          <w:sz w:val="28"/>
          <w:szCs w:val="28"/>
          <w:rtl/>
        </w:rPr>
        <w:t>ها</w:t>
      </w:r>
      <w:r w:rsidRPr="00A73B49">
        <w:rPr>
          <w:rFonts w:cs="B Nazanin" w:hint="cs"/>
          <w:sz w:val="28"/>
          <w:szCs w:val="28"/>
          <w:rtl/>
        </w:rPr>
        <w:t>یی</w:t>
      </w:r>
      <w:r w:rsidRPr="00A73B49">
        <w:rPr>
          <w:rFonts w:cs="B Nazanin"/>
          <w:sz w:val="28"/>
          <w:szCs w:val="28"/>
          <w:rtl/>
        </w:rPr>
        <w:t xml:space="preserve"> با دامنه بالا و فرکانس کمتر از 10 هرتز</w:t>
      </w:r>
      <w:r>
        <w:rPr>
          <w:rFonts w:cs="B Nazanin" w:hint="cs"/>
          <w:sz w:val="28"/>
          <w:szCs w:val="28"/>
          <w:rtl/>
        </w:rPr>
        <w:t xml:space="preserve"> </w:t>
      </w:r>
      <w:r w:rsidRPr="00A73B49">
        <w:rPr>
          <w:rFonts w:cs="B Nazanin" w:hint="eastAsia"/>
          <w:sz w:val="28"/>
          <w:szCs w:val="28"/>
          <w:rtl/>
        </w:rPr>
        <w:t>م</w:t>
      </w:r>
      <w:r w:rsidRPr="00A73B49">
        <w:rPr>
          <w:rFonts w:cs="B Nazanin" w:hint="cs"/>
          <w:sz w:val="28"/>
          <w:szCs w:val="28"/>
          <w:rtl/>
        </w:rPr>
        <w:t>ی</w:t>
      </w:r>
      <w:r>
        <w:rPr>
          <w:rFonts w:cs="B Nazanin" w:hint="cs"/>
          <w:sz w:val="28"/>
          <w:szCs w:val="28"/>
          <w:rtl/>
        </w:rPr>
        <w:t xml:space="preserve"> </w:t>
      </w:r>
      <w:r w:rsidRPr="00A73B49">
        <w:rPr>
          <w:rFonts w:cs="B Nazanin" w:hint="eastAsia"/>
          <w:sz w:val="28"/>
          <w:szCs w:val="28"/>
          <w:rtl/>
        </w:rPr>
        <w:t>باشند</w:t>
      </w:r>
      <w:r w:rsidRPr="00A73B49">
        <w:rPr>
          <w:rFonts w:cs="B Nazanin"/>
          <w:sz w:val="28"/>
          <w:szCs w:val="28"/>
          <w:rtl/>
        </w:rPr>
        <w:t xml:space="preserve"> ، حالت تشنج تونيک به ازا</w:t>
      </w:r>
      <w:r w:rsidRPr="00A73B49">
        <w:rPr>
          <w:rFonts w:cs="B Nazanin" w:hint="cs"/>
          <w:sz w:val="28"/>
          <w:szCs w:val="28"/>
          <w:rtl/>
        </w:rPr>
        <w:t>ی</w:t>
      </w:r>
      <w:r w:rsidRPr="00A73B49">
        <w:rPr>
          <w:rFonts w:cs="B Nazanin"/>
          <w:sz w:val="28"/>
          <w:szCs w:val="28"/>
          <w:rtl/>
        </w:rPr>
        <w:t xml:space="preserve"> 2. 0=</w:t>
      </w:r>
      <m:oMath>
        <m:sSub>
          <m:sSubPr>
            <m:ctrlPr>
              <w:rPr>
                <w:rFonts w:ascii="Cambria Math" w:hAnsi="Cambria Math" w:cs="B Nazanin"/>
                <w:sz w:val="28"/>
                <w:szCs w:val="28"/>
              </w:rPr>
            </m:ctrlPr>
          </m:sSubPr>
          <m:e>
            <m:r>
              <w:rPr>
                <w:rFonts w:ascii="Cambria Math" w:hAnsi="Cambria Math" w:cs="B Nazanin"/>
                <w:sz w:val="28"/>
                <w:szCs w:val="28"/>
              </w:rPr>
              <m:t>c</m:t>
            </m:r>
          </m:e>
          <m:sub>
            <m:r>
              <w:rPr>
                <w:rFonts w:ascii="Cambria Math" w:hAnsi="Cambria Math" w:cs="B Nazanin"/>
                <w:sz w:val="28"/>
                <w:szCs w:val="28"/>
              </w:rPr>
              <m:t>4</m:t>
            </m:r>
          </m:sub>
        </m:sSub>
      </m:oMath>
      <w:r>
        <w:rPr>
          <w:rFonts w:cs="B Nazanin" w:hint="cs"/>
          <w:sz w:val="28"/>
          <w:szCs w:val="28"/>
          <w:rtl/>
        </w:rPr>
        <w:t xml:space="preserve"> </w:t>
      </w:r>
      <w:r w:rsidRPr="00A73B49">
        <w:rPr>
          <w:rFonts w:cs="B Nazanin"/>
          <w:sz w:val="28"/>
          <w:szCs w:val="28"/>
          <w:rtl/>
        </w:rPr>
        <w:t>و 16=</w:t>
      </w:r>
      <m:oMath>
        <m:sSub>
          <m:sSubPr>
            <m:ctrlPr>
              <w:rPr>
                <w:rFonts w:ascii="Cambria Math" w:hAnsi="Cambria Math" w:cs="B Nazanin"/>
                <w:sz w:val="28"/>
                <w:szCs w:val="28"/>
              </w:rPr>
            </m:ctrlPr>
          </m:sSubPr>
          <m:e>
            <m:r>
              <w:rPr>
                <w:rFonts w:ascii="Cambria Math" w:hAnsi="Cambria Math" w:cs="B Nazanin"/>
                <w:sz w:val="28"/>
                <w:szCs w:val="28"/>
              </w:rPr>
              <m:t>c</m:t>
            </m:r>
          </m:e>
          <m:sub>
            <m:r>
              <w:rPr>
                <w:rFonts w:ascii="Cambria Math" w:hAnsi="Cambria Math" w:cs="B Nazanin"/>
                <w:sz w:val="28"/>
                <w:szCs w:val="28"/>
              </w:rPr>
              <m:t>5</m:t>
            </m:r>
          </m:sub>
        </m:sSub>
      </m:oMath>
      <w:r>
        <w:rPr>
          <w:rFonts w:cs="B Nazanin" w:hint="cs"/>
          <w:sz w:val="28"/>
          <w:szCs w:val="28"/>
          <w:rtl/>
        </w:rPr>
        <w:t xml:space="preserve"> (</w:t>
      </w:r>
      <w:r>
        <w:rPr>
          <w:rFonts w:cs="B Nazanin"/>
          <w:sz w:val="28"/>
          <w:szCs w:val="28"/>
        </w:rPr>
        <w:t>c</w:t>
      </w:r>
      <w:r>
        <w:rPr>
          <w:rFonts w:cs="B Nazanin" w:hint="cs"/>
          <w:sz w:val="28"/>
          <w:szCs w:val="28"/>
          <w:rtl/>
        </w:rPr>
        <w:t xml:space="preserve">) </w:t>
      </w:r>
      <w:r w:rsidRPr="00A73B49">
        <w:rPr>
          <w:rFonts w:cs="B Nazanin"/>
          <w:sz w:val="28"/>
          <w:szCs w:val="28"/>
          <w:rtl/>
        </w:rPr>
        <w:t xml:space="preserve">که </w:t>
      </w:r>
      <w:r>
        <w:rPr>
          <w:rFonts w:cs="B Nazanin"/>
          <w:sz w:val="28"/>
          <w:szCs w:val="28"/>
        </w:rPr>
        <w:t>spike</w:t>
      </w:r>
      <w:r>
        <w:rPr>
          <w:rFonts w:cs="B Nazanin" w:hint="cs"/>
          <w:sz w:val="28"/>
          <w:szCs w:val="28"/>
          <w:rtl/>
        </w:rPr>
        <w:t xml:space="preserve"> </w:t>
      </w:r>
      <w:r w:rsidRPr="00A73B49">
        <w:rPr>
          <w:rFonts w:cs="B Nazanin" w:hint="eastAsia"/>
          <w:sz w:val="28"/>
          <w:szCs w:val="28"/>
          <w:rtl/>
        </w:rPr>
        <w:t>ها</w:t>
      </w:r>
      <w:r w:rsidRPr="00A73B49">
        <w:rPr>
          <w:rFonts w:cs="B Nazanin" w:hint="cs"/>
          <w:sz w:val="28"/>
          <w:szCs w:val="28"/>
          <w:rtl/>
        </w:rPr>
        <w:t>یی</w:t>
      </w:r>
      <w:r w:rsidRPr="00A73B49">
        <w:rPr>
          <w:rFonts w:cs="B Nazanin"/>
          <w:sz w:val="28"/>
          <w:szCs w:val="28"/>
          <w:rtl/>
        </w:rPr>
        <w:t xml:space="preserve"> با دامنه کم و فرکانس بيشتر</w:t>
      </w:r>
      <w:r>
        <w:rPr>
          <w:rFonts w:cs="B Nazanin" w:hint="cs"/>
          <w:sz w:val="28"/>
          <w:szCs w:val="28"/>
          <w:rtl/>
        </w:rPr>
        <w:t xml:space="preserve"> </w:t>
      </w:r>
      <w:r w:rsidRPr="00A73B49">
        <w:rPr>
          <w:rFonts w:cs="B Nazanin"/>
          <w:sz w:val="28"/>
          <w:szCs w:val="28"/>
          <w:rtl/>
        </w:rPr>
        <w:t>از 10 هرتز م</w:t>
      </w:r>
      <w:r w:rsidRPr="00A73B49">
        <w:rPr>
          <w:rFonts w:cs="B Nazanin" w:hint="cs"/>
          <w:sz w:val="28"/>
          <w:szCs w:val="28"/>
          <w:rtl/>
        </w:rPr>
        <w:t>ی</w:t>
      </w:r>
      <w:r>
        <w:rPr>
          <w:rFonts w:cs="B Nazanin" w:hint="cs"/>
          <w:sz w:val="28"/>
          <w:szCs w:val="28"/>
          <w:rtl/>
        </w:rPr>
        <w:t xml:space="preserve"> </w:t>
      </w:r>
      <w:r w:rsidRPr="00A73B49">
        <w:rPr>
          <w:rFonts w:cs="B Nazanin" w:hint="eastAsia"/>
          <w:sz w:val="28"/>
          <w:szCs w:val="28"/>
          <w:rtl/>
        </w:rPr>
        <w:t>باشند</w:t>
      </w:r>
      <w:r w:rsidRPr="00A73B49">
        <w:rPr>
          <w:rFonts w:cs="B Nazanin"/>
          <w:sz w:val="28"/>
          <w:szCs w:val="28"/>
          <w:rtl/>
        </w:rPr>
        <w:t xml:space="preserve"> ، حالت تشنج غياب</w:t>
      </w:r>
      <w:r w:rsidRPr="00A73B49">
        <w:rPr>
          <w:rFonts w:cs="B Nazanin" w:hint="cs"/>
          <w:sz w:val="28"/>
          <w:szCs w:val="28"/>
          <w:rtl/>
        </w:rPr>
        <w:t>ی</w:t>
      </w:r>
      <w:r w:rsidRPr="00A73B49">
        <w:rPr>
          <w:rFonts w:cs="B Nazanin"/>
          <w:sz w:val="28"/>
          <w:szCs w:val="28"/>
          <w:rtl/>
        </w:rPr>
        <w:t xml:space="preserve"> به ازا</w:t>
      </w:r>
      <w:r w:rsidRPr="00A73B49">
        <w:rPr>
          <w:rFonts w:cs="B Nazanin" w:hint="cs"/>
          <w:sz w:val="28"/>
          <w:szCs w:val="28"/>
          <w:rtl/>
        </w:rPr>
        <w:t>ی</w:t>
      </w:r>
      <w:r w:rsidR="00365B6A">
        <w:rPr>
          <w:rFonts w:cs="B Nazanin"/>
          <w:sz w:val="28"/>
          <w:szCs w:val="28"/>
        </w:rPr>
        <w:t>05</w:t>
      </w:r>
      <w:r w:rsidRPr="00A73B49">
        <w:rPr>
          <w:rFonts w:cs="B Nazanin"/>
          <w:sz w:val="28"/>
          <w:szCs w:val="28"/>
          <w:rtl/>
        </w:rPr>
        <w:t>.</w:t>
      </w:r>
      <w:r w:rsidR="00365B6A">
        <w:rPr>
          <w:rFonts w:cs="B Nazanin" w:hint="cs"/>
          <w:sz w:val="28"/>
          <w:szCs w:val="28"/>
          <w:rtl/>
        </w:rPr>
        <w:t>0</w:t>
      </w:r>
      <w:r w:rsidRPr="00A73B49">
        <w:rPr>
          <w:rFonts w:cs="B Nazanin"/>
          <w:sz w:val="28"/>
          <w:szCs w:val="28"/>
          <w:rtl/>
        </w:rPr>
        <w:t>=</w:t>
      </w:r>
      <m:oMath>
        <m:sSub>
          <m:sSubPr>
            <m:ctrlPr>
              <w:rPr>
                <w:rFonts w:ascii="Cambria Math" w:hAnsi="Cambria Math" w:cs="B Nazanin"/>
                <w:sz w:val="28"/>
                <w:szCs w:val="28"/>
              </w:rPr>
            </m:ctrlPr>
          </m:sSubPr>
          <m:e>
            <m:r>
              <w:rPr>
                <w:rFonts w:ascii="Cambria Math" w:hAnsi="Cambria Math" w:cs="B Nazanin"/>
                <w:sz w:val="28"/>
                <w:szCs w:val="28"/>
              </w:rPr>
              <m:t>c</m:t>
            </m:r>
          </m:e>
          <m:sub>
            <m:r>
              <w:rPr>
                <w:rFonts w:ascii="Cambria Math" w:hAnsi="Cambria Math" w:cs="B Nazanin"/>
                <w:sz w:val="28"/>
                <w:szCs w:val="28"/>
              </w:rPr>
              <m:t>4</m:t>
            </m:r>
          </m:sub>
        </m:sSub>
      </m:oMath>
      <w:r w:rsidR="00365B6A">
        <w:rPr>
          <w:rFonts w:cs="B Nazanin" w:hint="cs"/>
          <w:sz w:val="28"/>
          <w:szCs w:val="28"/>
          <w:rtl/>
        </w:rPr>
        <w:t xml:space="preserve"> </w:t>
      </w:r>
      <w:r w:rsidRPr="00A73B49">
        <w:rPr>
          <w:rFonts w:cs="B Nazanin"/>
          <w:sz w:val="28"/>
          <w:szCs w:val="28"/>
          <w:rtl/>
        </w:rPr>
        <w:t>و 8=</w:t>
      </w:r>
      <m:oMath>
        <m:sSub>
          <m:sSubPr>
            <m:ctrlPr>
              <w:rPr>
                <w:rFonts w:ascii="Cambria Math" w:hAnsi="Cambria Math" w:cs="B Nazanin"/>
                <w:sz w:val="28"/>
                <w:szCs w:val="28"/>
              </w:rPr>
            </m:ctrlPr>
          </m:sSubPr>
          <m:e>
            <m:r>
              <w:rPr>
                <w:rFonts w:ascii="Cambria Math" w:hAnsi="Cambria Math" w:cs="B Nazanin"/>
                <w:sz w:val="28"/>
                <w:szCs w:val="28"/>
              </w:rPr>
              <m:t>c</m:t>
            </m:r>
          </m:e>
          <m:sub>
            <m:r>
              <w:rPr>
                <w:rFonts w:ascii="Cambria Math" w:hAnsi="Cambria Math" w:cs="B Nazanin"/>
                <w:sz w:val="28"/>
                <w:szCs w:val="28"/>
              </w:rPr>
              <m:t>5</m:t>
            </m:r>
          </m:sub>
        </m:sSub>
      </m:oMath>
      <w:r w:rsidR="00365B6A">
        <w:rPr>
          <w:rFonts w:cs="B Nazanin" w:hint="cs"/>
          <w:sz w:val="28"/>
          <w:szCs w:val="28"/>
          <w:rtl/>
        </w:rPr>
        <w:t xml:space="preserve"> </w:t>
      </w:r>
      <w:r w:rsidR="00365B6A">
        <w:rPr>
          <w:rFonts w:cs="B Nazanin"/>
          <w:sz w:val="28"/>
          <w:szCs w:val="28"/>
          <w:rtl/>
        </w:rPr>
        <w:t xml:space="preserve"> </w:t>
      </w:r>
      <w:r w:rsidR="00365B6A">
        <w:rPr>
          <w:rFonts w:cs="B Nazanin" w:hint="cs"/>
          <w:sz w:val="28"/>
          <w:szCs w:val="28"/>
          <w:rtl/>
        </w:rPr>
        <w:t>(</w:t>
      </w:r>
      <w:r w:rsidR="00365B6A">
        <w:rPr>
          <w:rFonts w:cs="B Nazanin"/>
          <w:sz w:val="28"/>
          <w:szCs w:val="28"/>
        </w:rPr>
        <w:t>d</w:t>
      </w:r>
      <w:r w:rsidR="00365B6A">
        <w:rPr>
          <w:rFonts w:cs="B Nazanin" w:hint="cs"/>
          <w:sz w:val="28"/>
          <w:szCs w:val="28"/>
          <w:rtl/>
        </w:rPr>
        <w:t>)</w:t>
      </w:r>
      <w:r w:rsidRPr="00A73B49">
        <w:rPr>
          <w:rFonts w:cs="B Nazanin"/>
          <w:sz w:val="28"/>
          <w:szCs w:val="28"/>
          <w:rtl/>
        </w:rPr>
        <w:t xml:space="preserve"> که </w:t>
      </w:r>
      <w:r w:rsidR="00365B6A">
        <w:rPr>
          <w:rFonts w:cs="B Nazanin"/>
          <w:sz w:val="28"/>
          <w:szCs w:val="28"/>
        </w:rPr>
        <w:t>spike</w:t>
      </w:r>
      <w:r w:rsidR="00365B6A">
        <w:rPr>
          <w:rFonts w:cs="B Nazanin" w:hint="cs"/>
          <w:sz w:val="28"/>
          <w:szCs w:val="28"/>
          <w:rtl/>
        </w:rPr>
        <w:t xml:space="preserve"> </w:t>
      </w:r>
      <w:r w:rsidRPr="00A73B49">
        <w:rPr>
          <w:rFonts w:cs="B Nazanin" w:hint="eastAsia"/>
          <w:sz w:val="28"/>
          <w:szCs w:val="28"/>
          <w:rtl/>
        </w:rPr>
        <w:t>ها</w:t>
      </w:r>
      <w:r w:rsidRPr="00A73B49">
        <w:rPr>
          <w:rFonts w:cs="B Nazanin" w:hint="cs"/>
          <w:sz w:val="28"/>
          <w:szCs w:val="28"/>
          <w:rtl/>
        </w:rPr>
        <w:t>یی</w:t>
      </w:r>
      <w:r w:rsidRPr="00A73B49">
        <w:rPr>
          <w:rFonts w:cs="B Nazanin"/>
          <w:sz w:val="28"/>
          <w:szCs w:val="28"/>
          <w:rtl/>
        </w:rPr>
        <w:t xml:space="preserve"> با فرکانس بين</w:t>
      </w:r>
      <w:r w:rsidR="00365B6A">
        <w:rPr>
          <w:rFonts w:cs="B Nazanin" w:hint="cs"/>
          <w:sz w:val="28"/>
          <w:szCs w:val="28"/>
          <w:rtl/>
        </w:rPr>
        <w:t>2</w:t>
      </w:r>
      <w:r w:rsidRPr="00A73B49">
        <w:rPr>
          <w:rFonts w:cs="B Nazanin"/>
          <w:sz w:val="28"/>
          <w:szCs w:val="28"/>
          <w:rtl/>
        </w:rPr>
        <w:t xml:space="preserve"> تا 4 هرتز م</w:t>
      </w:r>
      <w:r w:rsidRPr="00A73B49">
        <w:rPr>
          <w:rFonts w:cs="B Nazanin" w:hint="cs"/>
          <w:sz w:val="28"/>
          <w:szCs w:val="28"/>
          <w:rtl/>
        </w:rPr>
        <w:t>ی</w:t>
      </w:r>
      <w:r w:rsidR="00365B6A">
        <w:rPr>
          <w:rFonts w:cs="B Nazanin" w:hint="cs"/>
          <w:sz w:val="28"/>
          <w:szCs w:val="28"/>
          <w:rtl/>
        </w:rPr>
        <w:t xml:space="preserve"> </w:t>
      </w:r>
      <w:r w:rsidRPr="00A73B49">
        <w:rPr>
          <w:rFonts w:cs="B Nazanin" w:hint="eastAsia"/>
          <w:sz w:val="28"/>
          <w:szCs w:val="28"/>
          <w:rtl/>
        </w:rPr>
        <w:t>باشند</w:t>
      </w:r>
      <w:r w:rsidR="00365B6A">
        <w:rPr>
          <w:rFonts w:cs="B Nazanin" w:hint="cs"/>
          <w:sz w:val="28"/>
          <w:szCs w:val="28"/>
          <w:rtl/>
        </w:rPr>
        <w:t>، را مشاهده کردند.</w:t>
      </w:r>
    </w:p>
    <w:p w14:paraId="3360850F" w14:textId="3C30D564" w:rsidR="00262C7B" w:rsidRDefault="00E22416" w:rsidP="00E22416">
      <w:pPr>
        <w:jc w:val="center"/>
        <w:rPr>
          <w:rFonts w:cs="B Nazanin"/>
          <w:sz w:val="28"/>
          <w:szCs w:val="28"/>
          <w:rtl/>
        </w:rPr>
        <w:pPrChange w:id="465" w:author="Fariba" w:date="2021-02-02T19:04:00Z">
          <w:pPr/>
        </w:pPrChange>
      </w:pPr>
      <w:r>
        <w:rPr>
          <w:rFonts w:cs="B Nazanin"/>
          <w:sz w:val="28"/>
          <w:szCs w:val="28"/>
        </w:rPr>
        <w:pict w14:anchorId="3B6F5BD4">
          <v:shape id="_x0000_i1034" type="#_x0000_t75" style="width:370.2pt;height:275.4pt">
            <v:imagedata r:id="rId24" o:title="121"/>
          </v:shape>
        </w:pict>
      </w:r>
    </w:p>
    <w:p w14:paraId="18DD6918" w14:textId="77777777" w:rsidR="00365B6A" w:rsidRPr="000A34A8" w:rsidRDefault="00365B6A" w:rsidP="00785A8C">
      <w:pPr>
        <w:jc w:val="center"/>
        <w:rPr>
          <w:rFonts w:cs="B Nazanin"/>
          <w:i/>
        </w:rPr>
      </w:pPr>
      <w:r w:rsidRPr="000A34A8">
        <w:rPr>
          <w:rFonts w:cs="B Nazanin" w:hint="cs"/>
          <w:rtl/>
        </w:rPr>
        <w:t xml:space="preserve">شکل </w:t>
      </w:r>
      <w:r w:rsidR="00544C3B">
        <w:rPr>
          <w:rFonts w:cs="B Nazanin" w:hint="cs"/>
          <w:rtl/>
        </w:rPr>
        <w:t>3</w:t>
      </w:r>
      <w:r w:rsidRPr="000A34A8">
        <w:rPr>
          <w:rFonts w:cs="B Nazanin" w:hint="cs"/>
          <w:rtl/>
        </w:rPr>
        <w:t xml:space="preserve">-11 </w:t>
      </w:r>
      <w:r w:rsidR="00785A8C">
        <w:rPr>
          <w:rFonts w:cs="B Nazanin" w:hint="cs"/>
          <w:rtl/>
        </w:rPr>
        <w:t>.</w:t>
      </w:r>
      <w:r w:rsidRPr="000A34A8">
        <w:rPr>
          <w:rFonts w:cs="B Nazanin" w:hint="cs"/>
          <w:rtl/>
        </w:rPr>
        <w:t xml:space="preserve"> خروجی های سری زمانی مدل به ازای تغییر پارامتر های </w:t>
      </w:r>
      <m:oMath>
        <m:sSub>
          <m:sSubPr>
            <m:ctrlPr>
              <w:rPr>
                <w:rFonts w:ascii="Cambria Math" w:hAnsi="Cambria Math" w:cs="B Nazanin"/>
              </w:rPr>
            </m:ctrlPr>
          </m:sSubPr>
          <m:e>
            <m:r>
              <w:rPr>
                <w:rFonts w:ascii="Cambria Math" w:hAnsi="Cambria Math" w:cs="B Nazanin"/>
              </w:rPr>
              <m:t>c</m:t>
            </m:r>
          </m:e>
          <m:sub>
            <m:r>
              <w:rPr>
                <w:rFonts w:ascii="Cambria Math" w:hAnsi="Cambria Math" w:cs="B Nazanin"/>
              </w:rPr>
              <m:t>4</m:t>
            </m:r>
          </m:sub>
        </m:sSub>
      </m:oMath>
      <w:r w:rsidRPr="000A34A8">
        <w:rPr>
          <w:rFonts w:cs="B Nazanin" w:hint="cs"/>
          <w:i/>
          <w:rtl/>
        </w:rPr>
        <w:t xml:space="preserve"> و </w:t>
      </w:r>
      <m:oMath>
        <m:sSub>
          <m:sSubPr>
            <m:ctrlPr>
              <w:rPr>
                <w:rFonts w:ascii="Cambria Math" w:hAnsi="Cambria Math" w:cs="B Nazanin"/>
              </w:rPr>
            </m:ctrlPr>
          </m:sSubPr>
          <m:e>
            <m:r>
              <w:rPr>
                <w:rFonts w:ascii="Cambria Math" w:hAnsi="Cambria Math" w:cs="B Nazanin"/>
              </w:rPr>
              <m:t>c</m:t>
            </m:r>
          </m:e>
          <m:sub>
            <m:r>
              <w:rPr>
                <w:rFonts w:ascii="Cambria Math" w:hAnsi="Cambria Math" w:cs="B Nazanin"/>
              </w:rPr>
              <m:t>5</m:t>
            </m:r>
          </m:sub>
        </m:sSub>
      </m:oMath>
      <w:r w:rsidR="00544C3B">
        <w:rPr>
          <w:rFonts w:cs="B Nazanin" w:hint="cs"/>
          <w:i/>
          <w:rtl/>
        </w:rPr>
        <w:t xml:space="preserve"> </w:t>
      </w:r>
      <w:r w:rsidR="00544C3B" w:rsidRPr="00FE2E01">
        <w:rPr>
          <w:rFonts w:cs="B Nazanin"/>
          <w:iCs/>
        </w:rPr>
        <w:t>[</w:t>
      </w:r>
      <w:r w:rsidR="00FE2E01" w:rsidRPr="00FE2E01">
        <w:rPr>
          <w:rFonts w:cs="B Nazanin"/>
          <w:iCs/>
        </w:rPr>
        <w:t>10</w:t>
      </w:r>
      <w:r w:rsidR="00544C3B" w:rsidRPr="00FE2E01">
        <w:rPr>
          <w:rFonts w:cs="B Nazanin"/>
          <w:iCs/>
        </w:rPr>
        <w:t>]</w:t>
      </w:r>
    </w:p>
    <w:p w14:paraId="01156CA1" w14:textId="77777777" w:rsidR="009E5C85" w:rsidRPr="001A678F" w:rsidRDefault="00544C3B" w:rsidP="00AA004E">
      <w:pPr>
        <w:rPr>
          <w:rFonts w:cs="B Nazanin"/>
          <w:sz w:val="32"/>
          <w:szCs w:val="32"/>
        </w:rPr>
      </w:pPr>
      <w:r>
        <w:rPr>
          <w:rFonts w:cs="B Nazanin" w:hint="cs"/>
          <w:sz w:val="32"/>
          <w:szCs w:val="32"/>
          <w:rtl/>
        </w:rPr>
        <w:lastRenderedPageBreak/>
        <w:t>3</w:t>
      </w:r>
      <w:r w:rsidR="009E5C85" w:rsidRPr="001A678F">
        <w:rPr>
          <w:rFonts w:cs="B Nazanin" w:hint="cs"/>
          <w:sz w:val="32"/>
          <w:szCs w:val="32"/>
          <w:rtl/>
        </w:rPr>
        <w:t>-3-</w:t>
      </w:r>
      <w:r w:rsidR="009E5C85">
        <w:rPr>
          <w:rFonts w:cs="B Nazanin" w:hint="cs"/>
          <w:sz w:val="32"/>
          <w:szCs w:val="32"/>
          <w:rtl/>
        </w:rPr>
        <w:t>4</w:t>
      </w:r>
      <w:r w:rsidR="00AA004E">
        <w:rPr>
          <w:rFonts w:cs="B Nazanin" w:hint="cs"/>
          <w:sz w:val="32"/>
          <w:szCs w:val="32"/>
          <w:rtl/>
        </w:rPr>
        <w:t>-</w:t>
      </w:r>
      <w:r w:rsidR="009E5C85" w:rsidRPr="001A678F">
        <w:rPr>
          <w:rFonts w:cs="B Nazanin" w:hint="cs"/>
          <w:sz w:val="32"/>
          <w:szCs w:val="32"/>
          <w:rtl/>
        </w:rPr>
        <w:t>مدل محاسباتی</w:t>
      </w:r>
      <w:r w:rsidR="009E5C85">
        <w:rPr>
          <w:rFonts w:cs="B Nazanin" w:hint="cs"/>
          <w:sz w:val="32"/>
          <w:szCs w:val="32"/>
          <w:rtl/>
        </w:rPr>
        <w:t xml:space="preserve"> اصلاح شده</w:t>
      </w:r>
      <w:r w:rsidR="009E5C85" w:rsidRPr="001A678F">
        <w:rPr>
          <w:rFonts w:cs="B Nazanin" w:hint="cs"/>
          <w:sz w:val="32"/>
          <w:szCs w:val="32"/>
          <w:rtl/>
        </w:rPr>
        <w:t xml:space="preserve"> </w:t>
      </w:r>
      <w:r w:rsidR="002D0652">
        <w:rPr>
          <w:rFonts w:cs="B Nazanin" w:hint="cs"/>
          <w:sz w:val="32"/>
          <w:szCs w:val="32"/>
          <w:rtl/>
        </w:rPr>
        <w:t>لیو</w:t>
      </w:r>
      <w:r w:rsidR="009E5C85" w:rsidRPr="001A678F">
        <w:rPr>
          <w:rFonts w:cs="B Nazanin" w:hint="cs"/>
          <w:sz w:val="32"/>
          <w:szCs w:val="32"/>
          <w:rtl/>
        </w:rPr>
        <w:t xml:space="preserve"> و </w:t>
      </w:r>
      <w:r w:rsidR="002D0652">
        <w:rPr>
          <w:rFonts w:cs="B Nazanin" w:hint="cs"/>
          <w:sz w:val="32"/>
          <w:szCs w:val="32"/>
          <w:rtl/>
        </w:rPr>
        <w:t>ونگ</w:t>
      </w:r>
      <w:r w:rsidR="00C87943">
        <w:rPr>
          <w:rFonts w:cs="B Nazanin" w:hint="cs"/>
          <w:sz w:val="32"/>
          <w:szCs w:val="32"/>
          <w:rtl/>
        </w:rPr>
        <w:t xml:space="preserve"> </w:t>
      </w:r>
      <w:r w:rsidR="00C87943">
        <w:rPr>
          <w:rFonts w:cs="B Nazanin"/>
          <w:sz w:val="32"/>
          <w:szCs w:val="32"/>
        </w:rPr>
        <w:t>[</w:t>
      </w:r>
      <w:r w:rsidR="002D0652">
        <w:rPr>
          <w:rFonts w:cs="B Nazanin"/>
          <w:sz w:val="32"/>
          <w:szCs w:val="32"/>
        </w:rPr>
        <w:t>1</w:t>
      </w:r>
      <w:r w:rsidR="00F25299">
        <w:rPr>
          <w:rFonts w:cs="B Nazanin"/>
          <w:sz w:val="32"/>
          <w:szCs w:val="32"/>
        </w:rPr>
        <w:t>1</w:t>
      </w:r>
      <w:r w:rsidR="00C87943">
        <w:rPr>
          <w:rFonts w:cs="B Nazanin"/>
          <w:sz w:val="32"/>
          <w:szCs w:val="32"/>
        </w:rPr>
        <w:t>]</w:t>
      </w:r>
    </w:p>
    <w:p w14:paraId="2DF504BA" w14:textId="77777777" w:rsidR="009E5C85" w:rsidRPr="009E5C85" w:rsidRDefault="009E5C85" w:rsidP="00FC40A1">
      <w:pPr>
        <w:jc w:val="both"/>
        <w:rPr>
          <w:rFonts w:cs="B Nazanin"/>
          <w:sz w:val="28"/>
          <w:szCs w:val="28"/>
          <w:rtl/>
        </w:rPr>
      </w:pPr>
      <w:r w:rsidRPr="009E5C85">
        <w:rPr>
          <w:rFonts w:cs="B Nazanin"/>
          <w:sz w:val="28"/>
          <w:szCs w:val="28"/>
          <w:rtl/>
        </w:rPr>
        <w:t>در ا</w:t>
      </w:r>
      <w:r w:rsidR="00452303">
        <w:rPr>
          <w:rFonts w:cs="B Nazanin" w:hint="cs"/>
          <w:sz w:val="28"/>
          <w:szCs w:val="28"/>
          <w:rtl/>
        </w:rPr>
        <w:t xml:space="preserve">ین مطالعه </w:t>
      </w:r>
      <w:r w:rsidRPr="009E5C85">
        <w:rPr>
          <w:rFonts w:cs="B Nazanin"/>
          <w:sz w:val="28"/>
          <w:szCs w:val="28"/>
          <w:rtl/>
        </w:rPr>
        <w:t>به منظور شبيه ساز</w:t>
      </w:r>
      <w:r w:rsidRPr="009E5C85">
        <w:rPr>
          <w:rFonts w:cs="B Nazanin" w:hint="cs"/>
          <w:sz w:val="28"/>
          <w:szCs w:val="28"/>
          <w:rtl/>
        </w:rPr>
        <w:t>ی</w:t>
      </w:r>
      <w:r w:rsidRPr="009E5C85">
        <w:rPr>
          <w:rFonts w:cs="B Nazanin"/>
          <w:sz w:val="28"/>
          <w:szCs w:val="28"/>
          <w:rtl/>
        </w:rPr>
        <w:t xml:space="preserve"> سيگنال پيش تشنج در مدل ليو و ونگ و همچنين نزد</w:t>
      </w:r>
      <w:r w:rsidRPr="009E5C85">
        <w:rPr>
          <w:rFonts w:cs="B Nazanin" w:hint="cs"/>
          <w:sz w:val="28"/>
          <w:szCs w:val="28"/>
          <w:rtl/>
        </w:rPr>
        <w:t>ی</w:t>
      </w:r>
      <w:r w:rsidRPr="009E5C85">
        <w:rPr>
          <w:rFonts w:cs="B Nazanin" w:hint="eastAsia"/>
          <w:sz w:val="28"/>
          <w:szCs w:val="28"/>
          <w:rtl/>
        </w:rPr>
        <w:t>ک</w:t>
      </w:r>
      <w:r w:rsidR="00452303">
        <w:rPr>
          <w:rFonts w:cs="B Nazanin" w:hint="cs"/>
          <w:sz w:val="28"/>
          <w:szCs w:val="28"/>
          <w:rtl/>
        </w:rPr>
        <w:t xml:space="preserve"> </w:t>
      </w:r>
      <w:r w:rsidRPr="009E5C85">
        <w:rPr>
          <w:rFonts w:cs="B Nazanin" w:hint="eastAsia"/>
          <w:sz w:val="28"/>
          <w:szCs w:val="28"/>
          <w:rtl/>
        </w:rPr>
        <w:t>کردن</w:t>
      </w:r>
      <w:r w:rsidRPr="009E5C85">
        <w:rPr>
          <w:rFonts w:cs="B Nazanin"/>
          <w:sz w:val="28"/>
          <w:szCs w:val="28"/>
          <w:rtl/>
        </w:rPr>
        <w:t xml:space="preserve"> خروج</w:t>
      </w:r>
      <w:r w:rsidRPr="009E5C85">
        <w:rPr>
          <w:rFonts w:cs="B Nazanin" w:hint="cs"/>
          <w:sz w:val="28"/>
          <w:szCs w:val="28"/>
          <w:rtl/>
        </w:rPr>
        <w:t>ی</w:t>
      </w:r>
      <w:r w:rsidRPr="009E5C85">
        <w:rPr>
          <w:rFonts w:cs="B Nazanin"/>
          <w:sz w:val="28"/>
          <w:szCs w:val="28"/>
          <w:rtl/>
        </w:rPr>
        <w:t xml:space="preserve"> مدل به سيگنال </w:t>
      </w:r>
      <w:r w:rsidRPr="009E5C85">
        <w:rPr>
          <w:rFonts w:cs="B Nazanin"/>
          <w:sz w:val="28"/>
          <w:szCs w:val="28"/>
        </w:rPr>
        <w:t>EEG</w:t>
      </w:r>
      <w:r w:rsidRPr="009E5C85">
        <w:rPr>
          <w:rFonts w:cs="B Nazanin"/>
          <w:sz w:val="28"/>
          <w:szCs w:val="28"/>
          <w:rtl/>
        </w:rPr>
        <w:t xml:space="preserve"> تغييرات</w:t>
      </w:r>
      <w:r w:rsidRPr="009E5C85">
        <w:rPr>
          <w:rFonts w:cs="B Nazanin" w:hint="cs"/>
          <w:sz w:val="28"/>
          <w:szCs w:val="28"/>
          <w:rtl/>
        </w:rPr>
        <w:t>ی</w:t>
      </w:r>
      <w:r w:rsidR="00452303">
        <w:rPr>
          <w:rFonts w:cs="B Nazanin"/>
          <w:sz w:val="28"/>
          <w:szCs w:val="28"/>
          <w:rtl/>
        </w:rPr>
        <w:t xml:space="preserve"> </w:t>
      </w:r>
      <w:r w:rsidRPr="009E5C85">
        <w:rPr>
          <w:rFonts w:cs="B Nazanin"/>
          <w:sz w:val="28"/>
          <w:szCs w:val="28"/>
          <w:rtl/>
        </w:rPr>
        <w:t xml:space="preserve">در مدل ليو و ونگ </w:t>
      </w:r>
      <w:r w:rsidR="00452303">
        <w:rPr>
          <w:rFonts w:cs="B Nazanin" w:hint="cs"/>
          <w:sz w:val="28"/>
          <w:szCs w:val="28"/>
          <w:rtl/>
        </w:rPr>
        <w:t>اعمال شد</w:t>
      </w:r>
      <w:r w:rsidRPr="009E5C85">
        <w:rPr>
          <w:rFonts w:cs="B Nazanin"/>
          <w:sz w:val="28"/>
          <w:szCs w:val="28"/>
          <w:rtl/>
        </w:rPr>
        <w:t xml:space="preserve"> .</w:t>
      </w:r>
      <w:r w:rsidR="00452303">
        <w:rPr>
          <w:rFonts w:cs="B Nazanin" w:hint="cs"/>
          <w:sz w:val="28"/>
          <w:szCs w:val="28"/>
          <w:rtl/>
        </w:rPr>
        <w:t xml:space="preserve"> </w:t>
      </w:r>
      <w:r w:rsidRPr="009E5C85">
        <w:rPr>
          <w:rFonts w:cs="B Nazanin"/>
          <w:sz w:val="28"/>
          <w:szCs w:val="28"/>
          <w:rtl/>
        </w:rPr>
        <w:t>مدل ليو و ونگ تنها</w:t>
      </w:r>
      <w:r w:rsidR="00452303">
        <w:rPr>
          <w:rFonts w:cs="B Nazanin" w:hint="cs"/>
          <w:sz w:val="28"/>
          <w:szCs w:val="28"/>
          <w:rtl/>
        </w:rPr>
        <w:t xml:space="preserve"> </w:t>
      </w:r>
      <w:r w:rsidRPr="009E5C85">
        <w:rPr>
          <w:rFonts w:cs="B Nazanin" w:hint="eastAsia"/>
          <w:sz w:val="28"/>
          <w:szCs w:val="28"/>
          <w:rtl/>
        </w:rPr>
        <w:t>سيگنال</w:t>
      </w:r>
      <w:r w:rsidRPr="009E5C85">
        <w:rPr>
          <w:rFonts w:cs="B Nazanin"/>
          <w:sz w:val="28"/>
          <w:szCs w:val="28"/>
          <w:rtl/>
        </w:rPr>
        <w:t xml:space="preserve"> نرمال و تشنج را م</w:t>
      </w:r>
      <w:r w:rsidRPr="009E5C85">
        <w:rPr>
          <w:rFonts w:cs="B Nazanin" w:hint="cs"/>
          <w:sz w:val="28"/>
          <w:szCs w:val="28"/>
          <w:rtl/>
        </w:rPr>
        <w:t>ی</w:t>
      </w:r>
      <w:r w:rsidR="00452303">
        <w:rPr>
          <w:rFonts w:cs="B Nazanin" w:hint="cs"/>
          <w:sz w:val="28"/>
          <w:szCs w:val="28"/>
          <w:rtl/>
        </w:rPr>
        <w:t xml:space="preserve"> </w:t>
      </w:r>
      <w:r w:rsidRPr="009E5C85">
        <w:rPr>
          <w:rFonts w:cs="B Nazanin" w:hint="eastAsia"/>
          <w:sz w:val="28"/>
          <w:szCs w:val="28"/>
          <w:rtl/>
        </w:rPr>
        <w:t>تواند</w:t>
      </w:r>
      <w:r w:rsidRPr="009E5C85">
        <w:rPr>
          <w:rFonts w:cs="B Nazanin"/>
          <w:sz w:val="28"/>
          <w:szCs w:val="28"/>
          <w:rtl/>
        </w:rPr>
        <w:t xml:space="preserve"> مدل کند بنابرا</w:t>
      </w:r>
      <w:r w:rsidRPr="009E5C85">
        <w:rPr>
          <w:rFonts w:cs="B Nazanin" w:hint="cs"/>
          <w:sz w:val="28"/>
          <w:szCs w:val="28"/>
          <w:rtl/>
        </w:rPr>
        <w:t>ی</w:t>
      </w:r>
      <w:r w:rsidRPr="009E5C85">
        <w:rPr>
          <w:rFonts w:cs="B Nazanin" w:hint="eastAsia"/>
          <w:sz w:val="28"/>
          <w:szCs w:val="28"/>
          <w:rtl/>
        </w:rPr>
        <w:t>ن</w:t>
      </w:r>
      <w:r w:rsidRPr="009E5C85">
        <w:rPr>
          <w:rFonts w:cs="B Nazanin"/>
          <w:sz w:val="28"/>
          <w:szCs w:val="28"/>
          <w:rtl/>
        </w:rPr>
        <w:t xml:space="preserve"> با تغيير در مدل محاسابت</w:t>
      </w:r>
      <w:r w:rsidRPr="009E5C85">
        <w:rPr>
          <w:rFonts w:cs="B Nazanin" w:hint="cs"/>
          <w:sz w:val="28"/>
          <w:szCs w:val="28"/>
          <w:rtl/>
        </w:rPr>
        <w:t>ی</w:t>
      </w:r>
      <w:r w:rsidR="00452303">
        <w:rPr>
          <w:rFonts w:cs="B Nazanin" w:hint="cs"/>
          <w:sz w:val="28"/>
          <w:szCs w:val="28"/>
          <w:rtl/>
        </w:rPr>
        <w:t xml:space="preserve"> ،</w:t>
      </w:r>
      <w:r w:rsidRPr="009E5C85">
        <w:rPr>
          <w:rFonts w:cs="B Nazanin"/>
          <w:sz w:val="28"/>
          <w:szCs w:val="28"/>
          <w:rtl/>
        </w:rPr>
        <w:t>پيش تشنج</w:t>
      </w:r>
      <w:r w:rsidR="00452303">
        <w:rPr>
          <w:rFonts w:cs="B Nazanin" w:hint="cs"/>
          <w:sz w:val="28"/>
          <w:szCs w:val="28"/>
          <w:rtl/>
        </w:rPr>
        <w:t xml:space="preserve"> </w:t>
      </w:r>
      <w:r w:rsidRPr="009E5C85">
        <w:rPr>
          <w:rFonts w:cs="B Nazanin"/>
          <w:sz w:val="28"/>
          <w:szCs w:val="28"/>
          <w:rtl/>
        </w:rPr>
        <w:t xml:space="preserve"> نيز به کمک ا</w:t>
      </w:r>
      <w:r w:rsidRPr="009E5C85">
        <w:rPr>
          <w:rFonts w:cs="B Nazanin" w:hint="cs"/>
          <w:sz w:val="28"/>
          <w:szCs w:val="28"/>
          <w:rtl/>
        </w:rPr>
        <w:t>ی</w:t>
      </w:r>
      <w:r w:rsidRPr="009E5C85">
        <w:rPr>
          <w:rFonts w:cs="B Nazanin" w:hint="eastAsia"/>
          <w:sz w:val="28"/>
          <w:szCs w:val="28"/>
          <w:rtl/>
        </w:rPr>
        <w:t>ن</w:t>
      </w:r>
      <w:r w:rsidRPr="009E5C85">
        <w:rPr>
          <w:rFonts w:cs="B Nazanin"/>
          <w:sz w:val="28"/>
          <w:szCs w:val="28"/>
          <w:rtl/>
        </w:rPr>
        <w:t xml:space="preserve"> مدل شبيه ساز</w:t>
      </w:r>
      <w:r w:rsidRPr="009E5C85">
        <w:rPr>
          <w:rFonts w:cs="B Nazanin" w:hint="cs"/>
          <w:sz w:val="28"/>
          <w:szCs w:val="28"/>
          <w:rtl/>
        </w:rPr>
        <w:t>ی</w:t>
      </w:r>
      <w:r w:rsidRPr="009E5C85">
        <w:rPr>
          <w:rFonts w:cs="B Nazanin"/>
          <w:sz w:val="28"/>
          <w:szCs w:val="28"/>
          <w:rtl/>
        </w:rPr>
        <w:t xml:space="preserve"> </w:t>
      </w:r>
      <w:r w:rsidR="00452303">
        <w:rPr>
          <w:rFonts w:cs="B Nazanin" w:hint="cs"/>
          <w:sz w:val="28"/>
          <w:szCs w:val="28"/>
          <w:rtl/>
        </w:rPr>
        <w:t>گردید</w:t>
      </w:r>
      <w:r w:rsidRPr="009E5C85">
        <w:rPr>
          <w:rFonts w:cs="B Nazanin"/>
          <w:sz w:val="28"/>
          <w:szCs w:val="28"/>
          <w:rtl/>
        </w:rPr>
        <w:t>. وندلينگ و همکاران  ، به کمک مدلشان توانستند سه</w:t>
      </w:r>
      <w:r w:rsidR="00452303">
        <w:rPr>
          <w:rFonts w:cs="B Nazanin" w:hint="cs"/>
          <w:sz w:val="28"/>
          <w:szCs w:val="28"/>
          <w:rtl/>
        </w:rPr>
        <w:t xml:space="preserve"> </w:t>
      </w:r>
      <w:r w:rsidRPr="009E5C85">
        <w:rPr>
          <w:rFonts w:cs="B Nazanin" w:hint="eastAsia"/>
          <w:sz w:val="28"/>
          <w:szCs w:val="28"/>
          <w:rtl/>
        </w:rPr>
        <w:t>فاز</w:t>
      </w:r>
      <w:r w:rsidRPr="009E5C85">
        <w:rPr>
          <w:rFonts w:cs="B Nazanin"/>
          <w:sz w:val="28"/>
          <w:szCs w:val="28"/>
          <w:rtl/>
        </w:rPr>
        <w:t xml:space="preserve"> مهم در وقوع </w:t>
      </w:r>
      <w:r w:rsidRPr="009E5C85">
        <w:rPr>
          <w:rFonts w:cs="B Nazanin" w:hint="cs"/>
          <w:sz w:val="28"/>
          <w:szCs w:val="28"/>
          <w:rtl/>
        </w:rPr>
        <w:t>ی</w:t>
      </w:r>
      <w:r w:rsidRPr="009E5C85">
        <w:rPr>
          <w:rFonts w:cs="B Nazanin" w:hint="eastAsia"/>
          <w:sz w:val="28"/>
          <w:szCs w:val="28"/>
          <w:rtl/>
        </w:rPr>
        <w:t>ک</w:t>
      </w:r>
      <w:r w:rsidRPr="009E5C85">
        <w:rPr>
          <w:rFonts w:cs="B Nazanin"/>
          <w:sz w:val="28"/>
          <w:szCs w:val="28"/>
          <w:rtl/>
        </w:rPr>
        <w:t xml:space="preserve"> تشنج </w:t>
      </w:r>
      <w:r w:rsidRPr="009E5C85">
        <w:rPr>
          <w:rFonts w:cs="B Nazanin" w:hint="cs"/>
          <w:sz w:val="28"/>
          <w:szCs w:val="28"/>
          <w:rtl/>
        </w:rPr>
        <w:t>ی</w:t>
      </w:r>
      <w:r w:rsidRPr="009E5C85">
        <w:rPr>
          <w:rFonts w:cs="B Nazanin" w:hint="eastAsia"/>
          <w:sz w:val="28"/>
          <w:szCs w:val="28"/>
          <w:rtl/>
        </w:rPr>
        <w:t>عن</w:t>
      </w:r>
      <w:r w:rsidRPr="009E5C85">
        <w:rPr>
          <w:rFonts w:cs="B Nazanin" w:hint="cs"/>
          <w:sz w:val="28"/>
          <w:szCs w:val="28"/>
          <w:rtl/>
        </w:rPr>
        <w:t>ی</w:t>
      </w:r>
      <w:r w:rsidRPr="009E5C85">
        <w:rPr>
          <w:rFonts w:cs="B Nazanin"/>
          <w:sz w:val="28"/>
          <w:szCs w:val="28"/>
          <w:rtl/>
        </w:rPr>
        <w:t xml:space="preserve"> فاز نرمال ، پيش تشنج و تشنج تونيک را شبيه ساز</w:t>
      </w:r>
      <w:r w:rsidRPr="009E5C85">
        <w:rPr>
          <w:rFonts w:cs="B Nazanin" w:hint="cs"/>
          <w:sz w:val="28"/>
          <w:szCs w:val="28"/>
          <w:rtl/>
        </w:rPr>
        <w:t>ی</w:t>
      </w:r>
      <w:r w:rsidRPr="009E5C85">
        <w:rPr>
          <w:rFonts w:cs="B Nazanin"/>
          <w:sz w:val="28"/>
          <w:szCs w:val="28"/>
          <w:rtl/>
        </w:rPr>
        <w:t xml:space="preserve"> کنند که تفاوت</w:t>
      </w:r>
      <w:r w:rsidR="00452303">
        <w:rPr>
          <w:rFonts w:cs="B Nazanin" w:hint="cs"/>
          <w:sz w:val="28"/>
          <w:szCs w:val="28"/>
          <w:rtl/>
        </w:rPr>
        <w:t xml:space="preserve"> </w:t>
      </w:r>
      <w:r w:rsidRPr="009E5C85">
        <w:rPr>
          <w:rFonts w:cs="B Nazanin" w:hint="eastAsia"/>
          <w:sz w:val="28"/>
          <w:szCs w:val="28"/>
          <w:rtl/>
        </w:rPr>
        <w:t>مدل</w:t>
      </w:r>
      <w:r w:rsidRPr="009E5C85">
        <w:rPr>
          <w:rFonts w:cs="B Nazanin"/>
          <w:sz w:val="28"/>
          <w:szCs w:val="28"/>
          <w:rtl/>
        </w:rPr>
        <w:t xml:space="preserve"> وندلينگ و همکاران با بخش کورتکس مدل ليو و ونگ ا</w:t>
      </w:r>
      <w:r w:rsidRPr="009E5C85">
        <w:rPr>
          <w:rFonts w:cs="B Nazanin" w:hint="cs"/>
          <w:sz w:val="28"/>
          <w:szCs w:val="28"/>
          <w:rtl/>
        </w:rPr>
        <w:t>ی</w:t>
      </w:r>
      <w:r w:rsidRPr="009E5C85">
        <w:rPr>
          <w:rFonts w:cs="B Nazanin" w:hint="eastAsia"/>
          <w:sz w:val="28"/>
          <w:szCs w:val="28"/>
          <w:rtl/>
        </w:rPr>
        <w:t>ن</w:t>
      </w:r>
      <w:r w:rsidRPr="009E5C85">
        <w:rPr>
          <w:rFonts w:cs="B Nazanin"/>
          <w:sz w:val="28"/>
          <w:szCs w:val="28"/>
          <w:rtl/>
        </w:rPr>
        <w:t xml:space="preserve"> است که مدل وندلينگ و همکاران</w:t>
      </w:r>
      <w:r w:rsidR="00452303">
        <w:rPr>
          <w:rFonts w:cs="B Nazanin" w:hint="cs"/>
          <w:sz w:val="28"/>
          <w:szCs w:val="28"/>
          <w:rtl/>
        </w:rPr>
        <w:t xml:space="preserve"> </w:t>
      </w:r>
      <w:r w:rsidRPr="009E5C85">
        <w:rPr>
          <w:rFonts w:cs="B Nazanin" w:hint="eastAsia"/>
          <w:sz w:val="28"/>
          <w:szCs w:val="28"/>
          <w:rtl/>
        </w:rPr>
        <w:t>علاوه</w:t>
      </w:r>
      <w:r w:rsidRPr="009E5C85">
        <w:rPr>
          <w:rFonts w:cs="B Nazanin"/>
          <w:sz w:val="28"/>
          <w:szCs w:val="28"/>
          <w:rtl/>
        </w:rPr>
        <w:t xml:space="preserve"> بر جمعيت ا</w:t>
      </w:r>
      <w:r w:rsidRPr="009E5C85">
        <w:rPr>
          <w:rFonts w:cs="B Nazanin" w:hint="cs"/>
          <w:sz w:val="28"/>
          <w:szCs w:val="28"/>
          <w:rtl/>
        </w:rPr>
        <w:t>ی</w:t>
      </w:r>
      <w:r w:rsidRPr="009E5C85">
        <w:rPr>
          <w:rFonts w:cs="B Nazanin" w:hint="eastAsia"/>
          <w:sz w:val="28"/>
          <w:szCs w:val="28"/>
          <w:rtl/>
        </w:rPr>
        <w:t>نترن</w:t>
      </w:r>
      <w:r w:rsidR="00452303">
        <w:rPr>
          <w:rFonts w:cs="B Nazanin" w:hint="cs"/>
          <w:sz w:val="28"/>
          <w:szCs w:val="28"/>
          <w:rtl/>
        </w:rPr>
        <w:t>و</w:t>
      </w:r>
      <w:r w:rsidRPr="009E5C85">
        <w:rPr>
          <w:rFonts w:cs="B Nazanin" w:hint="eastAsia"/>
          <w:sz w:val="28"/>
          <w:szCs w:val="28"/>
          <w:rtl/>
        </w:rPr>
        <w:t>رون</w:t>
      </w:r>
      <w:r w:rsidR="00452303">
        <w:rPr>
          <w:rFonts w:cs="B Nazanin" w:hint="cs"/>
          <w:sz w:val="28"/>
          <w:szCs w:val="28"/>
          <w:rtl/>
        </w:rPr>
        <w:t xml:space="preserve"> </w:t>
      </w:r>
      <w:r w:rsidRPr="009E5C85">
        <w:rPr>
          <w:rFonts w:cs="B Nazanin" w:hint="eastAsia"/>
          <w:sz w:val="28"/>
          <w:szCs w:val="28"/>
          <w:rtl/>
        </w:rPr>
        <w:t>ها</w:t>
      </w:r>
      <w:r w:rsidRPr="009E5C85">
        <w:rPr>
          <w:rFonts w:cs="B Nazanin" w:hint="cs"/>
          <w:sz w:val="28"/>
          <w:szCs w:val="28"/>
          <w:rtl/>
        </w:rPr>
        <w:t>ی</w:t>
      </w:r>
      <w:r w:rsidRPr="009E5C85">
        <w:rPr>
          <w:rFonts w:cs="B Nazanin"/>
          <w:sz w:val="28"/>
          <w:szCs w:val="28"/>
          <w:rtl/>
        </w:rPr>
        <w:t xml:space="preserve"> مهار</w:t>
      </w:r>
      <w:r w:rsidRPr="009E5C85">
        <w:rPr>
          <w:rFonts w:cs="B Nazanin" w:hint="cs"/>
          <w:sz w:val="28"/>
          <w:szCs w:val="28"/>
          <w:rtl/>
        </w:rPr>
        <w:t>ی</w:t>
      </w:r>
      <w:r w:rsidRPr="009E5C85">
        <w:rPr>
          <w:rFonts w:cs="B Nazanin"/>
          <w:sz w:val="28"/>
          <w:szCs w:val="28"/>
          <w:rtl/>
        </w:rPr>
        <w:t xml:space="preserve"> کند و تند ،جمعيت ا</w:t>
      </w:r>
      <w:r w:rsidRPr="009E5C85">
        <w:rPr>
          <w:rFonts w:cs="B Nazanin" w:hint="cs"/>
          <w:sz w:val="28"/>
          <w:szCs w:val="28"/>
          <w:rtl/>
        </w:rPr>
        <w:t>ی</w:t>
      </w:r>
      <w:r w:rsidRPr="009E5C85">
        <w:rPr>
          <w:rFonts w:cs="B Nazanin" w:hint="eastAsia"/>
          <w:sz w:val="28"/>
          <w:szCs w:val="28"/>
          <w:rtl/>
        </w:rPr>
        <w:t>نترن</w:t>
      </w:r>
      <w:r w:rsidR="00452303">
        <w:rPr>
          <w:rFonts w:cs="B Nazanin" w:hint="cs"/>
          <w:sz w:val="28"/>
          <w:szCs w:val="28"/>
          <w:rtl/>
        </w:rPr>
        <w:t>و</w:t>
      </w:r>
      <w:r w:rsidRPr="009E5C85">
        <w:rPr>
          <w:rFonts w:cs="B Nazanin" w:hint="eastAsia"/>
          <w:sz w:val="28"/>
          <w:szCs w:val="28"/>
          <w:rtl/>
        </w:rPr>
        <w:t>رون</w:t>
      </w:r>
      <w:r w:rsidRPr="009E5C85">
        <w:rPr>
          <w:rFonts w:cs="B Nazanin"/>
          <w:sz w:val="28"/>
          <w:szCs w:val="28"/>
          <w:rtl/>
        </w:rPr>
        <w:t xml:space="preserve"> تحر</w:t>
      </w:r>
      <w:r w:rsidRPr="009E5C85">
        <w:rPr>
          <w:rFonts w:cs="B Nazanin" w:hint="cs"/>
          <w:sz w:val="28"/>
          <w:szCs w:val="28"/>
          <w:rtl/>
        </w:rPr>
        <w:t>ی</w:t>
      </w:r>
      <w:r w:rsidRPr="009E5C85">
        <w:rPr>
          <w:rFonts w:cs="B Nazanin" w:hint="eastAsia"/>
          <w:sz w:val="28"/>
          <w:szCs w:val="28"/>
          <w:rtl/>
        </w:rPr>
        <w:t>ک</w:t>
      </w:r>
      <w:r w:rsidRPr="009E5C85">
        <w:rPr>
          <w:rFonts w:cs="B Nazanin" w:hint="cs"/>
          <w:sz w:val="28"/>
          <w:szCs w:val="28"/>
          <w:rtl/>
        </w:rPr>
        <w:t>ی</w:t>
      </w:r>
      <w:r w:rsidRPr="009E5C85">
        <w:rPr>
          <w:rFonts w:cs="B Nazanin"/>
          <w:sz w:val="28"/>
          <w:szCs w:val="28"/>
          <w:rtl/>
        </w:rPr>
        <w:t xml:space="preserve"> نيز لحاظ شده است</w:t>
      </w:r>
      <w:r w:rsidR="00452303">
        <w:rPr>
          <w:rFonts w:cs="B Nazanin" w:hint="cs"/>
          <w:sz w:val="28"/>
          <w:szCs w:val="28"/>
          <w:rtl/>
        </w:rPr>
        <w:t xml:space="preserve"> </w:t>
      </w:r>
      <w:r w:rsidRPr="009E5C85">
        <w:rPr>
          <w:rFonts w:cs="B Nazanin" w:hint="eastAsia"/>
          <w:sz w:val="28"/>
          <w:szCs w:val="28"/>
          <w:rtl/>
        </w:rPr>
        <w:t>بنابرا</w:t>
      </w:r>
      <w:r w:rsidRPr="009E5C85">
        <w:rPr>
          <w:rFonts w:cs="B Nazanin" w:hint="cs"/>
          <w:sz w:val="28"/>
          <w:szCs w:val="28"/>
          <w:rtl/>
        </w:rPr>
        <w:t>ی</w:t>
      </w:r>
      <w:r w:rsidRPr="009E5C85">
        <w:rPr>
          <w:rFonts w:cs="B Nazanin" w:hint="eastAsia"/>
          <w:sz w:val="28"/>
          <w:szCs w:val="28"/>
          <w:rtl/>
        </w:rPr>
        <w:t>ن</w:t>
      </w:r>
      <w:r w:rsidRPr="009E5C85">
        <w:rPr>
          <w:rFonts w:cs="B Nazanin"/>
          <w:sz w:val="28"/>
          <w:szCs w:val="28"/>
          <w:rtl/>
        </w:rPr>
        <w:t xml:space="preserve"> به منظور شبيه ساز</w:t>
      </w:r>
      <w:r w:rsidRPr="009E5C85">
        <w:rPr>
          <w:rFonts w:cs="B Nazanin" w:hint="cs"/>
          <w:sz w:val="28"/>
          <w:szCs w:val="28"/>
          <w:rtl/>
        </w:rPr>
        <w:t>ی</w:t>
      </w:r>
      <w:r w:rsidRPr="009E5C85">
        <w:rPr>
          <w:rFonts w:cs="B Nazanin"/>
          <w:sz w:val="28"/>
          <w:szCs w:val="28"/>
          <w:rtl/>
        </w:rPr>
        <w:t xml:space="preserve"> پيش تشنج به کمک مدل ليو و ونگ </w:t>
      </w:r>
      <w:r w:rsidRPr="009E5C85">
        <w:rPr>
          <w:rFonts w:cs="B Nazanin" w:hint="cs"/>
          <w:sz w:val="28"/>
          <w:szCs w:val="28"/>
          <w:rtl/>
        </w:rPr>
        <w:t>ی</w:t>
      </w:r>
      <w:r w:rsidRPr="009E5C85">
        <w:rPr>
          <w:rFonts w:cs="B Nazanin" w:hint="eastAsia"/>
          <w:sz w:val="28"/>
          <w:szCs w:val="28"/>
          <w:rtl/>
        </w:rPr>
        <w:t>ک</w:t>
      </w:r>
      <w:r w:rsidRPr="009E5C85">
        <w:rPr>
          <w:rFonts w:cs="B Nazanin"/>
          <w:sz w:val="28"/>
          <w:szCs w:val="28"/>
          <w:rtl/>
        </w:rPr>
        <w:t xml:space="preserve"> جمعيت جد</w:t>
      </w:r>
      <w:r w:rsidRPr="009E5C85">
        <w:rPr>
          <w:rFonts w:cs="B Nazanin" w:hint="cs"/>
          <w:sz w:val="28"/>
          <w:szCs w:val="28"/>
          <w:rtl/>
        </w:rPr>
        <w:t>ی</w:t>
      </w:r>
      <w:r w:rsidRPr="009E5C85">
        <w:rPr>
          <w:rFonts w:cs="B Nazanin" w:hint="eastAsia"/>
          <w:sz w:val="28"/>
          <w:szCs w:val="28"/>
          <w:rtl/>
        </w:rPr>
        <w:t>د</w:t>
      </w:r>
      <w:r w:rsidRPr="009E5C85">
        <w:rPr>
          <w:rFonts w:cs="B Nazanin"/>
          <w:sz w:val="28"/>
          <w:szCs w:val="28"/>
          <w:rtl/>
        </w:rPr>
        <w:t xml:space="preserve"> به نام جمعيت</w:t>
      </w:r>
      <w:r w:rsidR="00452303">
        <w:rPr>
          <w:rFonts w:cs="B Nazanin" w:hint="cs"/>
          <w:sz w:val="28"/>
          <w:szCs w:val="28"/>
          <w:rtl/>
        </w:rPr>
        <w:t xml:space="preserve"> </w:t>
      </w:r>
      <w:r w:rsidRPr="009E5C85">
        <w:rPr>
          <w:rFonts w:cs="B Nazanin" w:hint="eastAsia"/>
          <w:sz w:val="28"/>
          <w:szCs w:val="28"/>
          <w:rtl/>
        </w:rPr>
        <w:t>ا</w:t>
      </w:r>
      <w:r w:rsidRPr="009E5C85">
        <w:rPr>
          <w:rFonts w:cs="B Nazanin" w:hint="cs"/>
          <w:sz w:val="28"/>
          <w:szCs w:val="28"/>
          <w:rtl/>
        </w:rPr>
        <w:t>ی</w:t>
      </w:r>
      <w:r w:rsidRPr="009E5C85">
        <w:rPr>
          <w:rFonts w:cs="B Nazanin" w:hint="eastAsia"/>
          <w:sz w:val="28"/>
          <w:szCs w:val="28"/>
          <w:rtl/>
        </w:rPr>
        <w:t>نترن</w:t>
      </w:r>
      <w:r w:rsidR="00452303">
        <w:rPr>
          <w:rFonts w:cs="B Nazanin" w:hint="cs"/>
          <w:sz w:val="28"/>
          <w:szCs w:val="28"/>
          <w:rtl/>
        </w:rPr>
        <w:t>و</w:t>
      </w:r>
      <w:r w:rsidRPr="009E5C85">
        <w:rPr>
          <w:rFonts w:cs="B Nazanin" w:hint="eastAsia"/>
          <w:sz w:val="28"/>
          <w:szCs w:val="28"/>
          <w:rtl/>
        </w:rPr>
        <w:t>رون</w:t>
      </w:r>
      <w:r w:rsidRPr="009E5C85">
        <w:rPr>
          <w:rFonts w:cs="B Nazanin"/>
          <w:sz w:val="28"/>
          <w:szCs w:val="28"/>
          <w:rtl/>
        </w:rPr>
        <w:t xml:space="preserve"> تحر</w:t>
      </w:r>
      <w:r w:rsidRPr="009E5C85">
        <w:rPr>
          <w:rFonts w:cs="B Nazanin" w:hint="cs"/>
          <w:sz w:val="28"/>
          <w:szCs w:val="28"/>
          <w:rtl/>
        </w:rPr>
        <w:t>ی</w:t>
      </w:r>
      <w:r w:rsidRPr="009E5C85">
        <w:rPr>
          <w:rFonts w:cs="B Nazanin" w:hint="eastAsia"/>
          <w:sz w:val="28"/>
          <w:szCs w:val="28"/>
          <w:rtl/>
        </w:rPr>
        <w:t>ک</w:t>
      </w:r>
      <w:r w:rsidRPr="009E5C85">
        <w:rPr>
          <w:rFonts w:cs="B Nazanin" w:hint="cs"/>
          <w:sz w:val="28"/>
          <w:szCs w:val="28"/>
          <w:rtl/>
        </w:rPr>
        <w:t>ی</w:t>
      </w:r>
      <w:r w:rsidR="00452303">
        <w:rPr>
          <w:rFonts w:cs="B Nazanin"/>
          <w:sz w:val="28"/>
          <w:szCs w:val="28"/>
          <w:rtl/>
        </w:rPr>
        <w:t xml:space="preserve"> در بخش کورتکس اضافه </w:t>
      </w:r>
      <w:r w:rsidR="00452303">
        <w:rPr>
          <w:rFonts w:cs="B Nazanin" w:hint="cs"/>
          <w:sz w:val="28"/>
          <w:szCs w:val="28"/>
          <w:rtl/>
        </w:rPr>
        <w:t>شد.</w:t>
      </w:r>
    </w:p>
    <w:p w14:paraId="2BC31BCE" w14:textId="77777777" w:rsidR="009E5C85" w:rsidRDefault="009E5C85" w:rsidP="00FC40A1">
      <w:pPr>
        <w:jc w:val="both"/>
        <w:rPr>
          <w:rFonts w:cs="B Nazanin"/>
          <w:sz w:val="28"/>
          <w:szCs w:val="28"/>
          <w:rtl/>
        </w:rPr>
      </w:pPr>
      <w:r w:rsidRPr="009E5C85">
        <w:rPr>
          <w:rFonts w:cs="B Nazanin" w:hint="eastAsia"/>
          <w:sz w:val="28"/>
          <w:szCs w:val="28"/>
          <w:rtl/>
        </w:rPr>
        <w:t>به</w:t>
      </w:r>
      <w:r w:rsidRPr="009E5C85">
        <w:rPr>
          <w:rFonts w:cs="B Nazanin"/>
          <w:sz w:val="28"/>
          <w:szCs w:val="28"/>
          <w:rtl/>
        </w:rPr>
        <w:t xml:space="preserve"> منظور شبيه کردن خروج</w:t>
      </w:r>
      <w:r w:rsidRPr="009E5C85">
        <w:rPr>
          <w:rFonts w:cs="B Nazanin" w:hint="cs"/>
          <w:sz w:val="28"/>
          <w:szCs w:val="28"/>
          <w:rtl/>
        </w:rPr>
        <w:t>ی</w:t>
      </w:r>
      <w:r w:rsidRPr="009E5C85">
        <w:rPr>
          <w:rFonts w:cs="B Nazanin"/>
          <w:sz w:val="28"/>
          <w:szCs w:val="28"/>
          <w:rtl/>
        </w:rPr>
        <w:t xml:space="preserve"> مدل اصلاح شده ليو و ونگ به سيگنال </w:t>
      </w:r>
      <w:r w:rsidRPr="009E5C85">
        <w:rPr>
          <w:rFonts w:cs="B Nazanin"/>
          <w:sz w:val="28"/>
          <w:szCs w:val="28"/>
        </w:rPr>
        <w:t>EEG</w:t>
      </w:r>
      <w:r w:rsidRPr="009E5C85">
        <w:rPr>
          <w:rFonts w:cs="B Nazanin"/>
          <w:sz w:val="28"/>
          <w:szCs w:val="28"/>
          <w:rtl/>
        </w:rPr>
        <w:t xml:space="preserve"> ، نو</w:t>
      </w:r>
      <w:r w:rsidRPr="009E5C85">
        <w:rPr>
          <w:rFonts w:cs="B Nazanin" w:hint="cs"/>
          <w:sz w:val="28"/>
          <w:szCs w:val="28"/>
          <w:rtl/>
        </w:rPr>
        <w:t>ی</w:t>
      </w:r>
      <w:r w:rsidRPr="009E5C85">
        <w:rPr>
          <w:rFonts w:cs="B Nazanin" w:hint="eastAsia"/>
          <w:sz w:val="28"/>
          <w:szCs w:val="28"/>
          <w:rtl/>
        </w:rPr>
        <w:t>ز</w:t>
      </w:r>
      <w:r w:rsidRPr="009E5C85">
        <w:rPr>
          <w:rFonts w:cs="B Nazanin"/>
          <w:sz w:val="28"/>
          <w:szCs w:val="28"/>
          <w:rtl/>
        </w:rPr>
        <w:t xml:space="preserve"> گوس</w:t>
      </w:r>
      <w:r w:rsidRPr="009E5C85">
        <w:rPr>
          <w:rFonts w:cs="B Nazanin" w:hint="cs"/>
          <w:sz w:val="28"/>
          <w:szCs w:val="28"/>
          <w:rtl/>
        </w:rPr>
        <w:t>ی</w:t>
      </w:r>
      <w:r w:rsidR="00452303">
        <w:rPr>
          <w:rFonts w:cs="B Nazanin" w:hint="cs"/>
          <w:sz w:val="28"/>
          <w:szCs w:val="28"/>
          <w:rtl/>
        </w:rPr>
        <w:t xml:space="preserve"> نیز</w:t>
      </w:r>
      <w:r w:rsidRPr="009E5C85">
        <w:rPr>
          <w:rFonts w:cs="B Nazanin"/>
          <w:sz w:val="28"/>
          <w:szCs w:val="28"/>
          <w:rtl/>
        </w:rPr>
        <w:t xml:space="preserve"> در</w:t>
      </w:r>
      <w:r w:rsidR="00452303">
        <w:rPr>
          <w:rFonts w:cs="B Nazanin" w:hint="cs"/>
          <w:sz w:val="28"/>
          <w:szCs w:val="28"/>
          <w:rtl/>
        </w:rPr>
        <w:t xml:space="preserve"> </w:t>
      </w:r>
      <w:r w:rsidRPr="009E5C85">
        <w:rPr>
          <w:rFonts w:cs="B Nazanin" w:hint="eastAsia"/>
          <w:sz w:val="28"/>
          <w:szCs w:val="28"/>
          <w:rtl/>
        </w:rPr>
        <w:t>مدل</w:t>
      </w:r>
      <w:r w:rsidR="00452303">
        <w:rPr>
          <w:rFonts w:cs="B Nazanin"/>
          <w:sz w:val="28"/>
          <w:szCs w:val="28"/>
          <w:rtl/>
        </w:rPr>
        <w:t xml:space="preserve"> ليو و ونگ اضافه </w:t>
      </w:r>
      <w:r w:rsidR="00452303">
        <w:rPr>
          <w:rFonts w:cs="B Nazanin" w:hint="cs"/>
          <w:sz w:val="28"/>
          <w:szCs w:val="28"/>
          <w:rtl/>
        </w:rPr>
        <w:t>گردید</w:t>
      </w:r>
      <w:r w:rsidRPr="009E5C85">
        <w:rPr>
          <w:rFonts w:cs="B Nazanin"/>
          <w:sz w:val="28"/>
          <w:szCs w:val="28"/>
          <w:rtl/>
        </w:rPr>
        <w:t xml:space="preserve"> . ا</w:t>
      </w:r>
      <w:r w:rsidRPr="009E5C85">
        <w:rPr>
          <w:rFonts w:cs="B Nazanin" w:hint="cs"/>
          <w:sz w:val="28"/>
          <w:szCs w:val="28"/>
          <w:rtl/>
        </w:rPr>
        <w:t>ی</w:t>
      </w:r>
      <w:r w:rsidRPr="009E5C85">
        <w:rPr>
          <w:rFonts w:cs="B Nazanin" w:hint="eastAsia"/>
          <w:sz w:val="28"/>
          <w:szCs w:val="28"/>
          <w:rtl/>
        </w:rPr>
        <w:t>ن</w:t>
      </w:r>
      <w:r w:rsidRPr="009E5C85">
        <w:rPr>
          <w:rFonts w:cs="B Nazanin"/>
          <w:sz w:val="28"/>
          <w:szCs w:val="28"/>
          <w:rtl/>
        </w:rPr>
        <w:t xml:space="preserve"> کار به ا</w:t>
      </w:r>
      <w:r w:rsidRPr="009E5C85">
        <w:rPr>
          <w:rFonts w:cs="B Nazanin" w:hint="cs"/>
          <w:sz w:val="28"/>
          <w:szCs w:val="28"/>
          <w:rtl/>
        </w:rPr>
        <w:t>ی</w:t>
      </w:r>
      <w:r w:rsidRPr="009E5C85">
        <w:rPr>
          <w:rFonts w:cs="B Nazanin" w:hint="eastAsia"/>
          <w:sz w:val="28"/>
          <w:szCs w:val="28"/>
          <w:rtl/>
        </w:rPr>
        <w:t>ن</w:t>
      </w:r>
      <w:r w:rsidRPr="009E5C85">
        <w:rPr>
          <w:rFonts w:cs="B Nazanin"/>
          <w:sz w:val="28"/>
          <w:szCs w:val="28"/>
          <w:rtl/>
        </w:rPr>
        <w:t xml:space="preserve"> علت است که به جا</w:t>
      </w:r>
      <w:r w:rsidRPr="009E5C85">
        <w:rPr>
          <w:rFonts w:cs="B Nazanin" w:hint="cs"/>
          <w:sz w:val="28"/>
          <w:szCs w:val="28"/>
          <w:rtl/>
        </w:rPr>
        <w:t>ی</w:t>
      </w:r>
      <w:r w:rsidRPr="009E5C85">
        <w:rPr>
          <w:rFonts w:cs="B Nazanin"/>
          <w:sz w:val="28"/>
          <w:szCs w:val="28"/>
          <w:rtl/>
        </w:rPr>
        <w:t xml:space="preserve"> خروج</w:t>
      </w:r>
      <w:r w:rsidRPr="009E5C85">
        <w:rPr>
          <w:rFonts w:cs="B Nazanin" w:hint="cs"/>
          <w:sz w:val="28"/>
          <w:szCs w:val="28"/>
          <w:rtl/>
        </w:rPr>
        <w:t>ی</w:t>
      </w:r>
      <w:r w:rsidRPr="009E5C85">
        <w:rPr>
          <w:rFonts w:cs="B Nazanin"/>
          <w:sz w:val="28"/>
          <w:szCs w:val="28"/>
          <w:rtl/>
        </w:rPr>
        <w:t xml:space="preserve"> قطع</w:t>
      </w:r>
      <w:r w:rsidRPr="009E5C85">
        <w:rPr>
          <w:rFonts w:cs="B Nazanin" w:hint="cs"/>
          <w:sz w:val="28"/>
          <w:szCs w:val="28"/>
          <w:rtl/>
        </w:rPr>
        <w:t>ی</w:t>
      </w:r>
      <w:r w:rsidRPr="009E5C85">
        <w:rPr>
          <w:rFonts w:cs="B Nazanin"/>
          <w:sz w:val="28"/>
          <w:szCs w:val="28"/>
          <w:rtl/>
        </w:rPr>
        <w:t xml:space="preserve"> در مدل ، خروج</w:t>
      </w:r>
      <w:r w:rsidRPr="009E5C85">
        <w:rPr>
          <w:rFonts w:cs="B Nazanin" w:hint="cs"/>
          <w:sz w:val="28"/>
          <w:szCs w:val="28"/>
          <w:rtl/>
        </w:rPr>
        <w:t>ی</w:t>
      </w:r>
      <w:r w:rsidR="00452303">
        <w:rPr>
          <w:rFonts w:cs="B Nazanin" w:hint="cs"/>
          <w:sz w:val="28"/>
          <w:szCs w:val="28"/>
          <w:rtl/>
        </w:rPr>
        <w:t xml:space="preserve"> </w:t>
      </w:r>
      <w:r w:rsidRPr="009E5C85">
        <w:rPr>
          <w:rFonts w:cs="B Nazanin" w:hint="eastAsia"/>
          <w:sz w:val="28"/>
          <w:szCs w:val="28"/>
          <w:rtl/>
        </w:rPr>
        <w:t>تصادف</w:t>
      </w:r>
      <w:r w:rsidRPr="009E5C85">
        <w:rPr>
          <w:rFonts w:cs="B Nazanin" w:hint="cs"/>
          <w:sz w:val="28"/>
          <w:szCs w:val="28"/>
          <w:rtl/>
        </w:rPr>
        <w:t>ی</w:t>
      </w:r>
      <w:r w:rsidRPr="009E5C85">
        <w:rPr>
          <w:rFonts w:cs="B Nazanin"/>
          <w:sz w:val="28"/>
          <w:szCs w:val="28"/>
          <w:rtl/>
        </w:rPr>
        <w:t xml:space="preserve"> </w:t>
      </w:r>
      <w:r w:rsidRPr="009E5C85">
        <w:rPr>
          <w:rFonts w:cs="B Nazanin" w:hint="cs"/>
          <w:sz w:val="28"/>
          <w:szCs w:val="28"/>
          <w:rtl/>
        </w:rPr>
        <w:t>ی</w:t>
      </w:r>
      <w:r w:rsidRPr="009E5C85">
        <w:rPr>
          <w:rFonts w:cs="B Nazanin" w:hint="eastAsia"/>
          <w:sz w:val="28"/>
          <w:szCs w:val="28"/>
          <w:rtl/>
        </w:rPr>
        <w:t>ا</w:t>
      </w:r>
      <w:r w:rsidRPr="009E5C85">
        <w:rPr>
          <w:rFonts w:cs="B Nazanin"/>
          <w:sz w:val="28"/>
          <w:szCs w:val="28"/>
          <w:rtl/>
        </w:rPr>
        <w:t xml:space="preserve"> همان سيگنال </w:t>
      </w:r>
      <w:r w:rsidRPr="009E5C85">
        <w:rPr>
          <w:rFonts w:cs="B Nazanin"/>
          <w:sz w:val="28"/>
          <w:szCs w:val="28"/>
        </w:rPr>
        <w:t>EEG</w:t>
      </w:r>
      <w:r w:rsidRPr="009E5C85">
        <w:rPr>
          <w:rFonts w:cs="B Nazanin"/>
          <w:sz w:val="28"/>
          <w:szCs w:val="28"/>
          <w:rtl/>
        </w:rPr>
        <w:t xml:space="preserve"> داشته باشيم </w:t>
      </w:r>
      <w:r w:rsidR="00452303">
        <w:rPr>
          <w:rFonts w:cs="B Nazanin" w:hint="cs"/>
          <w:sz w:val="28"/>
          <w:szCs w:val="28"/>
          <w:rtl/>
        </w:rPr>
        <w:t>.</w:t>
      </w:r>
    </w:p>
    <w:p w14:paraId="770E70B5" w14:textId="77777777" w:rsidR="009E5C85" w:rsidRDefault="00452303" w:rsidP="00FC40A1">
      <w:pPr>
        <w:jc w:val="both"/>
        <w:rPr>
          <w:rFonts w:cs="B Nazanin"/>
          <w:sz w:val="28"/>
          <w:szCs w:val="28"/>
          <w:rtl/>
        </w:rPr>
      </w:pPr>
      <w:r w:rsidRPr="00452303">
        <w:rPr>
          <w:rFonts w:cs="B Nazanin"/>
          <w:sz w:val="28"/>
          <w:szCs w:val="28"/>
          <w:rtl/>
        </w:rPr>
        <w:t xml:space="preserve">سيگنال پيش تشنج </w:t>
      </w:r>
      <w:r w:rsidRPr="00452303">
        <w:rPr>
          <w:rFonts w:cs="B Nazanin" w:hint="cs"/>
          <w:sz w:val="28"/>
          <w:szCs w:val="28"/>
          <w:rtl/>
        </w:rPr>
        <w:t>ی</w:t>
      </w:r>
      <w:r w:rsidRPr="00452303">
        <w:rPr>
          <w:rFonts w:cs="B Nazanin" w:hint="eastAsia"/>
          <w:sz w:val="28"/>
          <w:szCs w:val="28"/>
          <w:rtl/>
        </w:rPr>
        <w:t>ا</w:t>
      </w:r>
      <w:r w:rsidRPr="00452303">
        <w:rPr>
          <w:rFonts w:cs="B Nazanin"/>
          <w:sz w:val="28"/>
          <w:szCs w:val="28"/>
          <w:rtl/>
        </w:rPr>
        <w:t xml:space="preserve"> </w:t>
      </w:r>
      <w:r>
        <w:rPr>
          <w:rFonts w:cs="B Nazanin"/>
          <w:sz w:val="28"/>
          <w:szCs w:val="28"/>
        </w:rPr>
        <w:t xml:space="preserve">pre </w:t>
      </w:r>
      <w:r w:rsidRPr="00452303">
        <w:rPr>
          <w:rFonts w:cs="B Nazanin"/>
          <w:sz w:val="28"/>
          <w:szCs w:val="28"/>
        </w:rPr>
        <w:t>ictal</w:t>
      </w:r>
      <w:r w:rsidRPr="00452303">
        <w:rPr>
          <w:rFonts w:cs="B Nazanin"/>
          <w:sz w:val="28"/>
          <w:szCs w:val="28"/>
          <w:rtl/>
        </w:rPr>
        <w:t xml:space="preserve"> سيگنال</w:t>
      </w:r>
      <w:r w:rsidRPr="00452303">
        <w:rPr>
          <w:rFonts w:cs="B Nazanin" w:hint="cs"/>
          <w:sz w:val="28"/>
          <w:szCs w:val="28"/>
          <w:rtl/>
        </w:rPr>
        <w:t>ی</w:t>
      </w:r>
      <w:r w:rsidRPr="00452303">
        <w:rPr>
          <w:rFonts w:cs="B Nazanin"/>
          <w:sz w:val="28"/>
          <w:szCs w:val="28"/>
          <w:rtl/>
        </w:rPr>
        <w:t xml:space="preserve"> است که به کمک آن م</w:t>
      </w:r>
      <w:r w:rsidRPr="00452303">
        <w:rPr>
          <w:rFonts w:cs="B Nazanin" w:hint="cs"/>
          <w:sz w:val="28"/>
          <w:szCs w:val="28"/>
          <w:rtl/>
        </w:rPr>
        <w:t>ی</w:t>
      </w:r>
      <w:r>
        <w:rPr>
          <w:rFonts w:cs="B Nazanin"/>
          <w:sz w:val="28"/>
          <w:szCs w:val="28"/>
          <w:rtl/>
        </w:rPr>
        <w:t xml:space="preserve"> توانيم تشنج</w:t>
      </w:r>
      <w:r w:rsidRPr="00452303">
        <w:rPr>
          <w:rFonts w:cs="B Nazanin"/>
          <w:sz w:val="28"/>
          <w:szCs w:val="28"/>
          <w:rtl/>
        </w:rPr>
        <w:t xml:space="preserve"> را</w:t>
      </w:r>
      <w:r>
        <w:rPr>
          <w:rFonts w:cs="B Nazanin" w:hint="cs"/>
          <w:sz w:val="28"/>
          <w:szCs w:val="28"/>
          <w:rtl/>
        </w:rPr>
        <w:t xml:space="preserve"> </w:t>
      </w:r>
      <w:r w:rsidRPr="00452303">
        <w:rPr>
          <w:rFonts w:cs="B Nazanin" w:hint="eastAsia"/>
          <w:sz w:val="28"/>
          <w:szCs w:val="28"/>
          <w:rtl/>
        </w:rPr>
        <w:t>پيش</w:t>
      </w:r>
      <w:r w:rsidRPr="00452303">
        <w:rPr>
          <w:rFonts w:cs="B Nazanin"/>
          <w:sz w:val="28"/>
          <w:szCs w:val="28"/>
          <w:rtl/>
        </w:rPr>
        <w:t xml:space="preserve"> بين</w:t>
      </w:r>
      <w:r w:rsidRPr="00452303">
        <w:rPr>
          <w:rFonts w:cs="B Nazanin" w:hint="cs"/>
          <w:sz w:val="28"/>
          <w:szCs w:val="28"/>
          <w:rtl/>
        </w:rPr>
        <w:t>ی</w:t>
      </w:r>
      <w:r w:rsidRPr="00452303">
        <w:rPr>
          <w:rFonts w:cs="B Nazanin"/>
          <w:sz w:val="28"/>
          <w:szCs w:val="28"/>
          <w:rtl/>
        </w:rPr>
        <w:t xml:space="preserve"> کنيم بنابرا</w:t>
      </w:r>
      <w:r w:rsidRPr="00452303">
        <w:rPr>
          <w:rFonts w:cs="B Nazanin" w:hint="cs"/>
          <w:sz w:val="28"/>
          <w:szCs w:val="28"/>
          <w:rtl/>
        </w:rPr>
        <w:t>ی</w:t>
      </w:r>
      <w:r w:rsidRPr="00452303">
        <w:rPr>
          <w:rFonts w:cs="B Nazanin" w:hint="eastAsia"/>
          <w:sz w:val="28"/>
          <w:szCs w:val="28"/>
          <w:rtl/>
        </w:rPr>
        <w:t>ن</w:t>
      </w:r>
      <w:r w:rsidRPr="00452303">
        <w:rPr>
          <w:rFonts w:cs="B Nazanin"/>
          <w:sz w:val="28"/>
          <w:szCs w:val="28"/>
          <w:rtl/>
        </w:rPr>
        <w:t xml:space="preserve"> با توجه به ا</w:t>
      </w:r>
      <w:r w:rsidRPr="00452303">
        <w:rPr>
          <w:rFonts w:cs="B Nazanin" w:hint="cs"/>
          <w:sz w:val="28"/>
          <w:szCs w:val="28"/>
          <w:rtl/>
        </w:rPr>
        <w:t>ی</w:t>
      </w:r>
      <w:r w:rsidRPr="00452303">
        <w:rPr>
          <w:rFonts w:cs="B Nazanin" w:hint="eastAsia"/>
          <w:sz w:val="28"/>
          <w:szCs w:val="28"/>
          <w:rtl/>
        </w:rPr>
        <w:t>نکه</w:t>
      </w:r>
      <w:r w:rsidRPr="00452303">
        <w:rPr>
          <w:rFonts w:cs="B Nazanin"/>
          <w:sz w:val="28"/>
          <w:szCs w:val="28"/>
          <w:rtl/>
        </w:rPr>
        <w:t xml:space="preserve"> مدل ليو و ونگ تنها سيگنال </w:t>
      </w:r>
      <w:r>
        <w:rPr>
          <w:rFonts w:cs="B Nazanin"/>
          <w:sz w:val="28"/>
          <w:szCs w:val="28"/>
        </w:rPr>
        <w:t xml:space="preserve">inter </w:t>
      </w:r>
      <w:r w:rsidRPr="00452303">
        <w:rPr>
          <w:rFonts w:cs="B Nazanin"/>
          <w:sz w:val="28"/>
          <w:szCs w:val="28"/>
        </w:rPr>
        <w:t>ictal</w:t>
      </w:r>
      <w:r w:rsidRPr="00452303">
        <w:rPr>
          <w:rFonts w:cs="B Nazanin"/>
          <w:sz w:val="28"/>
          <w:szCs w:val="28"/>
          <w:rtl/>
        </w:rPr>
        <w:t xml:space="preserve"> و تشنج را</w:t>
      </w:r>
      <w:r>
        <w:rPr>
          <w:rFonts w:cs="B Nazanin" w:hint="cs"/>
          <w:sz w:val="28"/>
          <w:szCs w:val="28"/>
          <w:rtl/>
        </w:rPr>
        <w:t xml:space="preserve"> </w:t>
      </w:r>
      <w:r w:rsidRPr="00452303">
        <w:rPr>
          <w:rFonts w:cs="B Nazanin" w:hint="eastAsia"/>
          <w:sz w:val="28"/>
          <w:szCs w:val="28"/>
          <w:rtl/>
        </w:rPr>
        <w:t>م</w:t>
      </w:r>
      <w:r w:rsidRPr="00452303">
        <w:rPr>
          <w:rFonts w:cs="B Nazanin" w:hint="cs"/>
          <w:sz w:val="28"/>
          <w:szCs w:val="28"/>
          <w:rtl/>
        </w:rPr>
        <w:t>ی</w:t>
      </w:r>
      <w:r>
        <w:rPr>
          <w:rFonts w:cs="B Nazanin" w:hint="cs"/>
          <w:sz w:val="28"/>
          <w:szCs w:val="28"/>
          <w:rtl/>
        </w:rPr>
        <w:t xml:space="preserve"> </w:t>
      </w:r>
      <w:r w:rsidRPr="00452303">
        <w:rPr>
          <w:rFonts w:cs="B Nazanin" w:hint="eastAsia"/>
          <w:sz w:val="28"/>
          <w:szCs w:val="28"/>
          <w:rtl/>
        </w:rPr>
        <w:t>تواند</w:t>
      </w:r>
      <w:r w:rsidRPr="00452303">
        <w:rPr>
          <w:rFonts w:cs="B Nazanin"/>
          <w:sz w:val="28"/>
          <w:szCs w:val="28"/>
          <w:rtl/>
        </w:rPr>
        <w:t xml:space="preserve"> شبيه ساز</w:t>
      </w:r>
      <w:r w:rsidRPr="00452303">
        <w:rPr>
          <w:rFonts w:cs="B Nazanin" w:hint="cs"/>
          <w:sz w:val="28"/>
          <w:szCs w:val="28"/>
          <w:rtl/>
        </w:rPr>
        <w:t>ی</w:t>
      </w:r>
      <w:r w:rsidRPr="00452303">
        <w:rPr>
          <w:rFonts w:cs="B Nazanin"/>
          <w:sz w:val="28"/>
          <w:szCs w:val="28"/>
          <w:rtl/>
        </w:rPr>
        <w:t xml:space="preserve"> کند، به منظور شبيه ساز</w:t>
      </w:r>
      <w:r w:rsidRPr="00452303">
        <w:rPr>
          <w:rFonts w:cs="B Nazanin" w:hint="cs"/>
          <w:sz w:val="28"/>
          <w:szCs w:val="28"/>
          <w:rtl/>
        </w:rPr>
        <w:t>ی</w:t>
      </w:r>
      <w:r w:rsidRPr="00452303">
        <w:rPr>
          <w:rFonts w:cs="B Nazanin"/>
          <w:sz w:val="28"/>
          <w:szCs w:val="28"/>
          <w:rtl/>
        </w:rPr>
        <w:t xml:space="preserve"> سيگنال پيش تشنج به کمک مدل ليو و ونگ ، جمعيت ا</w:t>
      </w:r>
      <w:r w:rsidRPr="00452303">
        <w:rPr>
          <w:rFonts w:cs="B Nazanin" w:hint="cs"/>
          <w:sz w:val="28"/>
          <w:szCs w:val="28"/>
          <w:rtl/>
        </w:rPr>
        <w:t>ی</w:t>
      </w:r>
      <w:r w:rsidRPr="00452303">
        <w:rPr>
          <w:rFonts w:cs="B Nazanin" w:hint="eastAsia"/>
          <w:sz w:val="28"/>
          <w:szCs w:val="28"/>
          <w:rtl/>
        </w:rPr>
        <w:t>نترن</w:t>
      </w:r>
      <w:r>
        <w:rPr>
          <w:rFonts w:cs="B Nazanin" w:hint="cs"/>
          <w:sz w:val="28"/>
          <w:szCs w:val="28"/>
          <w:rtl/>
        </w:rPr>
        <w:t>و</w:t>
      </w:r>
      <w:r w:rsidRPr="00452303">
        <w:rPr>
          <w:rFonts w:cs="B Nazanin" w:hint="eastAsia"/>
          <w:sz w:val="28"/>
          <w:szCs w:val="28"/>
          <w:rtl/>
        </w:rPr>
        <w:t>رون</w:t>
      </w:r>
      <w:r w:rsidRPr="00452303">
        <w:rPr>
          <w:rFonts w:cs="B Nazanin"/>
          <w:sz w:val="28"/>
          <w:szCs w:val="28"/>
          <w:rtl/>
        </w:rPr>
        <w:t xml:space="preserve"> تحر</w:t>
      </w:r>
      <w:r w:rsidRPr="00452303">
        <w:rPr>
          <w:rFonts w:cs="B Nazanin" w:hint="cs"/>
          <w:sz w:val="28"/>
          <w:szCs w:val="28"/>
          <w:rtl/>
        </w:rPr>
        <w:t>ی</w:t>
      </w:r>
      <w:r w:rsidRPr="00452303">
        <w:rPr>
          <w:rFonts w:cs="B Nazanin" w:hint="eastAsia"/>
          <w:sz w:val="28"/>
          <w:szCs w:val="28"/>
          <w:rtl/>
        </w:rPr>
        <w:t>ک</w:t>
      </w:r>
      <w:r w:rsidRPr="00452303">
        <w:rPr>
          <w:rFonts w:cs="B Nazanin" w:hint="cs"/>
          <w:sz w:val="28"/>
          <w:szCs w:val="28"/>
          <w:rtl/>
        </w:rPr>
        <w:t>ی</w:t>
      </w:r>
      <w:r w:rsidRPr="00452303">
        <w:rPr>
          <w:rFonts w:cs="B Nazanin"/>
          <w:sz w:val="28"/>
          <w:szCs w:val="28"/>
          <w:rtl/>
        </w:rPr>
        <w:t xml:space="preserve"> </w:t>
      </w:r>
      <w:r>
        <w:rPr>
          <w:rFonts w:cs="B Nazanin" w:hint="cs"/>
          <w:sz w:val="28"/>
          <w:szCs w:val="28"/>
          <w:rtl/>
        </w:rPr>
        <w:t>(</w:t>
      </w:r>
      <w:r w:rsidRPr="00452303">
        <w:rPr>
          <w:rFonts w:cs="B Nazanin"/>
          <w:sz w:val="28"/>
          <w:szCs w:val="28"/>
        </w:rPr>
        <w:t>EI</w:t>
      </w:r>
      <w:r>
        <w:rPr>
          <w:rFonts w:cs="B Nazanin" w:hint="cs"/>
          <w:sz w:val="28"/>
          <w:szCs w:val="28"/>
          <w:rtl/>
        </w:rPr>
        <w:t>)</w:t>
      </w:r>
      <w:r>
        <w:rPr>
          <w:rFonts w:cs="B Nazanin"/>
          <w:sz w:val="28"/>
          <w:szCs w:val="28"/>
          <w:rtl/>
        </w:rPr>
        <w:t xml:space="preserve"> </w:t>
      </w:r>
      <w:r w:rsidRPr="00452303">
        <w:rPr>
          <w:rFonts w:cs="B Nazanin"/>
          <w:sz w:val="28"/>
          <w:szCs w:val="28"/>
          <w:rtl/>
        </w:rPr>
        <w:t xml:space="preserve"> به بخش کورتکس مدل اضافه</w:t>
      </w:r>
      <w:r>
        <w:rPr>
          <w:rFonts w:cs="B Nazanin" w:hint="cs"/>
          <w:sz w:val="28"/>
          <w:szCs w:val="28"/>
          <w:rtl/>
        </w:rPr>
        <w:t xml:space="preserve"> گردید </w:t>
      </w:r>
      <w:r>
        <w:rPr>
          <w:rFonts w:cs="B Nazanin"/>
          <w:sz w:val="28"/>
          <w:szCs w:val="28"/>
          <w:rtl/>
        </w:rPr>
        <w:t>و ارتباطات مناسب</w:t>
      </w:r>
      <w:r w:rsidRPr="00452303">
        <w:rPr>
          <w:rFonts w:cs="B Nazanin"/>
          <w:sz w:val="28"/>
          <w:szCs w:val="28"/>
          <w:rtl/>
        </w:rPr>
        <w:t xml:space="preserve"> بين جمعيت ها</w:t>
      </w:r>
      <w:r w:rsidRPr="00452303">
        <w:rPr>
          <w:rFonts w:cs="B Nazanin" w:hint="cs"/>
          <w:sz w:val="28"/>
          <w:szCs w:val="28"/>
          <w:rtl/>
        </w:rPr>
        <w:t>ی</w:t>
      </w:r>
      <w:r w:rsidRPr="00452303">
        <w:rPr>
          <w:rFonts w:cs="B Nazanin"/>
          <w:sz w:val="28"/>
          <w:szCs w:val="28"/>
          <w:rtl/>
        </w:rPr>
        <w:t xml:space="preserve"> مدل محاسبات</w:t>
      </w:r>
      <w:r w:rsidRPr="00452303">
        <w:rPr>
          <w:rFonts w:cs="B Nazanin" w:hint="cs"/>
          <w:sz w:val="28"/>
          <w:szCs w:val="28"/>
          <w:rtl/>
        </w:rPr>
        <w:t>ی</w:t>
      </w:r>
      <w:r>
        <w:rPr>
          <w:rFonts w:cs="B Nazanin"/>
          <w:sz w:val="28"/>
          <w:szCs w:val="28"/>
          <w:rtl/>
        </w:rPr>
        <w:t xml:space="preserve"> برقرار </w:t>
      </w:r>
      <w:r>
        <w:rPr>
          <w:rFonts w:cs="B Nazanin" w:hint="cs"/>
          <w:sz w:val="28"/>
          <w:szCs w:val="28"/>
          <w:rtl/>
        </w:rPr>
        <w:t>شد</w:t>
      </w:r>
      <w:r w:rsidRPr="00452303">
        <w:rPr>
          <w:rFonts w:cs="B Nazanin"/>
          <w:sz w:val="28"/>
          <w:szCs w:val="28"/>
          <w:rtl/>
        </w:rPr>
        <w:t>.</w:t>
      </w:r>
    </w:p>
    <w:p w14:paraId="0006C129" w14:textId="77777777" w:rsidR="009E5C85" w:rsidRDefault="00E50083" w:rsidP="00452303">
      <w:pPr>
        <w:jc w:val="center"/>
        <w:rPr>
          <w:rFonts w:cs="B Nazanin"/>
          <w:sz w:val="28"/>
          <w:szCs w:val="28"/>
          <w:rtl/>
        </w:rPr>
      </w:pPr>
      <w:r>
        <w:rPr>
          <w:rFonts w:cs="B Nazanin"/>
          <w:sz w:val="28"/>
          <w:szCs w:val="28"/>
        </w:rPr>
        <w:pict w14:anchorId="3A229CFF">
          <v:shape id="_x0000_i1035" type="#_x0000_t75" style="width:312pt;height:262.8pt">
            <v:imagedata r:id="rId25" o:title="12121"/>
          </v:shape>
        </w:pict>
      </w:r>
    </w:p>
    <w:p w14:paraId="1E2D0542" w14:textId="77777777" w:rsidR="00452303" w:rsidRPr="000A34A8" w:rsidRDefault="00452303" w:rsidP="00AA004E">
      <w:pPr>
        <w:jc w:val="center"/>
        <w:rPr>
          <w:rFonts w:cs="B Nazanin"/>
        </w:rPr>
      </w:pPr>
      <w:r w:rsidRPr="000A34A8">
        <w:rPr>
          <w:rFonts w:cs="B Nazanin" w:hint="cs"/>
          <w:rtl/>
        </w:rPr>
        <w:t xml:space="preserve">شکل </w:t>
      </w:r>
      <w:r w:rsidR="00544C3B">
        <w:rPr>
          <w:rFonts w:cs="B Nazanin" w:hint="cs"/>
          <w:rtl/>
        </w:rPr>
        <w:t>3</w:t>
      </w:r>
      <w:r w:rsidRPr="000A34A8">
        <w:rPr>
          <w:rFonts w:cs="B Nazanin" w:hint="cs"/>
          <w:rtl/>
        </w:rPr>
        <w:t xml:space="preserve">-12 </w:t>
      </w:r>
      <w:r w:rsidR="00AA004E">
        <w:rPr>
          <w:rFonts w:cs="B Nazanin" w:hint="cs"/>
          <w:rtl/>
        </w:rPr>
        <w:t>.</w:t>
      </w:r>
      <w:r w:rsidRPr="000A34A8">
        <w:rPr>
          <w:rFonts w:cs="B Nazanin" w:hint="cs"/>
          <w:rtl/>
        </w:rPr>
        <w:t xml:space="preserve"> مدل اصلاح شده لیو و ونگ</w:t>
      </w:r>
      <w:r w:rsidR="00544C3B">
        <w:rPr>
          <w:rFonts w:cs="B Nazanin" w:hint="cs"/>
          <w:rtl/>
        </w:rPr>
        <w:t xml:space="preserve"> </w:t>
      </w:r>
      <w:r w:rsidR="00544C3B">
        <w:rPr>
          <w:rFonts w:cs="B Nazanin"/>
        </w:rPr>
        <w:t>[</w:t>
      </w:r>
      <w:r w:rsidR="002D0652">
        <w:rPr>
          <w:rFonts w:cs="B Nazanin"/>
        </w:rPr>
        <w:t>1</w:t>
      </w:r>
      <w:r w:rsidR="00FE2E01">
        <w:rPr>
          <w:rFonts w:cs="B Nazanin"/>
        </w:rPr>
        <w:t>1</w:t>
      </w:r>
      <w:r w:rsidR="00544C3B">
        <w:rPr>
          <w:rFonts w:cs="B Nazanin"/>
        </w:rPr>
        <w:t>]</w:t>
      </w:r>
    </w:p>
    <w:p w14:paraId="402F73C5" w14:textId="77777777" w:rsidR="00452303" w:rsidRPr="0080245D" w:rsidRDefault="000B4C8C" w:rsidP="00452303">
      <w:pPr>
        <w:rPr>
          <w:i/>
          <w:sz w:val="24"/>
          <w:szCs w:val="24"/>
          <w:rtl/>
        </w:rPr>
      </w:pPr>
      <m:oMathPara>
        <m:oMathParaPr>
          <m:jc m:val="left"/>
        </m:oMathParaPr>
        <m:oMath>
          <m:f>
            <m:fPr>
              <m:ctrlPr>
                <w:rPr>
                  <w:rFonts w:ascii="Cambria Math" w:hAnsi="Cambria Math" w:cs="B Nazanin"/>
                  <w:i/>
                  <w:sz w:val="24"/>
                  <w:szCs w:val="24"/>
                </w:rPr>
              </m:ctrlPr>
            </m:fPr>
            <m:num>
              <m:r>
                <w:rPr>
                  <w:rFonts w:ascii="Cambria Math" w:hAnsi="Cambria Math" w:cs="B Nazanin"/>
                  <w:sz w:val="24"/>
                  <w:szCs w:val="24"/>
                </w:rPr>
                <m:t>dPY</m:t>
              </m:r>
            </m:num>
            <m:den>
              <m:r>
                <w:rPr>
                  <w:rFonts w:ascii="Cambria Math" w:hAnsi="Cambria Math" w:cs="B Nazanin"/>
                  <w:sz w:val="24"/>
                  <w:szCs w:val="24"/>
                </w:rPr>
                <m:t>dt</m:t>
              </m:r>
            </m:den>
          </m:f>
          <m:r>
            <w:rPr>
              <w:rFonts w:ascii="Cambria Math" w:hAnsi="Cambria Math" w:cs="B Nazanin"/>
              <w:sz w:val="24"/>
              <w:szCs w:val="24"/>
            </w:rPr>
            <m:t>=</m:t>
          </m:r>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PY</m:t>
              </m:r>
            </m:sub>
          </m:sSub>
          <m:r>
            <w:rPr>
              <w:rFonts w:ascii="Cambria Math" w:hAnsi="Cambria Math"/>
              <w:sz w:val="24"/>
              <w:szCs w:val="24"/>
            </w:rPr>
            <m:t>-PY+</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PY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9</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TC</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iny</m:t>
              </m:r>
            </m:sub>
          </m:sSub>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ei</m:t>
              </m:r>
            </m:sub>
          </m:sSub>
          <m:r>
            <w:rPr>
              <w:rFonts w:ascii="Cambria Math" w:hAnsi="Cambria Math"/>
              <w:sz w:val="24"/>
              <w:szCs w:val="24"/>
            </w:rPr>
            <m:t>f(EI))</m:t>
          </m:r>
        </m:oMath>
      </m:oMathPara>
    </w:p>
    <w:p w14:paraId="777915EB" w14:textId="77777777" w:rsidR="00452303" w:rsidRPr="00262C7B" w:rsidRDefault="000B4C8C" w:rsidP="00452303">
      <w:pPr>
        <w:rPr>
          <w:sz w:val="24"/>
          <w:szCs w:val="24"/>
          <w:rtl/>
        </w:rPr>
      </w:pPr>
      <m:oMathPara>
        <m:oMathParaPr>
          <m:jc m:val="left"/>
        </m:oMathParaPr>
        <m:oMath>
          <m:f>
            <m:fPr>
              <m:ctrlPr>
                <w:rPr>
                  <w:rFonts w:ascii="Cambria Math" w:hAnsi="Cambria Math" w:cs="B Nazanin"/>
                  <w:i/>
                  <w:sz w:val="24"/>
                  <w:szCs w:val="24"/>
                </w:rPr>
              </m:ctrlPr>
            </m:fPr>
            <m:num>
              <m:r>
                <w:rPr>
                  <w:rFonts w:ascii="Cambria Math" w:hAnsi="Cambria Math" w:cs="B Nazanin"/>
                  <w:sz w:val="24"/>
                  <w:szCs w:val="24"/>
                </w:rPr>
                <m:t>d</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num>
            <m:den>
              <m:r>
                <w:rPr>
                  <w:rFonts w:ascii="Cambria Math" w:hAnsi="Cambria Math" w:cs="B Nazanin"/>
                  <w:sz w:val="24"/>
                  <w:szCs w:val="24"/>
                </w:rPr>
                <m:t>dt</m:t>
              </m:r>
            </m:den>
          </m:f>
          <m:r>
            <w:rPr>
              <w:rFonts w:ascii="Cambria Math" w:hAnsi="Cambria Math" w:cs="B Nazanin"/>
              <w:sz w:val="24"/>
              <w:szCs w:val="24"/>
            </w:rPr>
            <m:t>=</m:t>
          </m:r>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PY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in1</m:t>
              </m:r>
            </m:sub>
          </m:sSub>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11</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TC</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16</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EI</m:t>
              </m:r>
            </m:e>
          </m:d>
          <m:r>
            <w:rPr>
              <w:rFonts w:ascii="Cambria Math" w:hAnsi="Cambria Math"/>
              <w:sz w:val="24"/>
              <w:szCs w:val="24"/>
            </w:rPr>
            <m:t>)</m:t>
          </m:r>
        </m:oMath>
      </m:oMathPara>
    </w:p>
    <w:p w14:paraId="7B4AD1E7" w14:textId="77777777" w:rsidR="00452303" w:rsidRPr="00262C7B" w:rsidRDefault="000B4C8C" w:rsidP="00452303">
      <w:pPr>
        <w:rPr>
          <w:sz w:val="24"/>
          <w:szCs w:val="24"/>
          <w:rtl/>
        </w:rPr>
      </w:pPr>
      <m:oMathPara>
        <m:oMathParaPr>
          <m:jc m:val="left"/>
        </m:oMathParaPr>
        <m:oMath>
          <m:f>
            <m:fPr>
              <m:ctrlPr>
                <w:rPr>
                  <w:rFonts w:ascii="Cambria Math" w:hAnsi="Cambria Math" w:cs="B Nazanin"/>
                  <w:i/>
                  <w:sz w:val="24"/>
                  <w:szCs w:val="24"/>
                </w:rPr>
              </m:ctrlPr>
            </m:fPr>
            <m:num>
              <m:r>
                <w:rPr>
                  <w:rFonts w:ascii="Cambria Math" w:hAnsi="Cambria Math" w:cs="B Nazanin"/>
                  <w:sz w:val="24"/>
                  <w:szCs w:val="24"/>
                </w:rPr>
                <m:t>d</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num>
            <m:den>
              <m:r>
                <w:rPr>
                  <w:rFonts w:ascii="Cambria Math" w:hAnsi="Cambria Math" w:cs="B Nazanin"/>
                  <w:sz w:val="24"/>
                  <w:szCs w:val="24"/>
                </w:rPr>
                <m:t>dt</m:t>
              </m:r>
            </m:den>
          </m:f>
          <m:r>
            <w:rPr>
              <w:rFonts w:ascii="Cambria Math" w:hAnsi="Cambria Math" w:cs="B Nazanin"/>
              <w:sz w:val="24"/>
              <w:szCs w:val="24"/>
            </w:rPr>
            <m:t>=</m:t>
          </m:r>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10</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PY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in2</m:t>
              </m:r>
            </m:sub>
          </m:sSub>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12</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TC</m:t>
              </m:r>
            </m:e>
          </m:d>
          <m:r>
            <w:rPr>
              <w:rFonts w:ascii="Cambria Math" w:hAnsi="Cambria Math"/>
              <w:sz w:val="24"/>
              <w:szCs w:val="24"/>
            </w:rPr>
            <m:t>)</m:t>
          </m:r>
        </m:oMath>
      </m:oMathPara>
    </w:p>
    <w:p w14:paraId="00637CBD" w14:textId="77777777" w:rsidR="00452303" w:rsidRPr="00262C7B" w:rsidRDefault="000B4C8C" w:rsidP="00452303">
      <w:pPr>
        <w:rPr>
          <w:sz w:val="24"/>
          <w:szCs w:val="24"/>
          <w:rtl/>
        </w:rPr>
      </w:pPr>
      <m:oMathPara>
        <m:oMathParaPr>
          <m:jc m:val="left"/>
        </m:oMathParaPr>
        <m:oMath>
          <m:f>
            <m:fPr>
              <m:ctrlPr>
                <w:rPr>
                  <w:rFonts w:ascii="Cambria Math" w:hAnsi="Cambria Math" w:cs="B Nazanin"/>
                  <w:i/>
                  <w:sz w:val="24"/>
                  <w:szCs w:val="24"/>
                </w:rPr>
              </m:ctrlPr>
            </m:fPr>
            <m:num>
              <m:r>
                <w:rPr>
                  <w:rFonts w:ascii="Cambria Math" w:hAnsi="Cambria Math" w:cs="B Nazanin"/>
                  <w:sz w:val="24"/>
                  <w:szCs w:val="24"/>
                </w:rPr>
                <m:t>d</m:t>
              </m:r>
              <m:r>
                <w:rPr>
                  <w:rFonts w:ascii="Cambria Math" w:hAnsi="Cambria Math"/>
                  <w:sz w:val="24"/>
                  <w:szCs w:val="24"/>
                </w:rPr>
                <m:t>TC</m:t>
              </m:r>
            </m:num>
            <m:den>
              <m:r>
                <w:rPr>
                  <w:rFonts w:ascii="Cambria Math" w:hAnsi="Cambria Math" w:cs="B Nazanin"/>
                  <w:sz w:val="24"/>
                  <w:szCs w:val="24"/>
                </w:rPr>
                <m:t>dt</m:t>
              </m:r>
            </m:den>
          </m:f>
          <m:r>
            <w:rPr>
              <w:rFonts w:ascii="Cambria Math" w:hAnsi="Cambria Math" w:cs="B Nazanin"/>
              <w:sz w:val="24"/>
              <w:szCs w:val="24"/>
            </w:rPr>
            <m:t>=</m:t>
          </m:r>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tc</m:t>
              </m:r>
            </m:sub>
          </m:sSub>
          <m:r>
            <w:rPr>
              <w:rFonts w:ascii="Cambria Math" w:hAnsi="Cambria Math"/>
              <w:sz w:val="24"/>
              <w:szCs w:val="24"/>
            </w:rPr>
            <m:t>-TC+</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7</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PY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6</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RE</m:t>
              </m:r>
            </m:e>
          </m:d>
          <m:r>
            <w:rPr>
              <w:rFonts w:ascii="Cambria Math" w:hAnsi="Cambria Math"/>
              <w:sz w:val="24"/>
              <w:szCs w:val="24"/>
            </w:rPr>
            <m:t>)</m:t>
          </m:r>
        </m:oMath>
      </m:oMathPara>
    </w:p>
    <w:p w14:paraId="03B50ED8" w14:textId="77777777" w:rsidR="00452303" w:rsidRPr="00262C7B" w:rsidRDefault="000B4C8C" w:rsidP="00452303">
      <w:pPr>
        <w:rPr>
          <w:sz w:val="24"/>
          <w:szCs w:val="24"/>
          <w:rtl/>
        </w:rPr>
      </w:pPr>
      <m:oMathPara>
        <m:oMathParaPr>
          <m:jc m:val="left"/>
        </m:oMathParaPr>
        <m:oMath>
          <m:f>
            <m:fPr>
              <m:ctrlPr>
                <w:rPr>
                  <w:rFonts w:ascii="Cambria Math" w:hAnsi="Cambria Math" w:cs="B Nazanin"/>
                  <w:i/>
                  <w:sz w:val="24"/>
                  <w:szCs w:val="24"/>
                </w:rPr>
              </m:ctrlPr>
            </m:fPr>
            <m:num>
              <m:r>
                <w:rPr>
                  <w:rFonts w:ascii="Cambria Math" w:hAnsi="Cambria Math" w:cs="B Nazanin"/>
                  <w:sz w:val="24"/>
                  <w:szCs w:val="24"/>
                </w:rPr>
                <m:t>d</m:t>
              </m:r>
              <m:r>
                <w:rPr>
                  <w:rFonts w:ascii="Cambria Math" w:hAnsi="Cambria Math"/>
                  <w:sz w:val="24"/>
                  <w:szCs w:val="24"/>
                </w:rPr>
                <m:t>RE</m:t>
              </m:r>
            </m:num>
            <m:den>
              <m:r>
                <w:rPr>
                  <w:rFonts w:ascii="Cambria Math" w:hAnsi="Cambria Math" w:cs="B Nazanin"/>
                  <w:sz w:val="24"/>
                  <w:szCs w:val="24"/>
                </w:rPr>
                <m:t>dt</m:t>
              </m:r>
            </m:den>
          </m:f>
          <m:r>
            <w:rPr>
              <w:rFonts w:ascii="Cambria Math" w:hAnsi="Cambria Math" w:cs="B Nazanin"/>
              <w:sz w:val="24"/>
              <w:szCs w:val="24"/>
            </w:rPr>
            <m:t>=</m:t>
          </m:r>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5</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re</m:t>
              </m:r>
            </m:sub>
          </m:sSub>
          <m:r>
            <w:rPr>
              <w:rFonts w:ascii="Cambria Math" w:hAnsi="Cambria Math"/>
              <w:sz w:val="24"/>
              <w:szCs w:val="24"/>
            </w:rPr>
            <m:t>-RE+</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8</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PY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4</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RE</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5</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TC</m:t>
              </m:r>
            </m:e>
          </m:d>
          <m:r>
            <w:rPr>
              <w:rFonts w:ascii="Cambria Math" w:hAnsi="Cambria Math"/>
              <w:sz w:val="24"/>
              <w:szCs w:val="24"/>
            </w:rPr>
            <m:t>)</m:t>
          </m:r>
        </m:oMath>
      </m:oMathPara>
    </w:p>
    <w:p w14:paraId="54072014" w14:textId="77777777" w:rsidR="0080245D" w:rsidRPr="00262C7B" w:rsidRDefault="000B4C8C" w:rsidP="0080245D">
      <w:pPr>
        <w:rPr>
          <w:sz w:val="24"/>
          <w:szCs w:val="24"/>
          <w:rtl/>
        </w:rPr>
      </w:pPr>
      <m:oMathPara>
        <m:oMathParaPr>
          <m:jc m:val="left"/>
        </m:oMathParaPr>
        <m:oMath>
          <m:f>
            <m:fPr>
              <m:ctrlPr>
                <w:rPr>
                  <w:rFonts w:ascii="Cambria Math" w:hAnsi="Cambria Math" w:cs="B Nazanin"/>
                  <w:i/>
                  <w:sz w:val="24"/>
                  <w:szCs w:val="24"/>
                </w:rPr>
              </m:ctrlPr>
            </m:fPr>
            <m:num>
              <m:r>
                <w:rPr>
                  <w:rFonts w:ascii="Cambria Math" w:hAnsi="Cambria Math" w:cs="B Nazanin"/>
                  <w:sz w:val="24"/>
                  <w:szCs w:val="24"/>
                </w:rPr>
                <m:t>d</m:t>
              </m:r>
              <m:r>
                <w:rPr>
                  <w:rFonts w:ascii="Cambria Math" w:hAnsi="Cambria Math"/>
                  <w:sz w:val="24"/>
                  <w:szCs w:val="24"/>
                </w:rPr>
                <m:t>EI</m:t>
              </m:r>
            </m:num>
            <m:den>
              <m:r>
                <w:rPr>
                  <w:rFonts w:ascii="Cambria Math" w:hAnsi="Cambria Math" w:cs="B Nazanin"/>
                  <w:sz w:val="24"/>
                  <w:szCs w:val="24"/>
                </w:rPr>
                <m:t>dt</m:t>
              </m:r>
            </m:den>
          </m:f>
          <m:r>
            <w:rPr>
              <w:rFonts w:ascii="Cambria Math" w:hAnsi="Cambria Math" w:cs="B Nazanin"/>
              <w:sz w:val="24"/>
              <w:szCs w:val="24"/>
            </w:rPr>
            <m:t>=</m:t>
          </m:r>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ei</m:t>
              </m:r>
            </m:sub>
          </m:sSub>
          <m:r>
            <w:rPr>
              <w:rFonts w:ascii="Cambria Math" w:hAnsi="Cambria Math"/>
              <w:sz w:val="24"/>
              <w:szCs w:val="24"/>
            </w:rPr>
            <m:t>-EI+</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13</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PY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14</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TC</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15</m:t>
              </m:r>
            </m:sub>
          </m:sSub>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e>
          </m:d>
          <m:r>
            <w:rPr>
              <w:rFonts w:ascii="Cambria Math" w:hAnsi="Cambria Math"/>
              <w:sz w:val="24"/>
              <w:szCs w:val="24"/>
            </w:rPr>
            <m:t>)</m:t>
          </m:r>
        </m:oMath>
      </m:oMathPara>
    </w:p>
    <w:p w14:paraId="30667C8A" w14:textId="77777777" w:rsidR="00452303" w:rsidRDefault="003B16BD" w:rsidP="00FC40A1">
      <w:pPr>
        <w:jc w:val="both"/>
        <w:rPr>
          <w:rFonts w:cs="B Nazanin"/>
          <w:sz w:val="28"/>
          <w:szCs w:val="28"/>
          <w:rtl/>
        </w:rPr>
      </w:pPr>
      <w:r w:rsidRPr="003B16BD">
        <w:rPr>
          <w:rFonts w:cs="B Nazanin"/>
          <w:sz w:val="28"/>
          <w:szCs w:val="28"/>
          <w:rtl/>
        </w:rPr>
        <w:t>به منظور تصادف</w:t>
      </w:r>
      <w:r w:rsidRPr="003B16BD">
        <w:rPr>
          <w:rFonts w:cs="B Nazanin" w:hint="cs"/>
          <w:sz w:val="28"/>
          <w:szCs w:val="28"/>
          <w:rtl/>
        </w:rPr>
        <w:t>ی</w:t>
      </w:r>
      <w:r w:rsidRPr="003B16BD">
        <w:rPr>
          <w:rFonts w:cs="B Nazanin"/>
          <w:sz w:val="28"/>
          <w:szCs w:val="28"/>
          <w:rtl/>
        </w:rPr>
        <w:t xml:space="preserve"> کردن خروج</w:t>
      </w:r>
      <w:r w:rsidRPr="003B16BD">
        <w:rPr>
          <w:rFonts w:cs="B Nazanin" w:hint="cs"/>
          <w:sz w:val="28"/>
          <w:szCs w:val="28"/>
          <w:rtl/>
        </w:rPr>
        <w:t>ی</w:t>
      </w:r>
      <w:r w:rsidRPr="003B16BD">
        <w:rPr>
          <w:rFonts w:cs="B Nazanin"/>
          <w:sz w:val="28"/>
          <w:szCs w:val="28"/>
          <w:rtl/>
        </w:rPr>
        <w:t xml:space="preserve"> مدل ، دو نوع نو</w:t>
      </w:r>
      <w:r w:rsidRPr="003B16BD">
        <w:rPr>
          <w:rFonts w:cs="B Nazanin" w:hint="cs"/>
          <w:sz w:val="28"/>
          <w:szCs w:val="28"/>
          <w:rtl/>
        </w:rPr>
        <w:t>ی</w:t>
      </w:r>
      <w:r w:rsidRPr="003B16BD">
        <w:rPr>
          <w:rFonts w:cs="B Nazanin" w:hint="eastAsia"/>
          <w:sz w:val="28"/>
          <w:szCs w:val="28"/>
          <w:rtl/>
        </w:rPr>
        <w:t>ز</w:t>
      </w:r>
      <w:r w:rsidRPr="003B16BD">
        <w:rPr>
          <w:rFonts w:cs="B Nazanin"/>
          <w:sz w:val="28"/>
          <w:szCs w:val="28"/>
          <w:rtl/>
        </w:rPr>
        <w:t xml:space="preserve"> ورود</w:t>
      </w:r>
      <w:r w:rsidRPr="003B16BD">
        <w:rPr>
          <w:rFonts w:cs="B Nazanin" w:hint="cs"/>
          <w:sz w:val="28"/>
          <w:szCs w:val="28"/>
          <w:rtl/>
        </w:rPr>
        <w:t>ی</w:t>
      </w:r>
      <w:r w:rsidR="00192AB3">
        <w:rPr>
          <w:rFonts w:cs="B Nazanin"/>
          <w:sz w:val="28"/>
          <w:szCs w:val="28"/>
          <w:rtl/>
        </w:rPr>
        <w:t xml:space="preserve"> اعمال </w:t>
      </w:r>
      <w:r w:rsidR="00192AB3">
        <w:rPr>
          <w:rFonts w:cs="B Nazanin" w:hint="cs"/>
          <w:sz w:val="28"/>
          <w:szCs w:val="28"/>
          <w:rtl/>
        </w:rPr>
        <w:t>شد</w:t>
      </w:r>
      <w:r w:rsidRPr="003B16BD">
        <w:rPr>
          <w:rFonts w:cs="B Nazanin"/>
          <w:sz w:val="28"/>
          <w:szCs w:val="28"/>
          <w:rtl/>
        </w:rPr>
        <w:t xml:space="preserve"> که نو</w:t>
      </w:r>
      <w:r w:rsidRPr="003B16BD">
        <w:rPr>
          <w:rFonts w:cs="B Nazanin" w:hint="cs"/>
          <w:sz w:val="28"/>
          <w:szCs w:val="28"/>
          <w:rtl/>
        </w:rPr>
        <w:t>ی</w:t>
      </w:r>
      <w:r w:rsidRPr="003B16BD">
        <w:rPr>
          <w:rFonts w:cs="B Nazanin" w:hint="eastAsia"/>
          <w:sz w:val="28"/>
          <w:szCs w:val="28"/>
          <w:rtl/>
        </w:rPr>
        <w:t>ز</w:t>
      </w:r>
      <w:r w:rsidRPr="003B16BD">
        <w:rPr>
          <w:rFonts w:cs="B Nazanin"/>
          <w:sz w:val="28"/>
          <w:szCs w:val="28"/>
          <w:rtl/>
        </w:rPr>
        <w:t xml:space="preserve"> اول به</w:t>
      </w:r>
      <w:r>
        <w:rPr>
          <w:rFonts w:cs="B Nazanin" w:hint="cs"/>
          <w:sz w:val="28"/>
          <w:szCs w:val="28"/>
          <w:rtl/>
        </w:rPr>
        <w:t xml:space="preserve"> </w:t>
      </w:r>
      <w:r w:rsidRPr="003B16BD">
        <w:rPr>
          <w:rFonts w:cs="B Nazanin" w:hint="eastAsia"/>
          <w:sz w:val="28"/>
          <w:szCs w:val="28"/>
          <w:rtl/>
        </w:rPr>
        <w:t>جمعيت</w:t>
      </w:r>
      <w:r w:rsidRPr="003B16BD">
        <w:rPr>
          <w:rFonts w:cs="B Nazanin"/>
          <w:sz w:val="28"/>
          <w:szCs w:val="28"/>
          <w:rtl/>
        </w:rPr>
        <w:t xml:space="preserve"> هرم</w:t>
      </w:r>
      <w:r w:rsidRPr="003B16BD">
        <w:rPr>
          <w:rFonts w:cs="B Nazanin" w:hint="cs"/>
          <w:sz w:val="28"/>
          <w:szCs w:val="28"/>
          <w:rtl/>
        </w:rPr>
        <w:t>ی</w:t>
      </w:r>
      <w:r w:rsidRPr="003B16BD">
        <w:rPr>
          <w:rFonts w:cs="B Nazanin"/>
          <w:sz w:val="28"/>
          <w:szCs w:val="28"/>
          <w:rtl/>
        </w:rPr>
        <w:t xml:space="preserve"> وارد م</w:t>
      </w:r>
      <w:r w:rsidRPr="003B16BD">
        <w:rPr>
          <w:rFonts w:cs="B Nazanin" w:hint="cs"/>
          <w:sz w:val="28"/>
          <w:szCs w:val="28"/>
          <w:rtl/>
        </w:rPr>
        <w:t>ی</w:t>
      </w:r>
      <w:r>
        <w:rPr>
          <w:rFonts w:cs="B Nazanin" w:hint="cs"/>
          <w:sz w:val="28"/>
          <w:szCs w:val="28"/>
          <w:rtl/>
        </w:rPr>
        <w:t xml:space="preserve"> </w:t>
      </w:r>
      <w:r w:rsidRPr="003B16BD">
        <w:rPr>
          <w:rFonts w:cs="B Nazanin" w:hint="eastAsia"/>
          <w:sz w:val="28"/>
          <w:szCs w:val="28"/>
          <w:rtl/>
        </w:rPr>
        <w:t>شود</w:t>
      </w:r>
      <w:r>
        <w:rPr>
          <w:rFonts w:cs="B Nazanin" w:hint="cs"/>
          <w:sz w:val="28"/>
          <w:szCs w:val="28"/>
          <w:rtl/>
        </w:rPr>
        <w:t xml:space="preserve"> (</w:t>
      </w:r>
      <m:oMath>
        <m:sSub>
          <m:sSubPr>
            <m:ctrlPr>
              <w:rPr>
                <w:rFonts w:ascii="Cambria Math" w:hAnsi="Cambria Math" w:cs="B Nazanin"/>
                <w:i/>
                <w:sz w:val="28"/>
                <w:szCs w:val="28"/>
              </w:rPr>
            </m:ctrlPr>
          </m:sSubPr>
          <m:e>
            <m:r>
              <w:rPr>
                <w:rFonts w:ascii="Cambria Math" w:hAnsi="Cambria Math" w:cs="B Nazanin"/>
                <w:sz w:val="28"/>
                <w:szCs w:val="28"/>
              </w:rPr>
              <m:t>N</m:t>
            </m:r>
          </m:e>
          <m:sub>
            <m:r>
              <w:rPr>
                <w:rFonts w:ascii="Cambria Math" w:hAnsi="Cambria Math" w:cs="B Nazanin"/>
                <w:sz w:val="28"/>
                <w:szCs w:val="28"/>
              </w:rPr>
              <m:t>PY</m:t>
            </m:r>
          </m:sub>
        </m:sSub>
      </m:oMath>
      <w:r>
        <w:rPr>
          <w:rFonts w:cs="B Nazanin" w:hint="cs"/>
          <w:sz w:val="28"/>
          <w:szCs w:val="28"/>
          <w:rtl/>
        </w:rPr>
        <w:t>)</w:t>
      </w:r>
      <w:r w:rsidRPr="003B16BD">
        <w:rPr>
          <w:rFonts w:cs="B Nazanin"/>
          <w:sz w:val="28"/>
          <w:szCs w:val="28"/>
          <w:rtl/>
        </w:rPr>
        <w:t xml:space="preserve"> که با توجه به ا</w:t>
      </w:r>
      <w:r w:rsidRPr="003B16BD">
        <w:rPr>
          <w:rFonts w:cs="B Nazanin" w:hint="cs"/>
          <w:sz w:val="28"/>
          <w:szCs w:val="28"/>
          <w:rtl/>
        </w:rPr>
        <w:t>ی</w:t>
      </w:r>
      <w:r w:rsidRPr="003B16BD">
        <w:rPr>
          <w:rFonts w:cs="B Nazanin" w:hint="eastAsia"/>
          <w:sz w:val="28"/>
          <w:szCs w:val="28"/>
          <w:rtl/>
        </w:rPr>
        <w:t>نکه</w:t>
      </w:r>
      <w:r w:rsidRPr="003B16BD">
        <w:rPr>
          <w:rFonts w:cs="B Nazanin"/>
          <w:sz w:val="28"/>
          <w:szCs w:val="28"/>
          <w:rtl/>
        </w:rPr>
        <w:t xml:space="preserve"> ن</w:t>
      </w:r>
      <w:r>
        <w:rPr>
          <w:rFonts w:cs="B Nazanin" w:hint="cs"/>
          <w:sz w:val="28"/>
          <w:szCs w:val="28"/>
          <w:rtl/>
        </w:rPr>
        <w:t>و</w:t>
      </w:r>
      <w:r w:rsidRPr="003B16BD">
        <w:rPr>
          <w:rFonts w:cs="B Nazanin"/>
          <w:sz w:val="28"/>
          <w:szCs w:val="28"/>
          <w:rtl/>
        </w:rPr>
        <w:t>رون</w:t>
      </w:r>
      <w:r>
        <w:rPr>
          <w:rFonts w:cs="B Nazanin" w:hint="cs"/>
          <w:sz w:val="28"/>
          <w:szCs w:val="28"/>
          <w:rtl/>
        </w:rPr>
        <w:t xml:space="preserve"> </w:t>
      </w:r>
      <w:r w:rsidRPr="003B16BD">
        <w:rPr>
          <w:rFonts w:cs="B Nazanin"/>
          <w:sz w:val="28"/>
          <w:szCs w:val="28"/>
          <w:rtl/>
        </w:rPr>
        <w:t>ها</w:t>
      </w:r>
      <w:r w:rsidRPr="003B16BD">
        <w:rPr>
          <w:rFonts w:cs="B Nazanin" w:hint="cs"/>
          <w:sz w:val="28"/>
          <w:szCs w:val="28"/>
          <w:rtl/>
        </w:rPr>
        <w:t>ی</w:t>
      </w:r>
      <w:r w:rsidRPr="003B16BD">
        <w:rPr>
          <w:rFonts w:cs="B Nazanin"/>
          <w:sz w:val="28"/>
          <w:szCs w:val="28"/>
          <w:rtl/>
        </w:rPr>
        <w:t xml:space="preserve"> هرم</w:t>
      </w:r>
      <w:r w:rsidRPr="003B16BD">
        <w:rPr>
          <w:rFonts w:cs="B Nazanin" w:hint="cs"/>
          <w:sz w:val="28"/>
          <w:szCs w:val="28"/>
          <w:rtl/>
        </w:rPr>
        <w:t>ی</w:t>
      </w:r>
      <w:r w:rsidRPr="003B16BD">
        <w:rPr>
          <w:rFonts w:cs="B Nazanin"/>
          <w:sz w:val="28"/>
          <w:szCs w:val="28"/>
          <w:rtl/>
        </w:rPr>
        <w:t xml:space="preserve"> در سرتاسر کورتکس به </w:t>
      </w:r>
      <w:r w:rsidRPr="003B16BD">
        <w:rPr>
          <w:rFonts w:cs="B Nazanin" w:hint="cs"/>
          <w:sz w:val="28"/>
          <w:szCs w:val="28"/>
          <w:rtl/>
        </w:rPr>
        <w:t>ی</w:t>
      </w:r>
      <w:r w:rsidRPr="003B16BD">
        <w:rPr>
          <w:rFonts w:cs="B Nazanin" w:hint="eastAsia"/>
          <w:sz w:val="28"/>
          <w:szCs w:val="28"/>
          <w:rtl/>
        </w:rPr>
        <w:t>کد</w:t>
      </w:r>
      <w:r w:rsidRPr="003B16BD">
        <w:rPr>
          <w:rFonts w:cs="B Nazanin" w:hint="cs"/>
          <w:sz w:val="28"/>
          <w:szCs w:val="28"/>
          <w:rtl/>
        </w:rPr>
        <w:t>ی</w:t>
      </w:r>
      <w:r w:rsidRPr="003B16BD">
        <w:rPr>
          <w:rFonts w:cs="B Nazanin" w:hint="eastAsia"/>
          <w:sz w:val="28"/>
          <w:szCs w:val="28"/>
          <w:rtl/>
        </w:rPr>
        <w:t>گر</w:t>
      </w:r>
      <w:r w:rsidRPr="003B16BD">
        <w:rPr>
          <w:rFonts w:cs="B Nazanin"/>
          <w:sz w:val="28"/>
          <w:szCs w:val="28"/>
          <w:rtl/>
        </w:rPr>
        <w:t xml:space="preserve"> متصل</w:t>
      </w:r>
      <w:r>
        <w:rPr>
          <w:rFonts w:cs="B Nazanin" w:hint="cs"/>
          <w:sz w:val="28"/>
          <w:szCs w:val="28"/>
          <w:rtl/>
        </w:rPr>
        <w:t xml:space="preserve"> </w:t>
      </w:r>
      <w:r w:rsidRPr="003B16BD">
        <w:rPr>
          <w:rFonts w:cs="B Nazanin" w:hint="eastAsia"/>
          <w:sz w:val="28"/>
          <w:szCs w:val="28"/>
          <w:rtl/>
        </w:rPr>
        <w:t>م</w:t>
      </w:r>
      <w:r w:rsidRPr="003B16BD">
        <w:rPr>
          <w:rFonts w:cs="B Nazanin" w:hint="cs"/>
          <w:sz w:val="28"/>
          <w:szCs w:val="28"/>
          <w:rtl/>
        </w:rPr>
        <w:t>ی</w:t>
      </w:r>
      <w:r>
        <w:rPr>
          <w:rFonts w:cs="B Nazanin" w:hint="cs"/>
          <w:sz w:val="28"/>
          <w:szCs w:val="28"/>
          <w:rtl/>
        </w:rPr>
        <w:t xml:space="preserve"> </w:t>
      </w:r>
      <w:r w:rsidRPr="003B16BD">
        <w:rPr>
          <w:rFonts w:cs="B Nazanin" w:hint="eastAsia"/>
          <w:sz w:val="28"/>
          <w:szCs w:val="28"/>
          <w:rtl/>
        </w:rPr>
        <w:t>باشند،</w:t>
      </w:r>
      <w:r w:rsidRPr="003B16BD">
        <w:rPr>
          <w:rFonts w:cs="B Nazanin"/>
          <w:sz w:val="28"/>
          <w:szCs w:val="28"/>
          <w:rtl/>
        </w:rPr>
        <w:t xml:space="preserve"> بيانگر ورود</w:t>
      </w:r>
      <w:r w:rsidRPr="003B16BD">
        <w:rPr>
          <w:rFonts w:cs="B Nazanin" w:hint="cs"/>
          <w:sz w:val="28"/>
          <w:szCs w:val="28"/>
          <w:rtl/>
        </w:rPr>
        <w:t>ی</w:t>
      </w:r>
      <w:r w:rsidRPr="003B16BD">
        <w:rPr>
          <w:rFonts w:cs="B Nazanin"/>
          <w:sz w:val="28"/>
          <w:szCs w:val="28"/>
          <w:rtl/>
        </w:rPr>
        <w:t xml:space="preserve"> است که از ن</w:t>
      </w:r>
      <w:r>
        <w:rPr>
          <w:rFonts w:cs="B Nazanin" w:hint="cs"/>
          <w:sz w:val="28"/>
          <w:szCs w:val="28"/>
          <w:rtl/>
        </w:rPr>
        <w:t>و</w:t>
      </w:r>
      <w:r w:rsidRPr="003B16BD">
        <w:rPr>
          <w:rFonts w:cs="B Nazanin"/>
          <w:sz w:val="28"/>
          <w:szCs w:val="28"/>
          <w:rtl/>
        </w:rPr>
        <w:t>رون</w:t>
      </w:r>
      <w:r>
        <w:rPr>
          <w:rFonts w:cs="B Nazanin" w:hint="cs"/>
          <w:sz w:val="28"/>
          <w:szCs w:val="28"/>
          <w:rtl/>
        </w:rPr>
        <w:t xml:space="preserve"> </w:t>
      </w:r>
      <w:r w:rsidRPr="003B16BD">
        <w:rPr>
          <w:rFonts w:cs="B Nazanin"/>
          <w:sz w:val="28"/>
          <w:szCs w:val="28"/>
          <w:rtl/>
        </w:rPr>
        <w:t>ها</w:t>
      </w:r>
      <w:r w:rsidRPr="003B16BD">
        <w:rPr>
          <w:rFonts w:cs="B Nazanin" w:hint="cs"/>
          <w:sz w:val="28"/>
          <w:szCs w:val="28"/>
          <w:rtl/>
        </w:rPr>
        <w:t>ی</w:t>
      </w:r>
      <w:r w:rsidRPr="003B16BD">
        <w:rPr>
          <w:rFonts w:cs="B Nazanin"/>
          <w:sz w:val="28"/>
          <w:szCs w:val="28"/>
          <w:rtl/>
        </w:rPr>
        <w:t xml:space="preserve"> هرم</w:t>
      </w:r>
      <w:r w:rsidRPr="003B16BD">
        <w:rPr>
          <w:rFonts w:cs="B Nazanin" w:hint="cs"/>
          <w:sz w:val="28"/>
          <w:szCs w:val="28"/>
          <w:rtl/>
        </w:rPr>
        <w:t>ی</w:t>
      </w:r>
      <w:r w:rsidRPr="003B16BD">
        <w:rPr>
          <w:rFonts w:cs="B Nazanin"/>
          <w:sz w:val="28"/>
          <w:szCs w:val="28"/>
          <w:rtl/>
        </w:rPr>
        <w:t xml:space="preserve"> در قسمت</w:t>
      </w:r>
      <w:r>
        <w:rPr>
          <w:rFonts w:cs="B Nazanin" w:hint="cs"/>
          <w:sz w:val="28"/>
          <w:szCs w:val="28"/>
          <w:rtl/>
        </w:rPr>
        <w:t xml:space="preserve"> </w:t>
      </w:r>
      <w:r w:rsidRPr="003B16BD">
        <w:rPr>
          <w:rFonts w:cs="B Nazanin"/>
          <w:sz w:val="28"/>
          <w:szCs w:val="28"/>
          <w:rtl/>
        </w:rPr>
        <w:t>ها</w:t>
      </w:r>
      <w:r w:rsidRPr="003B16BD">
        <w:rPr>
          <w:rFonts w:cs="B Nazanin" w:hint="cs"/>
          <w:sz w:val="28"/>
          <w:szCs w:val="28"/>
          <w:rtl/>
        </w:rPr>
        <w:t>ی</w:t>
      </w:r>
      <w:r w:rsidRPr="003B16BD">
        <w:rPr>
          <w:rFonts w:cs="B Nazanin"/>
          <w:sz w:val="28"/>
          <w:szCs w:val="28"/>
          <w:rtl/>
        </w:rPr>
        <w:t xml:space="preserve"> د</w:t>
      </w:r>
      <w:r w:rsidRPr="003B16BD">
        <w:rPr>
          <w:rFonts w:cs="B Nazanin" w:hint="cs"/>
          <w:sz w:val="28"/>
          <w:szCs w:val="28"/>
          <w:rtl/>
        </w:rPr>
        <w:t>ی</w:t>
      </w:r>
      <w:r w:rsidRPr="003B16BD">
        <w:rPr>
          <w:rFonts w:cs="B Nazanin" w:hint="eastAsia"/>
          <w:sz w:val="28"/>
          <w:szCs w:val="28"/>
          <w:rtl/>
        </w:rPr>
        <w:t>گر</w:t>
      </w:r>
      <w:r w:rsidRPr="003B16BD">
        <w:rPr>
          <w:rFonts w:cs="B Nazanin"/>
          <w:sz w:val="28"/>
          <w:szCs w:val="28"/>
          <w:rtl/>
        </w:rPr>
        <w:t xml:space="preserve"> کورتکس در</w:t>
      </w:r>
      <w:r w:rsidRPr="003B16BD">
        <w:rPr>
          <w:rFonts w:cs="B Nazanin" w:hint="cs"/>
          <w:sz w:val="28"/>
          <w:szCs w:val="28"/>
          <w:rtl/>
        </w:rPr>
        <w:t>ی</w:t>
      </w:r>
      <w:r w:rsidRPr="003B16BD">
        <w:rPr>
          <w:rFonts w:cs="B Nazanin" w:hint="eastAsia"/>
          <w:sz w:val="28"/>
          <w:szCs w:val="28"/>
          <w:rtl/>
        </w:rPr>
        <w:t>افت</w:t>
      </w:r>
      <w:r w:rsidRPr="003B16BD">
        <w:rPr>
          <w:rFonts w:cs="B Nazanin"/>
          <w:sz w:val="28"/>
          <w:szCs w:val="28"/>
          <w:rtl/>
        </w:rPr>
        <w:t xml:space="preserve"> م</w:t>
      </w:r>
      <w:r w:rsidRPr="003B16BD">
        <w:rPr>
          <w:rFonts w:cs="B Nazanin" w:hint="cs"/>
          <w:sz w:val="28"/>
          <w:szCs w:val="28"/>
          <w:rtl/>
        </w:rPr>
        <w:t>ی</w:t>
      </w:r>
      <w:r>
        <w:rPr>
          <w:rFonts w:cs="B Nazanin" w:hint="cs"/>
          <w:sz w:val="28"/>
          <w:szCs w:val="28"/>
          <w:rtl/>
        </w:rPr>
        <w:t xml:space="preserve"> </w:t>
      </w:r>
      <w:r w:rsidRPr="003B16BD">
        <w:rPr>
          <w:rFonts w:cs="B Nazanin" w:hint="eastAsia"/>
          <w:sz w:val="28"/>
          <w:szCs w:val="28"/>
          <w:rtl/>
        </w:rPr>
        <w:t>کند</w:t>
      </w:r>
      <w:r w:rsidRPr="003B16BD">
        <w:rPr>
          <w:rFonts w:cs="B Nazanin"/>
          <w:sz w:val="28"/>
          <w:szCs w:val="28"/>
          <w:rtl/>
        </w:rPr>
        <w:t>. نو</w:t>
      </w:r>
      <w:r w:rsidRPr="003B16BD">
        <w:rPr>
          <w:rFonts w:cs="B Nazanin" w:hint="cs"/>
          <w:sz w:val="28"/>
          <w:szCs w:val="28"/>
          <w:rtl/>
        </w:rPr>
        <w:t>ی</w:t>
      </w:r>
      <w:r w:rsidRPr="003B16BD">
        <w:rPr>
          <w:rFonts w:cs="B Nazanin" w:hint="eastAsia"/>
          <w:sz w:val="28"/>
          <w:szCs w:val="28"/>
          <w:rtl/>
        </w:rPr>
        <w:t>ز</w:t>
      </w:r>
      <w:r>
        <w:rPr>
          <w:rFonts w:cs="B Nazanin" w:hint="cs"/>
          <w:sz w:val="28"/>
          <w:szCs w:val="28"/>
          <w:rtl/>
        </w:rPr>
        <w:t xml:space="preserve"> </w:t>
      </w:r>
      <w:r w:rsidRPr="003B16BD">
        <w:rPr>
          <w:rFonts w:cs="B Nazanin" w:hint="eastAsia"/>
          <w:sz w:val="28"/>
          <w:szCs w:val="28"/>
          <w:rtl/>
        </w:rPr>
        <w:t>دوم</w:t>
      </w:r>
      <w:r w:rsidRPr="003B16BD">
        <w:rPr>
          <w:rFonts w:cs="B Nazanin"/>
          <w:sz w:val="28"/>
          <w:szCs w:val="28"/>
          <w:rtl/>
        </w:rPr>
        <w:t xml:space="preserve"> به جمعيت هسته</w:t>
      </w:r>
      <w:r>
        <w:rPr>
          <w:rFonts w:cs="B Nazanin" w:hint="cs"/>
          <w:sz w:val="28"/>
          <w:szCs w:val="28"/>
          <w:rtl/>
        </w:rPr>
        <w:t xml:space="preserve"> </w:t>
      </w:r>
      <w:r w:rsidRPr="003B16BD">
        <w:rPr>
          <w:rFonts w:cs="B Nazanin" w:hint="cs"/>
          <w:sz w:val="28"/>
          <w:szCs w:val="28"/>
          <w:rtl/>
        </w:rPr>
        <w:t>ی</w:t>
      </w:r>
      <w:r w:rsidRPr="003B16BD">
        <w:rPr>
          <w:rFonts w:cs="B Nazanin"/>
          <w:sz w:val="28"/>
          <w:szCs w:val="28"/>
          <w:rtl/>
        </w:rPr>
        <w:t xml:space="preserve"> رله</w:t>
      </w:r>
      <w:r>
        <w:rPr>
          <w:rFonts w:cs="B Nazanin" w:hint="cs"/>
          <w:sz w:val="28"/>
          <w:szCs w:val="28"/>
          <w:rtl/>
        </w:rPr>
        <w:t xml:space="preserve"> </w:t>
      </w:r>
      <w:r w:rsidRPr="003B16BD">
        <w:rPr>
          <w:rFonts w:cs="B Nazanin" w:hint="cs"/>
          <w:sz w:val="28"/>
          <w:szCs w:val="28"/>
          <w:rtl/>
        </w:rPr>
        <w:t>ی</w:t>
      </w:r>
      <w:r w:rsidRPr="003B16BD">
        <w:rPr>
          <w:rFonts w:cs="B Nazanin"/>
          <w:sz w:val="28"/>
          <w:szCs w:val="28"/>
          <w:rtl/>
        </w:rPr>
        <w:t xml:space="preserve"> تالاميک وارد م</w:t>
      </w:r>
      <w:r w:rsidRPr="003B16BD">
        <w:rPr>
          <w:rFonts w:cs="B Nazanin" w:hint="cs"/>
          <w:sz w:val="28"/>
          <w:szCs w:val="28"/>
          <w:rtl/>
        </w:rPr>
        <w:t>ی</w:t>
      </w:r>
      <w:r>
        <w:rPr>
          <w:rFonts w:cs="B Nazanin" w:hint="cs"/>
          <w:sz w:val="28"/>
          <w:szCs w:val="28"/>
          <w:rtl/>
        </w:rPr>
        <w:t xml:space="preserve"> </w:t>
      </w:r>
      <w:r w:rsidRPr="003B16BD">
        <w:rPr>
          <w:rFonts w:cs="B Nazanin" w:hint="eastAsia"/>
          <w:sz w:val="28"/>
          <w:szCs w:val="28"/>
          <w:rtl/>
        </w:rPr>
        <w:t>شود</w:t>
      </w:r>
      <w:r w:rsidRPr="003B16BD">
        <w:rPr>
          <w:rFonts w:cs="B Nazanin"/>
          <w:sz w:val="28"/>
          <w:szCs w:val="28"/>
          <w:rtl/>
        </w:rPr>
        <w:t xml:space="preserve"> </w:t>
      </w:r>
      <w:r>
        <w:rPr>
          <w:rFonts w:cs="B Nazanin" w:hint="cs"/>
          <w:sz w:val="28"/>
          <w:szCs w:val="28"/>
          <w:rtl/>
        </w:rPr>
        <w:t>(</w:t>
      </w:r>
      <m:oMath>
        <m:sSub>
          <m:sSubPr>
            <m:ctrlPr>
              <w:rPr>
                <w:rFonts w:ascii="Cambria Math" w:hAnsi="Cambria Math" w:cs="B Nazanin"/>
                <w:sz w:val="28"/>
                <w:szCs w:val="28"/>
              </w:rPr>
            </m:ctrlPr>
          </m:sSubPr>
          <m:e>
            <m:r>
              <w:rPr>
                <w:rFonts w:ascii="Cambria Math" w:hAnsi="Cambria Math" w:cs="B Nazanin"/>
                <w:sz w:val="28"/>
                <w:szCs w:val="28"/>
              </w:rPr>
              <m:t>N</m:t>
            </m:r>
          </m:e>
          <m:sub>
            <m:r>
              <w:rPr>
                <w:rFonts w:ascii="Cambria Math" w:hAnsi="Cambria Math" w:cs="B Nazanin"/>
                <w:sz w:val="28"/>
                <w:szCs w:val="28"/>
              </w:rPr>
              <m:t>TC</m:t>
            </m:r>
          </m:sub>
        </m:sSub>
      </m:oMath>
      <w:r>
        <w:rPr>
          <w:rFonts w:cs="B Nazanin" w:hint="cs"/>
          <w:sz w:val="28"/>
          <w:szCs w:val="28"/>
          <w:rtl/>
        </w:rPr>
        <w:t xml:space="preserve">) </w:t>
      </w:r>
      <w:r w:rsidRPr="003B16BD">
        <w:rPr>
          <w:rFonts w:cs="B Nazanin"/>
          <w:sz w:val="28"/>
          <w:szCs w:val="28"/>
          <w:rtl/>
        </w:rPr>
        <w:t>ز</w:t>
      </w:r>
      <w:r w:rsidRPr="003B16BD">
        <w:rPr>
          <w:rFonts w:cs="B Nazanin" w:hint="cs"/>
          <w:sz w:val="28"/>
          <w:szCs w:val="28"/>
          <w:rtl/>
        </w:rPr>
        <w:t>ی</w:t>
      </w:r>
      <w:r w:rsidRPr="003B16BD">
        <w:rPr>
          <w:rFonts w:cs="B Nazanin" w:hint="eastAsia"/>
          <w:sz w:val="28"/>
          <w:szCs w:val="28"/>
          <w:rtl/>
        </w:rPr>
        <w:t>را</w:t>
      </w:r>
      <w:r w:rsidRPr="003B16BD">
        <w:rPr>
          <w:rFonts w:cs="B Nazanin"/>
          <w:sz w:val="28"/>
          <w:szCs w:val="28"/>
          <w:rtl/>
        </w:rPr>
        <w:t xml:space="preserve"> هسته</w:t>
      </w:r>
      <w:r>
        <w:rPr>
          <w:rFonts w:cs="B Nazanin" w:hint="cs"/>
          <w:sz w:val="28"/>
          <w:szCs w:val="28"/>
          <w:rtl/>
        </w:rPr>
        <w:t xml:space="preserve"> </w:t>
      </w:r>
      <w:r w:rsidRPr="003B16BD">
        <w:rPr>
          <w:rFonts w:cs="B Nazanin" w:hint="cs"/>
          <w:sz w:val="28"/>
          <w:szCs w:val="28"/>
          <w:rtl/>
        </w:rPr>
        <w:t>ی</w:t>
      </w:r>
      <w:r w:rsidRPr="003B16BD">
        <w:rPr>
          <w:rFonts w:cs="B Nazanin"/>
          <w:sz w:val="28"/>
          <w:szCs w:val="28"/>
          <w:rtl/>
        </w:rPr>
        <w:t xml:space="preserve"> رله</w:t>
      </w:r>
      <w:r>
        <w:rPr>
          <w:rFonts w:cs="B Nazanin" w:hint="cs"/>
          <w:sz w:val="28"/>
          <w:szCs w:val="28"/>
          <w:rtl/>
        </w:rPr>
        <w:t xml:space="preserve"> </w:t>
      </w:r>
      <w:r w:rsidRPr="003B16BD">
        <w:rPr>
          <w:rFonts w:cs="B Nazanin" w:hint="cs"/>
          <w:sz w:val="28"/>
          <w:szCs w:val="28"/>
          <w:rtl/>
        </w:rPr>
        <w:t>ی</w:t>
      </w:r>
      <w:r w:rsidRPr="003B16BD">
        <w:rPr>
          <w:rFonts w:cs="B Nazanin"/>
          <w:sz w:val="28"/>
          <w:szCs w:val="28"/>
          <w:rtl/>
        </w:rPr>
        <w:t xml:space="preserve"> تالاميک مانند </w:t>
      </w:r>
      <w:r w:rsidRPr="003B16BD">
        <w:rPr>
          <w:rFonts w:cs="B Nazanin" w:hint="cs"/>
          <w:sz w:val="28"/>
          <w:szCs w:val="28"/>
          <w:rtl/>
        </w:rPr>
        <w:t>ی</w:t>
      </w:r>
      <w:r w:rsidRPr="003B16BD">
        <w:rPr>
          <w:rFonts w:cs="B Nazanin" w:hint="eastAsia"/>
          <w:sz w:val="28"/>
          <w:szCs w:val="28"/>
          <w:rtl/>
        </w:rPr>
        <w:t>ک</w:t>
      </w:r>
      <w:r w:rsidRPr="003B16BD">
        <w:rPr>
          <w:rFonts w:cs="B Nazanin"/>
          <w:sz w:val="28"/>
          <w:szCs w:val="28"/>
          <w:rtl/>
        </w:rPr>
        <w:t xml:space="preserve"> ا</w:t>
      </w:r>
      <w:r w:rsidRPr="003B16BD">
        <w:rPr>
          <w:rFonts w:cs="B Nazanin" w:hint="cs"/>
          <w:sz w:val="28"/>
          <w:szCs w:val="28"/>
          <w:rtl/>
        </w:rPr>
        <w:t>ی</w:t>
      </w:r>
      <w:r w:rsidRPr="003B16BD">
        <w:rPr>
          <w:rFonts w:cs="B Nazanin" w:hint="eastAsia"/>
          <w:sz w:val="28"/>
          <w:szCs w:val="28"/>
          <w:rtl/>
        </w:rPr>
        <w:t>ستگاه</w:t>
      </w:r>
      <w:r w:rsidRPr="003B16BD">
        <w:rPr>
          <w:rFonts w:cs="B Nazanin"/>
          <w:sz w:val="28"/>
          <w:szCs w:val="28"/>
          <w:rtl/>
        </w:rPr>
        <w:t xml:space="preserve"> رله</w:t>
      </w:r>
      <w:r>
        <w:rPr>
          <w:rFonts w:cs="B Nazanin" w:hint="cs"/>
          <w:sz w:val="28"/>
          <w:szCs w:val="28"/>
          <w:rtl/>
        </w:rPr>
        <w:t xml:space="preserve"> </w:t>
      </w:r>
      <w:r w:rsidRPr="003B16BD">
        <w:rPr>
          <w:rFonts w:cs="B Nazanin" w:hint="eastAsia"/>
          <w:sz w:val="28"/>
          <w:szCs w:val="28"/>
          <w:rtl/>
        </w:rPr>
        <w:t>م</w:t>
      </w:r>
      <w:r w:rsidRPr="003B16BD">
        <w:rPr>
          <w:rFonts w:cs="B Nazanin" w:hint="cs"/>
          <w:sz w:val="28"/>
          <w:szCs w:val="28"/>
          <w:rtl/>
        </w:rPr>
        <w:t>ی</w:t>
      </w:r>
      <w:r>
        <w:rPr>
          <w:rFonts w:cs="B Nazanin" w:hint="cs"/>
          <w:sz w:val="28"/>
          <w:szCs w:val="28"/>
          <w:rtl/>
        </w:rPr>
        <w:t xml:space="preserve"> </w:t>
      </w:r>
      <w:r w:rsidRPr="003B16BD">
        <w:rPr>
          <w:rFonts w:cs="B Nazanin" w:hint="eastAsia"/>
          <w:sz w:val="28"/>
          <w:szCs w:val="28"/>
          <w:rtl/>
        </w:rPr>
        <w:t>باشد</w:t>
      </w:r>
      <w:r w:rsidRPr="003B16BD">
        <w:rPr>
          <w:rFonts w:cs="B Nazanin"/>
          <w:sz w:val="28"/>
          <w:szCs w:val="28"/>
          <w:rtl/>
        </w:rPr>
        <w:t xml:space="preserve"> که اطلاعات سنسور</w:t>
      </w:r>
      <w:r w:rsidRPr="003B16BD">
        <w:rPr>
          <w:rFonts w:cs="B Nazanin" w:hint="cs"/>
          <w:sz w:val="28"/>
          <w:szCs w:val="28"/>
          <w:rtl/>
        </w:rPr>
        <w:t>ی</w:t>
      </w:r>
      <w:r w:rsidRPr="003B16BD">
        <w:rPr>
          <w:rFonts w:cs="B Nazanin"/>
          <w:sz w:val="28"/>
          <w:szCs w:val="28"/>
          <w:rtl/>
        </w:rPr>
        <w:t xml:space="preserve"> از قسمت</w:t>
      </w:r>
      <w:r>
        <w:rPr>
          <w:rFonts w:cs="B Nazanin" w:hint="cs"/>
          <w:sz w:val="28"/>
          <w:szCs w:val="28"/>
          <w:rtl/>
        </w:rPr>
        <w:t xml:space="preserve"> </w:t>
      </w:r>
      <w:r w:rsidRPr="003B16BD">
        <w:rPr>
          <w:rFonts w:cs="B Nazanin"/>
          <w:sz w:val="28"/>
          <w:szCs w:val="28"/>
          <w:rtl/>
        </w:rPr>
        <w:t>ها</w:t>
      </w:r>
      <w:r w:rsidRPr="003B16BD">
        <w:rPr>
          <w:rFonts w:cs="B Nazanin" w:hint="cs"/>
          <w:sz w:val="28"/>
          <w:szCs w:val="28"/>
          <w:rtl/>
        </w:rPr>
        <w:t>ی</w:t>
      </w:r>
      <w:r w:rsidRPr="003B16BD">
        <w:rPr>
          <w:rFonts w:cs="B Nazanin"/>
          <w:sz w:val="28"/>
          <w:szCs w:val="28"/>
          <w:rtl/>
        </w:rPr>
        <w:t xml:space="preserve"> مختلف مغز به ا</w:t>
      </w:r>
      <w:r w:rsidRPr="003B16BD">
        <w:rPr>
          <w:rFonts w:cs="B Nazanin" w:hint="cs"/>
          <w:sz w:val="28"/>
          <w:szCs w:val="28"/>
          <w:rtl/>
        </w:rPr>
        <w:t>ی</w:t>
      </w:r>
      <w:r w:rsidRPr="003B16BD">
        <w:rPr>
          <w:rFonts w:cs="B Nazanin" w:hint="eastAsia"/>
          <w:sz w:val="28"/>
          <w:szCs w:val="28"/>
          <w:rtl/>
        </w:rPr>
        <w:t>ن</w:t>
      </w:r>
      <w:r w:rsidRPr="003B16BD">
        <w:rPr>
          <w:rFonts w:cs="B Nazanin"/>
          <w:sz w:val="28"/>
          <w:szCs w:val="28"/>
          <w:rtl/>
        </w:rPr>
        <w:t xml:space="preserve"> قسمت وارد م</w:t>
      </w:r>
      <w:r w:rsidRPr="003B16BD">
        <w:rPr>
          <w:rFonts w:cs="B Nazanin" w:hint="cs"/>
          <w:sz w:val="28"/>
          <w:szCs w:val="28"/>
          <w:rtl/>
        </w:rPr>
        <w:t>ی</w:t>
      </w:r>
      <w:r>
        <w:rPr>
          <w:rFonts w:cs="B Nazanin" w:hint="cs"/>
          <w:sz w:val="28"/>
          <w:szCs w:val="28"/>
          <w:rtl/>
        </w:rPr>
        <w:t xml:space="preserve"> </w:t>
      </w:r>
      <w:r w:rsidRPr="003B16BD">
        <w:rPr>
          <w:rFonts w:cs="B Nazanin" w:hint="eastAsia"/>
          <w:sz w:val="28"/>
          <w:szCs w:val="28"/>
          <w:rtl/>
        </w:rPr>
        <w:t>شود</w:t>
      </w:r>
      <w:r w:rsidRPr="003B16BD">
        <w:rPr>
          <w:rFonts w:cs="B Nazanin"/>
          <w:sz w:val="28"/>
          <w:szCs w:val="28"/>
          <w:rtl/>
        </w:rPr>
        <w:t>.</w:t>
      </w:r>
      <w:r w:rsidRPr="003B16BD">
        <w:rPr>
          <w:rtl/>
        </w:rPr>
        <w:t xml:space="preserve"> </w:t>
      </w:r>
      <w:r w:rsidRPr="003B16BD">
        <w:rPr>
          <w:rFonts w:cs="B Nazanin"/>
          <w:sz w:val="28"/>
          <w:szCs w:val="28"/>
          <w:rtl/>
        </w:rPr>
        <w:t>مقاد</w:t>
      </w:r>
      <w:r w:rsidRPr="003B16BD">
        <w:rPr>
          <w:rFonts w:cs="B Nazanin" w:hint="cs"/>
          <w:sz w:val="28"/>
          <w:szCs w:val="28"/>
          <w:rtl/>
        </w:rPr>
        <w:t>ی</w:t>
      </w:r>
      <w:r w:rsidRPr="003B16BD">
        <w:rPr>
          <w:rFonts w:cs="B Nazanin" w:hint="eastAsia"/>
          <w:sz w:val="28"/>
          <w:szCs w:val="28"/>
          <w:rtl/>
        </w:rPr>
        <w:t>ر</w:t>
      </w:r>
      <w:r w:rsidRPr="003B16BD">
        <w:rPr>
          <w:rFonts w:cs="B Nazanin"/>
          <w:sz w:val="28"/>
          <w:szCs w:val="28"/>
          <w:rtl/>
        </w:rPr>
        <w:t xml:space="preserve"> ميانگين</w:t>
      </w:r>
      <w:r>
        <w:rPr>
          <w:rFonts w:cs="B Nazanin" w:hint="cs"/>
          <w:sz w:val="28"/>
          <w:szCs w:val="28"/>
          <w:rtl/>
        </w:rPr>
        <w:t xml:space="preserve"> </w:t>
      </w:r>
      <w:r w:rsidRPr="003B16BD">
        <w:rPr>
          <w:rFonts w:cs="B Nazanin" w:hint="eastAsia"/>
          <w:sz w:val="28"/>
          <w:szCs w:val="28"/>
          <w:rtl/>
        </w:rPr>
        <w:t>و</w:t>
      </w:r>
      <w:r w:rsidRPr="003B16BD">
        <w:rPr>
          <w:rFonts w:cs="B Nazanin"/>
          <w:sz w:val="28"/>
          <w:szCs w:val="28"/>
          <w:rtl/>
        </w:rPr>
        <w:t xml:space="preserve"> وار</w:t>
      </w:r>
      <w:r w:rsidRPr="003B16BD">
        <w:rPr>
          <w:rFonts w:cs="B Nazanin" w:hint="cs"/>
          <w:sz w:val="28"/>
          <w:szCs w:val="28"/>
          <w:rtl/>
        </w:rPr>
        <w:t>ی</w:t>
      </w:r>
      <w:r w:rsidRPr="003B16BD">
        <w:rPr>
          <w:rFonts w:cs="B Nazanin" w:hint="eastAsia"/>
          <w:sz w:val="28"/>
          <w:szCs w:val="28"/>
          <w:rtl/>
        </w:rPr>
        <w:t>انس</w:t>
      </w:r>
      <w:r w:rsidRPr="003B16BD">
        <w:rPr>
          <w:rFonts w:cs="B Nazanin"/>
          <w:sz w:val="28"/>
          <w:szCs w:val="28"/>
          <w:rtl/>
        </w:rPr>
        <w:t xml:space="preserve"> ا</w:t>
      </w:r>
      <w:r w:rsidRPr="003B16BD">
        <w:rPr>
          <w:rFonts w:cs="B Nazanin" w:hint="cs"/>
          <w:sz w:val="28"/>
          <w:szCs w:val="28"/>
          <w:rtl/>
        </w:rPr>
        <w:t>ی</w:t>
      </w:r>
      <w:r w:rsidRPr="003B16BD">
        <w:rPr>
          <w:rFonts w:cs="B Nazanin" w:hint="eastAsia"/>
          <w:sz w:val="28"/>
          <w:szCs w:val="28"/>
          <w:rtl/>
        </w:rPr>
        <w:t>ن</w:t>
      </w:r>
      <w:r w:rsidRPr="003B16BD">
        <w:rPr>
          <w:rFonts w:cs="B Nazanin"/>
          <w:sz w:val="28"/>
          <w:szCs w:val="28"/>
          <w:rtl/>
        </w:rPr>
        <w:t xml:space="preserve"> دو نو</w:t>
      </w:r>
      <w:r w:rsidRPr="003B16BD">
        <w:rPr>
          <w:rFonts w:cs="B Nazanin" w:hint="cs"/>
          <w:sz w:val="28"/>
          <w:szCs w:val="28"/>
          <w:rtl/>
        </w:rPr>
        <w:t>ی</w:t>
      </w:r>
      <w:r w:rsidRPr="003B16BD">
        <w:rPr>
          <w:rFonts w:cs="B Nazanin" w:hint="eastAsia"/>
          <w:sz w:val="28"/>
          <w:szCs w:val="28"/>
          <w:rtl/>
        </w:rPr>
        <w:t>ز</w:t>
      </w:r>
      <w:r w:rsidRPr="003B16BD">
        <w:rPr>
          <w:rFonts w:cs="B Nazanin"/>
          <w:sz w:val="28"/>
          <w:szCs w:val="28"/>
          <w:rtl/>
        </w:rPr>
        <w:t xml:space="preserve"> با </w:t>
      </w:r>
      <w:r w:rsidRPr="003B16BD">
        <w:rPr>
          <w:rFonts w:cs="B Nazanin" w:hint="cs"/>
          <w:sz w:val="28"/>
          <w:szCs w:val="28"/>
          <w:rtl/>
        </w:rPr>
        <w:t>ی</w:t>
      </w:r>
      <w:r w:rsidRPr="003B16BD">
        <w:rPr>
          <w:rFonts w:cs="B Nazanin" w:hint="eastAsia"/>
          <w:sz w:val="28"/>
          <w:szCs w:val="28"/>
          <w:rtl/>
        </w:rPr>
        <w:t>کد</w:t>
      </w:r>
      <w:r w:rsidRPr="003B16BD">
        <w:rPr>
          <w:rFonts w:cs="B Nazanin" w:hint="cs"/>
          <w:sz w:val="28"/>
          <w:szCs w:val="28"/>
          <w:rtl/>
        </w:rPr>
        <w:t>ی</w:t>
      </w:r>
      <w:r w:rsidRPr="003B16BD">
        <w:rPr>
          <w:rFonts w:cs="B Nazanin" w:hint="eastAsia"/>
          <w:sz w:val="28"/>
          <w:szCs w:val="28"/>
          <w:rtl/>
        </w:rPr>
        <w:t>گر</w:t>
      </w:r>
      <w:r w:rsidRPr="003B16BD">
        <w:rPr>
          <w:rFonts w:cs="B Nazanin"/>
          <w:sz w:val="28"/>
          <w:szCs w:val="28"/>
          <w:rtl/>
        </w:rPr>
        <w:t xml:space="preserve"> متفاوت درنظر گرفته شده است.</w:t>
      </w:r>
    </w:p>
    <w:p w14:paraId="66C48296" w14:textId="77777777" w:rsidR="00452303" w:rsidRDefault="00E50083" w:rsidP="003B16BD">
      <w:pPr>
        <w:jc w:val="center"/>
        <w:rPr>
          <w:rFonts w:cs="B Nazanin"/>
          <w:sz w:val="28"/>
          <w:szCs w:val="28"/>
          <w:rtl/>
        </w:rPr>
      </w:pPr>
      <w:r>
        <w:rPr>
          <w:rFonts w:cs="B Nazanin"/>
          <w:sz w:val="28"/>
          <w:szCs w:val="28"/>
        </w:rPr>
        <w:pict w14:anchorId="5CEDB954">
          <v:shape id="_x0000_i1036" type="#_x0000_t75" style="width:385.2pt;height:270.6pt">
            <v:imagedata r:id="rId26" o:title="1"/>
          </v:shape>
        </w:pict>
      </w:r>
    </w:p>
    <w:p w14:paraId="1BD2A723" w14:textId="77777777" w:rsidR="00452303" w:rsidRPr="000A34A8" w:rsidRDefault="003B16BD" w:rsidP="00FE2E01">
      <w:pPr>
        <w:jc w:val="center"/>
        <w:rPr>
          <w:rFonts w:cs="B Nazanin"/>
        </w:rPr>
      </w:pPr>
      <w:r w:rsidRPr="000A34A8">
        <w:rPr>
          <w:rFonts w:cs="B Nazanin" w:hint="cs"/>
          <w:rtl/>
        </w:rPr>
        <w:t xml:space="preserve">شکل </w:t>
      </w:r>
      <w:r w:rsidR="00544C3B">
        <w:rPr>
          <w:rFonts w:cs="B Nazanin" w:hint="cs"/>
          <w:rtl/>
        </w:rPr>
        <w:t>3</w:t>
      </w:r>
      <w:r w:rsidR="00AA004E">
        <w:rPr>
          <w:rFonts w:cs="B Nazanin" w:hint="cs"/>
          <w:rtl/>
        </w:rPr>
        <w:t>-13 .</w:t>
      </w:r>
      <w:r w:rsidRPr="000A34A8">
        <w:rPr>
          <w:rFonts w:cs="B Nazanin" w:hint="cs"/>
          <w:rtl/>
        </w:rPr>
        <w:t xml:space="preserve"> مدل اصلاح شده لیو و ونگ با در نظر گرفتن نویز ورودی به جمعیت هرمی و هسته رله ی تالامیک</w:t>
      </w:r>
      <w:r w:rsidR="00544C3B">
        <w:rPr>
          <w:rFonts w:cs="B Nazanin" w:hint="cs"/>
          <w:rtl/>
        </w:rPr>
        <w:t xml:space="preserve"> </w:t>
      </w:r>
      <w:r w:rsidR="00544C3B">
        <w:rPr>
          <w:rFonts w:cs="B Nazanin"/>
        </w:rPr>
        <w:t>[</w:t>
      </w:r>
      <w:r w:rsidR="002D0652">
        <w:rPr>
          <w:rFonts w:cs="B Nazanin"/>
        </w:rPr>
        <w:t>1</w:t>
      </w:r>
      <w:r w:rsidR="00FE2E01">
        <w:rPr>
          <w:rFonts w:cs="B Nazanin"/>
        </w:rPr>
        <w:t>1</w:t>
      </w:r>
      <w:r w:rsidR="00544C3B">
        <w:rPr>
          <w:rFonts w:cs="B Nazanin"/>
        </w:rPr>
        <w:t>]</w:t>
      </w:r>
    </w:p>
    <w:p w14:paraId="7B6299BE" w14:textId="77777777" w:rsidR="000A34A8" w:rsidRDefault="000A34A8">
      <w:pPr>
        <w:rPr>
          <w:rFonts w:cs="B Nazanin"/>
          <w:sz w:val="28"/>
          <w:szCs w:val="28"/>
          <w:rtl/>
        </w:rPr>
      </w:pPr>
    </w:p>
    <w:p w14:paraId="10B0F86D" w14:textId="77777777" w:rsidR="009E5C85" w:rsidRDefault="003B16BD">
      <w:pPr>
        <w:rPr>
          <w:rFonts w:cs="B Nazanin"/>
          <w:sz w:val="28"/>
          <w:szCs w:val="28"/>
          <w:rtl/>
        </w:rPr>
      </w:pPr>
      <w:r>
        <w:rPr>
          <w:rFonts w:cs="B Nazanin" w:hint="cs"/>
          <w:sz w:val="28"/>
          <w:szCs w:val="28"/>
          <w:rtl/>
        </w:rPr>
        <w:lastRenderedPageBreak/>
        <w:t>معادلات اصلاح شده با در نظر گرفتن نویز تصادفی:</w:t>
      </w:r>
    </w:p>
    <w:p w14:paraId="70371E60" w14:textId="77777777" w:rsidR="003B16BD" w:rsidRPr="003B16BD" w:rsidRDefault="000B4C8C" w:rsidP="003B16BD">
      <w:pPr>
        <w:rPr>
          <w:i/>
          <w:color w:val="FF0000"/>
          <w:sz w:val="24"/>
          <w:szCs w:val="24"/>
          <w:rtl/>
        </w:rPr>
      </w:pPr>
      <m:oMathPara>
        <m:oMathParaPr>
          <m:jc m:val="left"/>
        </m:oMathParaPr>
        <m:oMath>
          <m:f>
            <m:fPr>
              <m:ctrlPr>
                <w:rPr>
                  <w:rFonts w:ascii="Cambria Math" w:hAnsi="Cambria Math" w:cs="B Nazanin"/>
                  <w:i/>
                  <w:sz w:val="24"/>
                  <w:szCs w:val="24"/>
                </w:rPr>
              </m:ctrlPr>
            </m:fPr>
            <m:num>
              <m:r>
                <w:rPr>
                  <w:rFonts w:ascii="Cambria Math" w:hAnsi="Cambria Math" w:cs="B Nazanin"/>
                  <w:sz w:val="24"/>
                  <w:szCs w:val="24"/>
                </w:rPr>
                <m:t>dPY</m:t>
              </m:r>
            </m:num>
            <m:den>
              <m:r>
                <w:rPr>
                  <w:rFonts w:ascii="Cambria Math" w:hAnsi="Cambria Math" w:cs="B Nazanin"/>
                  <w:sz w:val="24"/>
                  <w:szCs w:val="24"/>
                </w:rPr>
                <m:t>dt</m:t>
              </m:r>
            </m:den>
          </m:f>
          <m:r>
            <w:rPr>
              <w:rFonts w:ascii="Cambria Math" w:hAnsi="Cambria Math" w:cs="B Nazanin"/>
              <w:sz w:val="24"/>
              <w:szCs w:val="24"/>
            </w:rPr>
            <m:t>=</m:t>
          </m:r>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1</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PY</m:t>
                  </m:r>
                </m:sub>
              </m:sSub>
              <m:r>
                <w:rPr>
                  <w:rFonts w:ascii="Cambria Math" w:hAnsi="Cambria Math"/>
                  <w:sz w:val="24"/>
                  <w:szCs w:val="24"/>
                </w:rPr>
                <m:t>-PY+</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PY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9</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TC</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iny</m:t>
                  </m:r>
                </m:sub>
              </m:sSub>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ei</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EI</m:t>
                  </m:r>
                </m:e>
              </m:d>
            </m:e>
          </m:d>
          <m:r>
            <w:rPr>
              <w:rFonts w:ascii="Cambria Math" w:hAnsi="Cambria Math"/>
              <w:color w:val="FF0000"/>
              <w:sz w:val="24"/>
              <w:szCs w:val="24"/>
            </w:rPr>
            <m:t xml:space="preserve">+ </m:t>
          </m:r>
          <m:sSub>
            <m:sSubPr>
              <m:ctrlPr>
                <w:rPr>
                  <w:rFonts w:ascii="Cambria Math" w:hAnsi="Cambria Math"/>
                  <w:i/>
                  <w:color w:val="FF0000"/>
                  <w:sz w:val="24"/>
                  <w:szCs w:val="24"/>
                </w:rPr>
              </m:ctrlPr>
            </m:sSubPr>
            <m:e>
              <m:r>
                <w:rPr>
                  <w:rFonts w:ascii="Cambria Math" w:hAnsi="Cambria Math"/>
                  <w:color w:val="FF0000"/>
                  <w:sz w:val="24"/>
                  <w:szCs w:val="24"/>
                </w:rPr>
                <m:t>N</m:t>
              </m:r>
            </m:e>
            <m:sub>
              <m:r>
                <w:rPr>
                  <w:rFonts w:ascii="Cambria Math" w:hAnsi="Cambria Math"/>
                  <w:color w:val="FF0000"/>
                  <w:sz w:val="24"/>
                  <w:szCs w:val="24"/>
                </w:rPr>
                <m:t>PY</m:t>
              </m:r>
            </m:sub>
          </m:sSub>
        </m:oMath>
      </m:oMathPara>
    </w:p>
    <w:p w14:paraId="0D952C3C" w14:textId="77777777" w:rsidR="003B16BD" w:rsidRPr="00262C7B" w:rsidRDefault="000B4C8C" w:rsidP="003B16BD">
      <w:pPr>
        <w:rPr>
          <w:sz w:val="24"/>
          <w:szCs w:val="24"/>
          <w:rtl/>
        </w:rPr>
      </w:pPr>
      <m:oMathPara>
        <m:oMathParaPr>
          <m:jc m:val="left"/>
        </m:oMathParaPr>
        <m:oMath>
          <m:f>
            <m:fPr>
              <m:ctrlPr>
                <w:rPr>
                  <w:rFonts w:ascii="Cambria Math" w:hAnsi="Cambria Math" w:cs="B Nazanin"/>
                  <w:i/>
                  <w:sz w:val="24"/>
                  <w:szCs w:val="24"/>
                </w:rPr>
              </m:ctrlPr>
            </m:fPr>
            <m:num>
              <m:r>
                <w:rPr>
                  <w:rFonts w:ascii="Cambria Math" w:hAnsi="Cambria Math" w:cs="B Nazanin"/>
                  <w:sz w:val="24"/>
                  <w:szCs w:val="24"/>
                </w:rPr>
                <m:t>d</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num>
            <m:den>
              <m:r>
                <w:rPr>
                  <w:rFonts w:ascii="Cambria Math" w:hAnsi="Cambria Math" w:cs="B Nazanin"/>
                  <w:sz w:val="24"/>
                  <w:szCs w:val="24"/>
                </w:rPr>
                <m:t>dt</m:t>
              </m:r>
            </m:den>
          </m:f>
          <m:r>
            <w:rPr>
              <w:rFonts w:ascii="Cambria Math" w:hAnsi="Cambria Math" w:cs="B Nazanin"/>
              <w:sz w:val="24"/>
              <w:szCs w:val="24"/>
            </w:rPr>
            <m:t>=</m:t>
          </m:r>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PY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in1</m:t>
              </m:r>
            </m:sub>
          </m:sSub>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11</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TC</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16</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EI</m:t>
              </m:r>
            </m:e>
          </m:d>
          <m:r>
            <w:rPr>
              <w:rFonts w:ascii="Cambria Math" w:hAnsi="Cambria Math"/>
              <w:sz w:val="24"/>
              <w:szCs w:val="24"/>
            </w:rPr>
            <m:t>)</m:t>
          </m:r>
        </m:oMath>
      </m:oMathPara>
    </w:p>
    <w:p w14:paraId="2ECEA7E1" w14:textId="77777777" w:rsidR="003B16BD" w:rsidRPr="00262C7B" w:rsidRDefault="000B4C8C" w:rsidP="003B16BD">
      <w:pPr>
        <w:rPr>
          <w:sz w:val="24"/>
          <w:szCs w:val="24"/>
          <w:rtl/>
        </w:rPr>
      </w:pPr>
      <m:oMathPara>
        <m:oMathParaPr>
          <m:jc m:val="left"/>
        </m:oMathParaPr>
        <m:oMath>
          <m:f>
            <m:fPr>
              <m:ctrlPr>
                <w:rPr>
                  <w:rFonts w:ascii="Cambria Math" w:hAnsi="Cambria Math" w:cs="B Nazanin"/>
                  <w:i/>
                  <w:sz w:val="24"/>
                  <w:szCs w:val="24"/>
                </w:rPr>
              </m:ctrlPr>
            </m:fPr>
            <m:num>
              <m:r>
                <w:rPr>
                  <w:rFonts w:ascii="Cambria Math" w:hAnsi="Cambria Math" w:cs="B Nazanin"/>
                  <w:sz w:val="24"/>
                  <w:szCs w:val="24"/>
                </w:rPr>
                <m:t>d</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num>
            <m:den>
              <m:r>
                <w:rPr>
                  <w:rFonts w:ascii="Cambria Math" w:hAnsi="Cambria Math" w:cs="B Nazanin"/>
                  <w:sz w:val="24"/>
                  <w:szCs w:val="24"/>
                </w:rPr>
                <m:t>dt</m:t>
              </m:r>
            </m:den>
          </m:f>
          <m:r>
            <w:rPr>
              <w:rFonts w:ascii="Cambria Math" w:hAnsi="Cambria Math" w:cs="B Nazanin"/>
              <w:sz w:val="24"/>
              <w:szCs w:val="24"/>
            </w:rPr>
            <m:t>=</m:t>
          </m:r>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10</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PY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in2</m:t>
              </m:r>
            </m:sub>
          </m:sSub>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12</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TC</m:t>
              </m:r>
            </m:e>
          </m:d>
          <m:r>
            <w:rPr>
              <w:rFonts w:ascii="Cambria Math" w:hAnsi="Cambria Math"/>
              <w:sz w:val="24"/>
              <w:szCs w:val="24"/>
            </w:rPr>
            <m:t>)</m:t>
          </m:r>
        </m:oMath>
      </m:oMathPara>
    </w:p>
    <w:p w14:paraId="490B316A" w14:textId="77777777" w:rsidR="003B16BD" w:rsidRPr="003B16BD" w:rsidRDefault="000B4C8C" w:rsidP="003B16BD">
      <w:pPr>
        <w:rPr>
          <w:sz w:val="24"/>
          <w:szCs w:val="24"/>
          <w:rtl/>
        </w:rPr>
      </w:pPr>
      <m:oMathPara>
        <m:oMathParaPr>
          <m:jc m:val="left"/>
        </m:oMathParaPr>
        <m:oMath>
          <m:f>
            <m:fPr>
              <m:ctrlPr>
                <w:rPr>
                  <w:rFonts w:ascii="Cambria Math" w:hAnsi="Cambria Math" w:cs="B Nazanin"/>
                  <w:i/>
                  <w:sz w:val="24"/>
                  <w:szCs w:val="24"/>
                </w:rPr>
              </m:ctrlPr>
            </m:fPr>
            <m:num>
              <m:r>
                <w:rPr>
                  <w:rFonts w:ascii="Cambria Math" w:hAnsi="Cambria Math" w:cs="B Nazanin"/>
                  <w:sz w:val="24"/>
                  <w:szCs w:val="24"/>
                </w:rPr>
                <m:t>d</m:t>
              </m:r>
              <m:r>
                <w:rPr>
                  <w:rFonts w:ascii="Cambria Math" w:hAnsi="Cambria Math"/>
                  <w:sz w:val="24"/>
                  <w:szCs w:val="24"/>
                </w:rPr>
                <m:t>TC</m:t>
              </m:r>
            </m:num>
            <m:den>
              <m:r>
                <w:rPr>
                  <w:rFonts w:ascii="Cambria Math" w:hAnsi="Cambria Math" w:cs="B Nazanin"/>
                  <w:sz w:val="24"/>
                  <w:szCs w:val="24"/>
                </w:rPr>
                <m:t>dt</m:t>
              </m:r>
            </m:den>
          </m:f>
          <m:r>
            <w:rPr>
              <w:rFonts w:ascii="Cambria Math" w:hAnsi="Cambria Math" w:cs="B Nazanin"/>
              <w:sz w:val="24"/>
              <w:szCs w:val="24"/>
            </w:rPr>
            <m:t>=</m:t>
          </m:r>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tc</m:t>
              </m:r>
            </m:sub>
          </m:sSub>
          <m:r>
            <w:rPr>
              <w:rFonts w:ascii="Cambria Math" w:hAnsi="Cambria Math"/>
              <w:sz w:val="24"/>
              <w:szCs w:val="24"/>
            </w:rPr>
            <m:t>-TC+</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7</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PY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6</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RE</m:t>
              </m:r>
            </m:e>
          </m:d>
          <m:r>
            <w:rPr>
              <w:rFonts w:ascii="Cambria Math" w:hAnsi="Cambria Math"/>
              <w:sz w:val="24"/>
              <w:szCs w:val="24"/>
            </w:rPr>
            <m:t>)</m:t>
          </m:r>
          <m:r>
            <w:rPr>
              <w:rFonts w:ascii="Cambria Math" w:hAnsi="Cambria Math"/>
              <w:color w:val="FF0000"/>
              <w:sz w:val="24"/>
              <w:szCs w:val="24"/>
            </w:rPr>
            <m:t xml:space="preserve">+ </m:t>
          </m:r>
          <m:sSub>
            <m:sSubPr>
              <m:ctrlPr>
                <w:rPr>
                  <w:rFonts w:ascii="Cambria Math" w:hAnsi="Cambria Math"/>
                  <w:i/>
                  <w:color w:val="FF0000"/>
                  <w:sz w:val="24"/>
                  <w:szCs w:val="24"/>
                </w:rPr>
              </m:ctrlPr>
            </m:sSubPr>
            <m:e>
              <m:r>
                <w:rPr>
                  <w:rFonts w:ascii="Cambria Math" w:hAnsi="Cambria Math"/>
                  <w:color w:val="FF0000"/>
                  <w:sz w:val="24"/>
                  <w:szCs w:val="24"/>
                </w:rPr>
                <m:t>N</m:t>
              </m:r>
            </m:e>
            <m:sub>
              <m:r>
                <w:rPr>
                  <w:rFonts w:ascii="Cambria Math" w:hAnsi="Cambria Math"/>
                  <w:color w:val="FF0000"/>
                  <w:sz w:val="24"/>
                  <w:szCs w:val="24"/>
                </w:rPr>
                <m:t>TC</m:t>
              </m:r>
            </m:sub>
          </m:sSub>
        </m:oMath>
      </m:oMathPara>
    </w:p>
    <w:p w14:paraId="4D737EB5" w14:textId="77777777" w:rsidR="003B16BD" w:rsidRPr="00262C7B" w:rsidRDefault="000B4C8C" w:rsidP="003B16BD">
      <w:pPr>
        <w:rPr>
          <w:sz w:val="24"/>
          <w:szCs w:val="24"/>
          <w:rtl/>
        </w:rPr>
      </w:pPr>
      <m:oMathPara>
        <m:oMathParaPr>
          <m:jc m:val="left"/>
        </m:oMathParaPr>
        <m:oMath>
          <m:f>
            <m:fPr>
              <m:ctrlPr>
                <w:rPr>
                  <w:rFonts w:ascii="Cambria Math" w:hAnsi="Cambria Math" w:cs="B Nazanin"/>
                  <w:i/>
                  <w:sz w:val="24"/>
                  <w:szCs w:val="24"/>
                </w:rPr>
              </m:ctrlPr>
            </m:fPr>
            <m:num>
              <m:r>
                <w:rPr>
                  <w:rFonts w:ascii="Cambria Math" w:hAnsi="Cambria Math" w:cs="B Nazanin"/>
                  <w:sz w:val="24"/>
                  <w:szCs w:val="24"/>
                </w:rPr>
                <m:t>d</m:t>
              </m:r>
              <m:r>
                <w:rPr>
                  <w:rFonts w:ascii="Cambria Math" w:hAnsi="Cambria Math"/>
                  <w:sz w:val="24"/>
                  <w:szCs w:val="24"/>
                </w:rPr>
                <m:t>RE</m:t>
              </m:r>
            </m:num>
            <m:den>
              <m:r>
                <w:rPr>
                  <w:rFonts w:ascii="Cambria Math" w:hAnsi="Cambria Math" w:cs="B Nazanin"/>
                  <w:sz w:val="24"/>
                  <w:szCs w:val="24"/>
                </w:rPr>
                <m:t>dt</m:t>
              </m:r>
            </m:den>
          </m:f>
          <m:r>
            <w:rPr>
              <w:rFonts w:ascii="Cambria Math" w:hAnsi="Cambria Math" w:cs="B Nazanin"/>
              <w:sz w:val="24"/>
              <w:szCs w:val="24"/>
            </w:rPr>
            <m:t>=</m:t>
          </m:r>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5</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re</m:t>
              </m:r>
            </m:sub>
          </m:sSub>
          <m:r>
            <w:rPr>
              <w:rFonts w:ascii="Cambria Math" w:hAnsi="Cambria Math"/>
              <w:sz w:val="24"/>
              <w:szCs w:val="24"/>
            </w:rPr>
            <m:t>-RE+</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8</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PY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4</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RE</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5</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TC</m:t>
              </m:r>
            </m:e>
          </m:d>
          <m:r>
            <w:rPr>
              <w:rFonts w:ascii="Cambria Math" w:hAnsi="Cambria Math"/>
              <w:sz w:val="24"/>
              <w:szCs w:val="24"/>
            </w:rPr>
            <m:t>)</m:t>
          </m:r>
        </m:oMath>
      </m:oMathPara>
    </w:p>
    <w:p w14:paraId="62D0BF5E" w14:textId="77777777" w:rsidR="003B16BD" w:rsidRPr="00262C7B" w:rsidRDefault="000B4C8C" w:rsidP="003B16BD">
      <w:pPr>
        <w:rPr>
          <w:sz w:val="24"/>
          <w:szCs w:val="24"/>
          <w:rtl/>
        </w:rPr>
      </w:pPr>
      <m:oMathPara>
        <m:oMathParaPr>
          <m:jc m:val="left"/>
        </m:oMathParaPr>
        <m:oMath>
          <m:f>
            <m:fPr>
              <m:ctrlPr>
                <w:rPr>
                  <w:rFonts w:ascii="Cambria Math" w:hAnsi="Cambria Math" w:cs="B Nazanin"/>
                  <w:i/>
                  <w:sz w:val="24"/>
                  <w:szCs w:val="24"/>
                </w:rPr>
              </m:ctrlPr>
            </m:fPr>
            <m:num>
              <m:r>
                <w:rPr>
                  <w:rFonts w:ascii="Cambria Math" w:hAnsi="Cambria Math" w:cs="B Nazanin"/>
                  <w:sz w:val="24"/>
                  <w:szCs w:val="24"/>
                </w:rPr>
                <m:t>d</m:t>
              </m:r>
              <m:r>
                <w:rPr>
                  <w:rFonts w:ascii="Cambria Math" w:hAnsi="Cambria Math"/>
                  <w:sz w:val="24"/>
                  <w:szCs w:val="24"/>
                </w:rPr>
                <m:t>EI</m:t>
              </m:r>
            </m:num>
            <m:den>
              <m:r>
                <w:rPr>
                  <w:rFonts w:ascii="Cambria Math" w:hAnsi="Cambria Math" w:cs="B Nazanin"/>
                  <w:sz w:val="24"/>
                  <w:szCs w:val="24"/>
                </w:rPr>
                <m:t>dt</m:t>
              </m:r>
            </m:den>
          </m:f>
          <m:r>
            <w:rPr>
              <w:rFonts w:ascii="Cambria Math" w:hAnsi="Cambria Math" w:cs="B Nazanin"/>
              <w:sz w:val="24"/>
              <w:szCs w:val="24"/>
            </w:rPr>
            <m:t>=</m:t>
          </m:r>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ei</m:t>
              </m:r>
            </m:sub>
          </m:sSub>
          <m:r>
            <w:rPr>
              <w:rFonts w:ascii="Cambria Math" w:hAnsi="Cambria Math"/>
              <w:sz w:val="24"/>
              <w:szCs w:val="24"/>
            </w:rPr>
            <m:t>-EI+</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13</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PY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14</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TC</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15</m:t>
              </m:r>
            </m:sub>
          </m:sSub>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e>
          </m:d>
          <m:r>
            <w:rPr>
              <w:rFonts w:ascii="Cambria Math" w:hAnsi="Cambria Math"/>
              <w:sz w:val="24"/>
              <w:szCs w:val="24"/>
            </w:rPr>
            <m:t>)</m:t>
          </m:r>
        </m:oMath>
      </m:oMathPara>
    </w:p>
    <w:p w14:paraId="7D4A5C46" w14:textId="77777777" w:rsidR="00192AB3" w:rsidRPr="003B16BD" w:rsidRDefault="003B16BD" w:rsidP="00FC40A1">
      <w:pPr>
        <w:jc w:val="both"/>
        <w:rPr>
          <w:rFonts w:cs="B Nazanin"/>
          <w:sz w:val="28"/>
          <w:szCs w:val="28"/>
        </w:rPr>
      </w:pPr>
      <w:r>
        <w:rPr>
          <w:rFonts w:cs="B Nazanin" w:hint="cs"/>
          <w:sz w:val="28"/>
          <w:szCs w:val="28"/>
          <w:rtl/>
        </w:rPr>
        <w:t>مطابق</w:t>
      </w:r>
      <w:r w:rsidRPr="003B16BD">
        <w:rPr>
          <w:rFonts w:cs="B Nazanin"/>
          <w:sz w:val="28"/>
          <w:szCs w:val="28"/>
          <w:rtl/>
        </w:rPr>
        <w:t xml:space="preserve"> شکل </w:t>
      </w:r>
      <w:r w:rsidR="00544C3B">
        <w:rPr>
          <w:rFonts w:cs="B Nazanin" w:hint="cs"/>
          <w:sz w:val="28"/>
          <w:szCs w:val="28"/>
          <w:rtl/>
        </w:rPr>
        <w:t>3</w:t>
      </w:r>
      <w:r>
        <w:rPr>
          <w:rFonts w:cs="B Nazanin" w:hint="cs"/>
          <w:sz w:val="28"/>
          <w:szCs w:val="28"/>
          <w:rtl/>
        </w:rPr>
        <w:t xml:space="preserve">-14 </w:t>
      </w:r>
      <w:r w:rsidRPr="003B16BD">
        <w:rPr>
          <w:rFonts w:cs="B Nazanin" w:hint="eastAsia"/>
          <w:sz w:val="28"/>
          <w:szCs w:val="28"/>
          <w:rtl/>
        </w:rPr>
        <w:t>،</w:t>
      </w:r>
      <w:r w:rsidRPr="003B16BD">
        <w:rPr>
          <w:rFonts w:cs="B Nazanin"/>
          <w:sz w:val="28"/>
          <w:szCs w:val="28"/>
          <w:rtl/>
        </w:rPr>
        <w:t xml:space="preserve"> خروج</w:t>
      </w:r>
      <w:r w:rsidRPr="003B16BD">
        <w:rPr>
          <w:rFonts w:cs="B Nazanin" w:hint="cs"/>
          <w:sz w:val="28"/>
          <w:szCs w:val="28"/>
          <w:rtl/>
        </w:rPr>
        <w:t>ی</w:t>
      </w:r>
      <w:r w:rsidRPr="003B16BD">
        <w:rPr>
          <w:rFonts w:cs="B Nazanin"/>
          <w:sz w:val="28"/>
          <w:szCs w:val="28"/>
          <w:rtl/>
        </w:rPr>
        <w:t xml:space="preserve"> تصادف</w:t>
      </w:r>
      <w:r w:rsidRPr="003B16BD">
        <w:rPr>
          <w:rFonts w:cs="B Nazanin" w:hint="cs"/>
          <w:sz w:val="28"/>
          <w:szCs w:val="28"/>
          <w:rtl/>
        </w:rPr>
        <w:t>ی</w:t>
      </w:r>
      <w:r w:rsidRPr="003B16BD">
        <w:rPr>
          <w:rFonts w:cs="B Nazanin"/>
          <w:sz w:val="28"/>
          <w:szCs w:val="28"/>
          <w:rtl/>
        </w:rPr>
        <w:t xml:space="preserve"> مدل اصلاح شده</w:t>
      </w:r>
      <w:r w:rsidR="00192AB3">
        <w:rPr>
          <w:rFonts w:cs="B Nazanin" w:hint="cs"/>
          <w:sz w:val="28"/>
          <w:szCs w:val="28"/>
          <w:rtl/>
        </w:rPr>
        <w:t xml:space="preserve"> </w:t>
      </w:r>
      <w:r w:rsidRPr="003B16BD">
        <w:rPr>
          <w:rFonts w:cs="B Nazanin" w:hint="cs"/>
          <w:sz w:val="28"/>
          <w:szCs w:val="28"/>
          <w:rtl/>
        </w:rPr>
        <w:t>ی</w:t>
      </w:r>
      <w:r w:rsidR="00AA004E">
        <w:rPr>
          <w:rFonts w:cs="B Nazanin"/>
          <w:sz w:val="28"/>
          <w:szCs w:val="28"/>
          <w:rtl/>
        </w:rPr>
        <w:t xml:space="preserve"> ليو و ونگ </w:t>
      </w:r>
      <w:r w:rsidR="00192AB3">
        <w:rPr>
          <w:rFonts w:cs="B Nazanin"/>
          <w:sz w:val="28"/>
          <w:szCs w:val="28"/>
          <w:rtl/>
        </w:rPr>
        <w:t>با</w:t>
      </w:r>
      <w:r w:rsidR="00192AB3">
        <w:rPr>
          <w:rFonts w:cs="B Nazanin" w:hint="cs"/>
          <w:sz w:val="28"/>
          <w:szCs w:val="28"/>
          <w:rtl/>
        </w:rPr>
        <w:t xml:space="preserve"> </w:t>
      </w:r>
      <w:r w:rsidRPr="003B16BD">
        <w:rPr>
          <w:rFonts w:cs="B Nazanin" w:hint="eastAsia"/>
          <w:sz w:val="28"/>
          <w:szCs w:val="28"/>
          <w:rtl/>
        </w:rPr>
        <w:t>سيگنال</w:t>
      </w:r>
      <w:r w:rsidR="00192AB3">
        <w:rPr>
          <w:rFonts w:cs="B Nazanin" w:hint="cs"/>
          <w:sz w:val="28"/>
          <w:szCs w:val="28"/>
          <w:rtl/>
        </w:rPr>
        <w:t xml:space="preserve"> </w:t>
      </w:r>
      <w:r w:rsidRPr="003B16BD">
        <w:rPr>
          <w:rFonts w:cs="B Nazanin" w:hint="eastAsia"/>
          <w:sz w:val="28"/>
          <w:szCs w:val="28"/>
          <w:rtl/>
        </w:rPr>
        <w:t>ها</w:t>
      </w:r>
      <w:r w:rsidRPr="003B16BD">
        <w:rPr>
          <w:rFonts w:cs="B Nazanin" w:hint="cs"/>
          <w:sz w:val="28"/>
          <w:szCs w:val="28"/>
          <w:rtl/>
        </w:rPr>
        <w:t>ی</w:t>
      </w:r>
      <w:r w:rsidRPr="003B16BD">
        <w:rPr>
          <w:rFonts w:cs="B Nazanin"/>
          <w:sz w:val="28"/>
          <w:szCs w:val="28"/>
          <w:rtl/>
        </w:rPr>
        <w:t xml:space="preserve"> واقع</w:t>
      </w:r>
      <w:r w:rsidRPr="003B16BD">
        <w:rPr>
          <w:rFonts w:cs="B Nazanin" w:hint="cs"/>
          <w:sz w:val="28"/>
          <w:szCs w:val="28"/>
          <w:rtl/>
        </w:rPr>
        <w:t>ی</w:t>
      </w:r>
      <w:r w:rsidRPr="003B16BD">
        <w:rPr>
          <w:rFonts w:cs="B Nazanin"/>
          <w:sz w:val="28"/>
          <w:szCs w:val="28"/>
          <w:rtl/>
        </w:rPr>
        <w:t xml:space="preserve"> در حالت</w:t>
      </w:r>
      <w:r w:rsidR="00192AB3">
        <w:rPr>
          <w:rFonts w:cs="B Nazanin" w:hint="cs"/>
          <w:sz w:val="28"/>
          <w:szCs w:val="28"/>
          <w:rtl/>
        </w:rPr>
        <w:t xml:space="preserve"> </w:t>
      </w:r>
      <w:r w:rsidRPr="003B16BD">
        <w:rPr>
          <w:rFonts w:cs="B Nazanin"/>
          <w:sz w:val="28"/>
          <w:szCs w:val="28"/>
          <w:rtl/>
        </w:rPr>
        <w:t>ها</w:t>
      </w:r>
      <w:r w:rsidRPr="003B16BD">
        <w:rPr>
          <w:rFonts w:cs="B Nazanin" w:hint="cs"/>
          <w:sz w:val="28"/>
          <w:szCs w:val="28"/>
          <w:rtl/>
        </w:rPr>
        <w:t>ی</w:t>
      </w:r>
      <w:r w:rsidR="00AA004E">
        <w:rPr>
          <w:rFonts w:cs="B Nazanin"/>
          <w:sz w:val="28"/>
          <w:szCs w:val="28"/>
          <w:rtl/>
        </w:rPr>
        <w:t xml:space="preserve"> مختلف</w:t>
      </w:r>
      <w:r w:rsidRPr="003B16BD">
        <w:rPr>
          <w:rFonts w:cs="B Nazanin"/>
          <w:sz w:val="28"/>
          <w:szCs w:val="28"/>
          <w:rtl/>
        </w:rPr>
        <w:t xml:space="preserve"> مقا</w:t>
      </w:r>
      <w:r w:rsidRPr="003B16BD">
        <w:rPr>
          <w:rFonts w:cs="B Nazanin" w:hint="cs"/>
          <w:sz w:val="28"/>
          <w:szCs w:val="28"/>
          <w:rtl/>
        </w:rPr>
        <w:t>ی</w:t>
      </w:r>
      <w:r w:rsidRPr="003B16BD">
        <w:rPr>
          <w:rFonts w:cs="B Nazanin" w:hint="eastAsia"/>
          <w:sz w:val="28"/>
          <w:szCs w:val="28"/>
          <w:rtl/>
        </w:rPr>
        <w:t>سه</w:t>
      </w:r>
      <w:r w:rsidR="00192AB3">
        <w:rPr>
          <w:rFonts w:cs="B Nazanin"/>
          <w:sz w:val="28"/>
          <w:szCs w:val="28"/>
          <w:rtl/>
        </w:rPr>
        <w:t xml:space="preserve"> </w:t>
      </w:r>
      <w:r w:rsidR="00192AB3">
        <w:rPr>
          <w:rFonts w:cs="B Nazanin" w:hint="cs"/>
          <w:sz w:val="28"/>
          <w:szCs w:val="28"/>
          <w:rtl/>
        </w:rPr>
        <w:t>شده است</w:t>
      </w:r>
      <w:r w:rsidRPr="003B16BD">
        <w:rPr>
          <w:rFonts w:cs="B Nazanin"/>
          <w:sz w:val="28"/>
          <w:szCs w:val="28"/>
          <w:rtl/>
        </w:rPr>
        <w:t>. مدل اصلاح شده</w:t>
      </w:r>
      <w:r w:rsidR="00192AB3">
        <w:rPr>
          <w:rFonts w:cs="B Nazanin" w:hint="cs"/>
          <w:sz w:val="28"/>
          <w:szCs w:val="28"/>
          <w:rtl/>
        </w:rPr>
        <w:t xml:space="preserve"> </w:t>
      </w:r>
      <w:r w:rsidRPr="003B16BD">
        <w:rPr>
          <w:rFonts w:cs="B Nazanin" w:hint="cs"/>
          <w:sz w:val="28"/>
          <w:szCs w:val="28"/>
          <w:rtl/>
        </w:rPr>
        <w:t>ی</w:t>
      </w:r>
      <w:r w:rsidRPr="003B16BD">
        <w:rPr>
          <w:rFonts w:cs="B Nazanin"/>
          <w:sz w:val="28"/>
          <w:szCs w:val="28"/>
          <w:rtl/>
        </w:rPr>
        <w:t xml:space="preserve"> ليو و ونگ </w:t>
      </w:r>
      <w:r w:rsidRPr="003B16BD">
        <w:rPr>
          <w:rFonts w:cs="B Nazanin" w:hint="eastAsia"/>
          <w:sz w:val="28"/>
          <w:szCs w:val="28"/>
          <w:rtl/>
        </w:rPr>
        <w:t>علاوه</w:t>
      </w:r>
      <w:r w:rsidRPr="003B16BD">
        <w:rPr>
          <w:rFonts w:cs="B Nazanin"/>
          <w:sz w:val="28"/>
          <w:szCs w:val="28"/>
          <w:rtl/>
        </w:rPr>
        <w:t xml:space="preserve"> بر سيگنال</w:t>
      </w:r>
      <w:r w:rsidR="00192AB3">
        <w:rPr>
          <w:rFonts w:cs="B Nazanin" w:hint="cs"/>
          <w:sz w:val="28"/>
          <w:szCs w:val="28"/>
          <w:rtl/>
        </w:rPr>
        <w:t xml:space="preserve"> </w:t>
      </w:r>
      <w:r w:rsidRPr="003B16BD">
        <w:rPr>
          <w:rFonts w:cs="B Nazanin"/>
          <w:sz w:val="28"/>
          <w:szCs w:val="28"/>
          <w:rtl/>
        </w:rPr>
        <w:t>ها</w:t>
      </w:r>
      <w:r w:rsidRPr="003B16BD">
        <w:rPr>
          <w:rFonts w:cs="B Nazanin" w:hint="cs"/>
          <w:sz w:val="28"/>
          <w:szCs w:val="28"/>
          <w:rtl/>
        </w:rPr>
        <w:t>یی</w:t>
      </w:r>
      <w:r w:rsidRPr="003B16BD">
        <w:rPr>
          <w:rFonts w:cs="B Nazanin"/>
          <w:sz w:val="28"/>
          <w:szCs w:val="28"/>
          <w:rtl/>
        </w:rPr>
        <w:t xml:space="preserve"> که مدل ليو و ونگ شبيه ساز</w:t>
      </w:r>
      <w:r w:rsidRPr="003B16BD">
        <w:rPr>
          <w:rFonts w:cs="B Nazanin" w:hint="cs"/>
          <w:sz w:val="28"/>
          <w:szCs w:val="28"/>
          <w:rtl/>
        </w:rPr>
        <w:t>ی</w:t>
      </w:r>
      <w:r w:rsidRPr="003B16BD">
        <w:rPr>
          <w:rFonts w:cs="B Nazanin"/>
          <w:sz w:val="28"/>
          <w:szCs w:val="28"/>
          <w:rtl/>
        </w:rPr>
        <w:t xml:space="preserve"> کردند، سيگنال پيش تش</w:t>
      </w:r>
      <w:r w:rsidR="00192AB3">
        <w:rPr>
          <w:rFonts w:cs="B Nazanin"/>
          <w:sz w:val="28"/>
          <w:szCs w:val="28"/>
          <w:rtl/>
        </w:rPr>
        <w:t xml:space="preserve">نج را نيز </w:t>
      </w:r>
      <w:r w:rsidR="00192AB3" w:rsidRPr="003B16BD">
        <w:rPr>
          <w:rFonts w:cs="B Nazanin"/>
          <w:sz w:val="28"/>
          <w:szCs w:val="28"/>
          <w:rtl/>
        </w:rPr>
        <w:t>م</w:t>
      </w:r>
      <w:r w:rsidR="00192AB3" w:rsidRPr="003B16BD">
        <w:rPr>
          <w:rFonts w:cs="B Nazanin" w:hint="cs"/>
          <w:sz w:val="28"/>
          <w:szCs w:val="28"/>
          <w:rtl/>
        </w:rPr>
        <w:t>ی</w:t>
      </w:r>
      <w:r w:rsidR="00192AB3">
        <w:rPr>
          <w:rFonts w:cs="B Nazanin"/>
          <w:sz w:val="28"/>
          <w:szCs w:val="28"/>
          <w:rtl/>
        </w:rPr>
        <w:t xml:space="preserve"> تواند</w:t>
      </w:r>
      <w:r w:rsidR="00192AB3">
        <w:rPr>
          <w:rFonts w:cs="B Nazanin" w:hint="cs"/>
          <w:sz w:val="28"/>
          <w:szCs w:val="28"/>
          <w:rtl/>
        </w:rPr>
        <w:t xml:space="preserve"> </w:t>
      </w:r>
      <w:r w:rsidR="00192AB3">
        <w:rPr>
          <w:rFonts w:cs="B Nazanin"/>
          <w:sz w:val="28"/>
          <w:szCs w:val="28"/>
          <w:rtl/>
        </w:rPr>
        <w:t>مدل</w:t>
      </w:r>
      <w:r w:rsidR="00192AB3">
        <w:rPr>
          <w:rFonts w:cs="B Nazanin" w:hint="cs"/>
          <w:sz w:val="28"/>
          <w:szCs w:val="28"/>
          <w:rtl/>
        </w:rPr>
        <w:t xml:space="preserve"> </w:t>
      </w:r>
      <w:r w:rsidRPr="003B16BD">
        <w:rPr>
          <w:rFonts w:cs="B Nazanin" w:hint="eastAsia"/>
          <w:sz w:val="28"/>
          <w:szCs w:val="28"/>
          <w:rtl/>
        </w:rPr>
        <w:t>کند</w:t>
      </w:r>
      <w:r w:rsidRPr="003B16BD">
        <w:rPr>
          <w:rFonts w:cs="B Nazanin"/>
          <w:sz w:val="28"/>
          <w:szCs w:val="28"/>
          <w:rtl/>
        </w:rPr>
        <w:t xml:space="preserve">. </w:t>
      </w:r>
    </w:p>
    <w:p w14:paraId="28C2F58C" w14:textId="77777777" w:rsidR="000A34A8" w:rsidRDefault="003B16BD" w:rsidP="00FC40A1">
      <w:pPr>
        <w:jc w:val="both"/>
        <w:rPr>
          <w:rFonts w:cs="B Nazanin"/>
          <w:sz w:val="28"/>
          <w:szCs w:val="28"/>
          <w:rtl/>
        </w:rPr>
      </w:pPr>
      <w:r w:rsidRPr="003B16BD">
        <w:rPr>
          <w:rFonts w:cs="B Nazanin"/>
          <w:sz w:val="28"/>
          <w:szCs w:val="28"/>
          <w:rtl/>
        </w:rPr>
        <w:t>خروج</w:t>
      </w:r>
      <w:r w:rsidRPr="003B16BD">
        <w:rPr>
          <w:rFonts w:cs="B Nazanin" w:hint="cs"/>
          <w:sz w:val="28"/>
          <w:szCs w:val="28"/>
          <w:rtl/>
        </w:rPr>
        <w:t>ی</w:t>
      </w:r>
      <w:r w:rsidRPr="003B16BD">
        <w:rPr>
          <w:rFonts w:cs="B Nazanin"/>
          <w:sz w:val="28"/>
          <w:szCs w:val="28"/>
          <w:rtl/>
        </w:rPr>
        <w:t xml:space="preserve"> مدل اصلاح شده</w:t>
      </w:r>
      <w:r w:rsidR="00192AB3">
        <w:rPr>
          <w:rFonts w:cs="B Nazanin" w:hint="cs"/>
          <w:sz w:val="28"/>
          <w:szCs w:val="28"/>
          <w:rtl/>
        </w:rPr>
        <w:t xml:space="preserve"> </w:t>
      </w:r>
      <w:r w:rsidRPr="003B16BD">
        <w:rPr>
          <w:rFonts w:cs="B Nazanin" w:hint="cs"/>
          <w:sz w:val="28"/>
          <w:szCs w:val="28"/>
          <w:rtl/>
        </w:rPr>
        <w:t>ی</w:t>
      </w:r>
      <w:r w:rsidRPr="003B16BD">
        <w:rPr>
          <w:rFonts w:cs="B Nazanin"/>
          <w:sz w:val="28"/>
          <w:szCs w:val="28"/>
          <w:rtl/>
        </w:rPr>
        <w:t xml:space="preserve"> ليو و ونگ م</w:t>
      </w:r>
      <w:r w:rsidRPr="003B16BD">
        <w:rPr>
          <w:rFonts w:cs="B Nazanin" w:hint="cs"/>
          <w:sz w:val="28"/>
          <w:szCs w:val="28"/>
          <w:rtl/>
        </w:rPr>
        <w:t>ی</w:t>
      </w:r>
      <w:r w:rsidRPr="003B16BD">
        <w:rPr>
          <w:rFonts w:cs="B Nazanin"/>
          <w:sz w:val="28"/>
          <w:szCs w:val="28"/>
          <w:rtl/>
        </w:rPr>
        <w:t xml:space="preserve"> تواند سيگنال</w:t>
      </w:r>
      <w:r w:rsidR="00192AB3">
        <w:rPr>
          <w:rFonts w:cs="B Nazanin" w:hint="cs"/>
          <w:sz w:val="28"/>
          <w:szCs w:val="28"/>
          <w:rtl/>
        </w:rPr>
        <w:t xml:space="preserve"> </w:t>
      </w:r>
      <w:r w:rsidRPr="003B16BD">
        <w:rPr>
          <w:rFonts w:cs="B Nazanin"/>
          <w:sz w:val="28"/>
          <w:szCs w:val="28"/>
          <w:rtl/>
        </w:rPr>
        <w:t>ها</w:t>
      </w:r>
      <w:r w:rsidRPr="003B16BD">
        <w:rPr>
          <w:rFonts w:cs="B Nazanin" w:hint="cs"/>
          <w:sz w:val="28"/>
          <w:szCs w:val="28"/>
          <w:rtl/>
        </w:rPr>
        <w:t>یی</w:t>
      </w:r>
      <w:r w:rsidRPr="003B16BD">
        <w:rPr>
          <w:rFonts w:cs="B Nazanin"/>
          <w:sz w:val="28"/>
          <w:szCs w:val="28"/>
          <w:rtl/>
        </w:rPr>
        <w:t xml:space="preserve"> شبيه به سيگنال واقع</w:t>
      </w:r>
      <w:r w:rsidRPr="003B16BD">
        <w:rPr>
          <w:rFonts w:cs="B Nazanin" w:hint="cs"/>
          <w:sz w:val="28"/>
          <w:szCs w:val="28"/>
          <w:rtl/>
        </w:rPr>
        <w:t>ی</w:t>
      </w:r>
      <w:r w:rsidR="00192AB3">
        <w:rPr>
          <w:rFonts w:cs="B Nazanin" w:hint="cs"/>
          <w:sz w:val="28"/>
          <w:szCs w:val="28"/>
          <w:rtl/>
        </w:rPr>
        <w:t xml:space="preserve"> </w:t>
      </w:r>
      <w:r w:rsidRPr="003B16BD">
        <w:rPr>
          <w:rFonts w:cs="B Nazanin" w:hint="eastAsia"/>
          <w:sz w:val="28"/>
          <w:szCs w:val="28"/>
          <w:rtl/>
        </w:rPr>
        <w:t>توليد</w:t>
      </w:r>
      <w:r w:rsidRPr="003B16BD">
        <w:rPr>
          <w:rFonts w:cs="B Nazanin"/>
          <w:sz w:val="28"/>
          <w:szCs w:val="28"/>
          <w:rtl/>
        </w:rPr>
        <w:t xml:space="preserve"> کند. سيگنال نوع 1، فعاليت نرمال پيش زمينه است که در حالت </w:t>
      </w:r>
      <w:r w:rsidRPr="003B16BD">
        <w:rPr>
          <w:rFonts w:cs="B Nazanin"/>
          <w:sz w:val="28"/>
          <w:szCs w:val="28"/>
        </w:rPr>
        <w:t>inter_ictal</w:t>
      </w:r>
      <w:r w:rsidRPr="003B16BD">
        <w:rPr>
          <w:rFonts w:cs="B Nazanin"/>
          <w:sz w:val="28"/>
          <w:szCs w:val="28"/>
          <w:rtl/>
        </w:rPr>
        <w:t xml:space="preserve"> رخ م</w:t>
      </w:r>
      <w:r w:rsidRPr="003B16BD">
        <w:rPr>
          <w:rFonts w:cs="B Nazanin" w:hint="cs"/>
          <w:sz w:val="28"/>
          <w:szCs w:val="28"/>
          <w:rtl/>
        </w:rPr>
        <w:t>ی</w:t>
      </w:r>
      <w:r w:rsidR="00192AB3">
        <w:rPr>
          <w:rFonts w:cs="B Nazanin" w:hint="cs"/>
          <w:sz w:val="28"/>
          <w:szCs w:val="28"/>
          <w:rtl/>
        </w:rPr>
        <w:t xml:space="preserve"> </w:t>
      </w:r>
      <w:r w:rsidRPr="003B16BD">
        <w:rPr>
          <w:rFonts w:cs="B Nazanin" w:hint="eastAsia"/>
          <w:sz w:val="28"/>
          <w:szCs w:val="28"/>
          <w:rtl/>
        </w:rPr>
        <w:t>دهد</w:t>
      </w:r>
      <w:r w:rsidR="00192AB3">
        <w:rPr>
          <w:rFonts w:cs="B Nazanin"/>
          <w:sz w:val="28"/>
          <w:szCs w:val="28"/>
          <w:rtl/>
        </w:rPr>
        <w:t xml:space="preserve"> ، سيگنال</w:t>
      </w:r>
      <w:r w:rsidR="00192AB3">
        <w:rPr>
          <w:rFonts w:cs="B Nazanin" w:hint="cs"/>
          <w:sz w:val="28"/>
          <w:szCs w:val="28"/>
          <w:rtl/>
        </w:rPr>
        <w:t xml:space="preserve"> </w:t>
      </w:r>
      <w:r w:rsidRPr="003B16BD">
        <w:rPr>
          <w:rFonts w:cs="B Nazanin" w:hint="eastAsia"/>
          <w:sz w:val="28"/>
          <w:szCs w:val="28"/>
          <w:rtl/>
        </w:rPr>
        <w:t>نوع</w:t>
      </w:r>
      <w:r w:rsidRPr="003B16BD">
        <w:rPr>
          <w:rFonts w:cs="B Nazanin"/>
          <w:sz w:val="28"/>
          <w:szCs w:val="28"/>
          <w:rtl/>
        </w:rPr>
        <w:t xml:space="preserve"> 2 ، </w:t>
      </w:r>
      <w:r w:rsidR="00192AB3">
        <w:rPr>
          <w:rFonts w:cs="B Nazanin"/>
          <w:sz w:val="28"/>
          <w:szCs w:val="28"/>
        </w:rPr>
        <w:t>spike</w:t>
      </w:r>
      <w:r w:rsidRPr="003B16BD">
        <w:rPr>
          <w:rFonts w:cs="B Nazanin"/>
          <w:sz w:val="28"/>
          <w:szCs w:val="28"/>
          <w:rtl/>
        </w:rPr>
        <w:t xml:space="preserve"> ها</w:t>
      </w:r>
      <w:r w:rsidRPr="003B16BD">
        <w:rPr>
          <w:rFonts w:cs="B Nazanin" w:hint="cs"/>
          <w:sz w:val="28"/>
          <w:szCs w:val="28"/>
          <w:rtl/>
        </w:rPr>
        <w:t>یی</w:t>
      </w:r>
      <w:r w:rsidRPr="003B16BD">
        <w:rPr>
          <w:rFonts w:cs="B Nazanin"/>
          <w:sz w:val="28"/>
          <w:szCs w:val="28"/>
          <w:rtl/>
        </w:rPr>
        <w:t xml:space="preserve"> م</w:t>
      </w:r>
      <w:r w:rsidRPr="003B16BD">
        <w:rPr>
          <w:rFonts w:cs="B Nazanin" w:hint="cs"/>
          <w:sz w:val="28"/>
          <w:szCs w:val="28"/>
          <w:rtl/>
        </w:rPr>
        <w:t>ی</w:t>
      </w:r>
      <w:r w:rsidR="00192AB3">
        <w:rPr>
          <w:rFonts w:cs="B Nazanin" w:hint="cs"/>
          <w:sz w:val="28"/>
          <w:szCs w:val="28"/>
          <w:rtl/>
        </w:rPr>
        <w:t xml:space="preserve"> </w:t>
      </w:r>
      <w:r w:rsidRPr="003B16BD">
        <w:rPr>
          <w:rFonts w:cs="B Nazanin" w:hint="eastAsia"/>
          <w:sz w:val="28"/>
          <w:szCs w:val="28"/>
          <w:rtl/>
        </w:rPr>
        <w:t>باشند</w:t>
      </w:r>
      <w:r w:rsidRPr="003B16BD">
        <w:rPr>
          <w:rFonts w:cs="B Nazanin"/>
          <w:sz w:val="28"/>
          <w:szCs w:val="28"/>
          <w:rtl/>
        </w:rPr>
        <w:t xml:space="preserve"> که در زمان پيش تشنج رخ م</w:t>
      </w:r>
      <w:r w:rsidRPr="003B16BD">
        <w:rPr>
          <w:rFonts w:cs="B Nazanin" w:hint="cs"/>
          <w:sz w:val="28"/>
          <w:szCs w:val="28"/>
          <w:rtl/>
        </w:rPr>
        <w:t>ی</w:t>
      </w:r>
      <w:r w:rsidR="00192AB3">
        <w:rPr>
          <w:rFonts w:cs="B Nazanin" w:hint="cs"/>
          <w:sz w:val="28"/>
          <w:szCs w:val="28"/>
          <w:rtl/>
        </w:rPr>
        <w:t xml:space="preserve"> </w:t>
      </w:r>
      <w:r w:rsidRPr="003B16BD">
        <w:rPr>
          <w:rFonts w:cs="B Nazanin" w:hint="eastAsia"/>
          <w:sz w:val="28"/>
          <w:szCs w:val="28"/>
          <w:rtl/>
        </w:rPr>
        <w:t>دهند،</w:t>
      </w:r>
      <w:r w:rsidRPr="003B16BD">
        <w:rPr>
          <w:rFonts w:cs="B Nazanin"/>
          <w:sz w:val="28"/>
          <w:szCs w:val="28"/>
          <w:rtl/>
        </w:rPr>
        <w:t xml:space="preserve"> سيگنال نوع 3 ، فعاليت ر</w:t>
      </w:r>
      <w:r w:rsidRPr="003B16BD">
        <w:rPr>
          <w:rFonts w:cs="B Nazanin" w:hint="cs"/>
          <w:sz w:val="28"/>
          <w:szCs w:val="28"/>
          <w:rtl/>
        </w:rPr>
        <w:t>ی</w:t>
      </w:r>
      <w:r w:rsidRPr="003B16BD">
        <w:rPr>
          <w:rFonts w:cs="B Nazanin" w:hint="eastAsia"/>
          <w:sz w:val="28"/>
          <w:szCs w:val="28"/>
          <w:rtl/>
        </w:rPr>
        <w:t>تم</w:t>
      </w:r>
      <w:r w:rsidR="00192AB3">
        <w:rPr>
          <w:rFonts w:cs="B Nazanin"/>
          <w:sz w:val="28"/>
          <w:szCs w:val="28"/>
          <w:rtl/>
        </w:rPr>
        <w:t xml:space="preserve"> دار</w:t>
      </w:r>
      <w:r w:rsidR="00192AB3">
        <w:rPr>
          <w:rFonts w:cs="B Nazanin" w:hint="cs"/>
          <w:sz w:val="28"/>
          <w:szCs w:val="28"/>
          <w:rtl/>
        </w:rPr>
        <w:t xml:space="preserve"> </w:t>
      </w:r>
      <w:r w:rsidRPr="003B16BD">
        <w:rPr>
          <w:rFonts w:cs="B Nazanin" w:hint="eastAsia"/>
          <w:sz w:val="28"/>
          <w:szCs w:val="28"/>
          <w:rtl/>
        </w:rPr>
        <w:t>آهسته</w:t>
      </w:r>
      <w:r w:rsidRPr="003B16BD">
        <w:rPr>
          <w:rFonts w:cs="B Nazanin"/>
          <w:sz w:val="28"/>
          <w:szCs w:val="28"/>
          <w:rtl/>
        </w:rPr>
        <w:t xml:space="preserve"> است که در بين تشنج ها و در زمان ا</w:t>
      </w:r>
      <w:r w:rsidRPr="003B16BD">
        <w:rPr>
          <w:rFonts w:cs="B Nazanin" w:hint="cs"/>
          <w:sz w:val="28"/>
          <w:szCs w:val="28"/>
          <w:rtl/>
        </w:rPr>
        <w:t>ی</w:t>
      </w:r>
      <w:r w:rsidRPr="003B16BD">
        <w:rPr>
          <w:rFonts w:cs="B Nazanin" w:hint="eastAsia"/>
          <w:sz w:val="28"/>
          <w:szCs w:val="28"/>
          <w:rtl/>
        </w:rPr>
        <w:t>جاد</w:t>
      </w:r>
      <w:r w:rsidRPr="003B16BD">
        <w:rPr>
          <w:rFonts w:cs="B Nazanin"/>
          <w:sz w:val="28"/>
          <w:szCs w:val="28"/>
          <w:rtl/>
        </w:rPr>
        <w:t xml:space="preserve"> تشنج ممکن است رخ دهند . سيگنال</w:t>
      </w:r>
      <w:r w:rsidR="00192AB3">
        <w:rPr>
          <w:rFonts w:cs="B Nazanin" w:hint="cs"/>
          <w:sz w:val="28"/>
          <w:szCs w:val="28"/>
          <w:rtl/>
        </w:rPr>
        <w:t xml:space="preserve"> </w:t>
      </w:r>
      <w:r w:rsidRPr="003B16BD">
        <w:rPr>
          <w:rFonts w:cs="B Nazanin"/>
          <w:sz w:val="28"/>
          <w:szCs w:val="28"/>
          <w:rtl/>
        </w:rPr>
        <w:t>ها</w:t>
      </w:r>
      <w:r w:rsidRPr="003B16BD">
        <w:rPr>
          <w:rFonts w:cs="B Nazanin" w:hint="cs"/>
          <w:sz w:val="28"/>
          <w:szCs w:val="28"/>
          <w:rtl/>
        </w:rPr>
        <w:t>ی</w:t>
      </w:r>
      <w:r w:rsidR="00192AB3">
        <w:rPr>
          <w:rFonts w:cs="B Nazanin"/>
          <w:sz w:val="28"/>
          <w:szCs w:val="28"/>
          <w:rtl/>
        </w:rPr>
        <w:t xml:space="preserve"> نوع 4 ، 5</w:t>
      </w:r>
      <w:r w:rsidR="00192AB3">
        <w:rPr>
          <w:rFonts w:cs="B Nazanin" w:hint="cs"/>
          <w:sz w:val="28"/>
          <w:szCs w:val="28"/>
          <w:rtl/>
        </w:rPr>
        <w:t xml:space="preserve"> </w:t>
      </w:r>
      <w:r w:rsidRPr="003B16BD">
        <w:rPr>
          <w:rFonts w:cs="B Nazanin" w:hint="eastAsia"/>
          <w:sz w:val="28"/>
          <w:szCs w:val="28"/>
          <w:rtl/>
        </w:rPr>
        <w:t>و</w:t>
      </w:r>
      <w:r w:rsidRPr="003B16BD">
        <w:rPr>
          <w:rFonts w:cs="B Nazanin"/>
          <w:sz w:val="28"/>
          <w:szCs w:val="28"/>
          <w:rtl/>
        </w:rPr>
        <w:t xml:space="preserve"> 6 </w:t>
      </w:r>
      <w:r w:rsidR="00192AB3">
        <w:rPr>
          <w:rFonts w:cs="B Nazanin" w:hint="cs"/>
          <w:sz w:val="28"/>
          <w:szCs w:val="28"/>
          <w:rtl/>
        </w:rPr>
        <w:t xml:space="preserve">به ترتیب </w:t>
      </w:r>
      <w:r w:rsidRPr="003B16BD">
        <w:rPr>
          <w:rFonts w:cs="B Nazanin"/>
          <w:sz w:val="28"/>
          <w:szCs w:val="28"/>
          <w:rtl/>
        </w:rPr>
        <w:t>سيگنال</w:t>
      </w:r>
      <w:r w:rsidR="00192AB3">
        <w:rPr>
          <w:rFonts w:cs="B Nazanin" w:hint="cs"/>
          <w:sz w:val="28"/>
          <w:szCs w:val="28"/>
          <w:rtl/>
        </w:rPr>
        <w:t xml:space="preserve"> </w:t>
      </w:r>
      <w:r w:rsidRPr="003B16BD">
        <w:rPr>
          <w:rFonts w:cs="B Nazanin"/>
          <w:sz w:val="28"/>
          <w:szCs w:val="28"/>
          <w:rtl/>
        </w:rPr>
        <w:t>ها</w:t>
      </w:r>
      <w:r w:rsidRPr="003B16BD">
        <w:rPr>
          <w:rFonts w:cs="B Nazanin" w:hint="cs"/>
          <w:sz w:val="28"/>
          <w:szCs w:val="28"/>
          <w:rtl/>
        </w:rPr>
        <w:t>ی</w:t>
      </w:r>
      <w:r w:rsidRPr="003B16BD">
        <w:rPr>
          <w:rFonts w:cs="B Nazanin"/>
          <w:sz w:val="28"/>
          <w:szCs w:val="28"/>
          <w:rtl/>
        </w:rPr>
        <w:t xml:space="preserve"> مغز</w:t>
      </w:r>
      <w:r w:rsidRPr="003B16BD">
        <w:rPr>
          <w:rFonts w:cs="B Nazanin" w:hint="cs"/>
          <w:sz w:val="28"/>
          <w:szCs w:val="28"/>
          <w:rtl/>
        </w:rPr>
        <w:t>ی</w:t>
      </w:r>
      <w:r w:rsidRPr="003B16BD">
        <w:rPr>
          <w:rFonts w:cs="B Nazanin"/>
          <w:sz w:val="28"/>
          <w:szCs w:val="28"/>
          <w:rtl/>
        </w:rPr>
        <w:t xml:space="preserve"> در زمان تشنج غياب</w:t>
      </w:r>
      <w:r w:rsidRPr="003B16BD">
        <w:rPr>
          <w:rFonts w:cs="B Nazanin" w:hint="cs"/>
          <w:sz w:val="28"/>
          <w:szCs w:val="28"/>
          <w:rtl/>
        </w:rPr>
        <w:t>ی</w:t>
      </w:r>
      <w:r w:rsidRPr="003B16BD">
        <w:rPr>
          <w:rFonts w:cs="B Nazanin"/>
          <w:sz w:val="28"/>
          <w:szCs w:val="28"/>
          <w:rtl/>
        </w:rPr>
        <w:t xml:space="preserve"> </w:t>
      </w:r>
      <w:r w:rsidR="00192AB3">
        <w:rPr>
          <w:rFonts w:cs="B Nazanin" w:hint="cs"/>
          <w:sz w:val="28"/>
          <w:szCs w:val="28"/>
          <w:rtl/>
        </w:rPr>
        <w:t>(</w:t>
      </w:r>
      <w:r w:rsidRPr="003B16BD">
        <w:rPr>
          <w:rFonts w:cs="B Nazanin"/>
          <w:sz w:val="28"/>
          <w:szCs w:val="28"/>
          <w:rtl/>
        </w:rPr>
        <w:t>فرکانس 2 تا 4 هرتز</w:t>
      </w:r>
      <w:r w:rsidR="00192AB3">
        <w:rPr>
          <w:rFonts w:cs="B Nazanin" w:hint="cs"/>
          <w:sz w:val="28"/>
          <w:szCs w:val="28"/>
          <w:rtl/>
        </w:rPr>
        <w:t>)</w:t>
      </w:r>
      <w:r w:rsidR="00192AB3">
        <w:rPr>
          <w:rFonts w:cs="B Nazanin"/>
          <w:sz w:val="28"/>
          <w:szCs w:val="28"/>
          <w:rtl/>
        </w:rPr>
        <w:t xml:space="preserve"> ، تشنج کلونيک و </w:t>
      </w:r>
      <w:r w:rsidR="00AA004E">
        <w:rPr>
          <w:rFonts w:cs="B Nazanin" w:hint="cs"/>
          <w:sz w:val="28"/>
          <w:szCs w:val="28"/>
          <w:rtl/>
        </w:rPr>
        <w:t xml:space="preserve">تشنج </w:t>
      </w:r>
      <w:r w:rsidR="00192AB3">
        <w:rPr>
          <w:rFonts w:cs="B Nazanin"/>
          <w:sz w:val="28"/>
          <w:szCs w:val="28"/>
          <w:rtl/>
        </w:rPr>
        <w:t>تونيک</w:t>
      </w:r>
      <w:r w:rsidR="00192AB3">
        <w:rPr>
          <w:rFonts w:cs="B Nazanin" w:hint="cs"/>
          <w:sz w:val="28"/>
          <w:szCs w:val="28"/>
          <w:rtl/>
        </w:rPr>
        <w:t xml:space="preserve"> </w:t>
      </w:r>
      <w:r w:rsidRPr="003B16BD">
        <w:rPr>
          <w:rFonts w:cs="B Nazanin"/>
          <w:sz w:val="28"/>
          <w:szCs w:val="28"/>
          <w:rtl/>
        </w:rPr>
        <w:t>م</w:t>
      </w:r>
      <w:r w:rsidRPr="003B16BD">
        <w:rPr>
          <w:rFonts w:cs="B Nazanin" w:hint="cs"/>
          <w:sz w:val="28"/>
          <w:szCs w:val="28"/>
          <w:rtl/>
        </w:rPr>
        <w:t>ی</w:t>
      </w:r>
      <w:r w:rsidR="00192AB3">
        <w:rPr>
          <w:rFonts w:cs="B Nazanin" w:hint="cs"/>
          <w:sz w:val="28"/>
          <w:szCs w:val="28"/>
          <w:rtl/>
        </w:rPr>
        <w:t xml:space="preserve"> </w:t>
      </w:r>
      <w:r w:rsidRPr="003B16BD">
        <w:rPr>
          <w:rFonts w:cs="B Nazanin" w:hint="eastAsia"/>
          <w:sz w:val="28"/>
          <w:szCs w:val="28"/>
          <w:rtl/>
        </w:rPr>
        <w:t>باشند</w:t>
      </w:r>
      <w:r w:rsidRPr="003B16BD">
        <w:rPr>
          <w:rFonts w:cs="B Nazanin"/>
          <w:sz w:val="28"/>
          <w:szCs w:val="28"/>
          <w:rtl/>
        </w:rPr>
        <w:t>.</w:t>
      </w:r>
    </w:p>
    <w:p w14:paraId="5A52C91C" w14:textId="77777777" w:rsidR="009E5C85" w:rsidRDefault="00E50083" w:rsidP="00192AB3">
      <w:pPr>
        <w:jc w:val="center"/>
        <w:rPr>
          <w:rFonts w:cs="B Nazanin"/>
          <w:sz w:val="28"/>
          <w:szCs w:val="28"/>
          <w:rtl/>
        </w:rPr>
      </w:pPr>
      <w:r>
        <w:rPr>
          <w:rFonts w:cs="B Nazanin"/>
          <w:sz w:val="28"/>
          <w:szCs w:val="28"/>
        </w:rPr>
        <w:pict w14:anchorId="26EBAB6D">
          <v:shape id="_x0000_i1037" type="#_x0000_t75" style="width:377.4pt;height:223.2pt">
            <v:imagedata r:id="rId27" o:title="1"/>
          </v:shape>
        </w:pict>
      </w:r>
    </w:p>
    <w:p w14:paraId="34FA1B6D" w14:textId="77777777" w:rsidR="009E5C85" w:rsidRDefault="00192AB3" w:rsidP="00BA5010">
      <w:pPr>
        <w:jc w:val="center"/>
        <w:rPr>
          <w:rFonts w:cs="B Nazanin"/>
          <w:sz w:val="21"/>
          <w:szCs w:val="21"/>
          <w:rtl/>
        </w:rPr>
      </w:pPr>
      <w:r w:rsidRPr="00544C3B">
        <w:rPr>
          <w:rFonts w:cs="B Nazanin" w:hint="cs"/>
          <w:sz w:val="21"/>
          <w:szCs w:val="21"/>
          <w:rtl/>
        </w:rPr>
        <w:t xml:space="preserve">شکل </w:t>
      </w:r>
      <w:r w:rsidR="00544C3B">
        <w:rPr>
          <w:rFonts w:cs="B Nazanin" w:hint="cs"/>
          <w:sz w:val="21"/>
          <w:szCs w:val="21"/>
          <w:rtl/>
        </w:rPr>
        <w:t>3</w:t>
      </w:r>
      <w:r w:rsidR="00AA004E">
        <w:rPr>
          <w:rFonts w:cs="B Nazanin" w:hint="cs"/>
          <w:sz w:val="21"/>
          <w:szCs w:val="21"/>
          <w:rtl/>
        </w:rPr>
        <w:t>-14 .</w:t>
      </w:r>
      <w:r w:rsidRPr="00544C3B">
        <w:rPr>
          <w:sz w:val="21"/>
          <w:szCs w:val="21"/>
          <w:rtl/>
        </w:rPr>
        <w:t xml:space="preserve"> </w:t>
      </w:r>
      <w:r w:rsidRPr="00544C3B">
        <w:rPr>
          <w:rFonts w:cs="B Nazanin"/>
          <w:sz w:val="21"/>
          <w:szCs w:val="21"/>
          <w:rtl/>
        </w:rPr>
        <w:t>مقا</w:t>
      </w:r>
      <w:r w:rsidRPr="00544C3B">
        <w:rPr>
          <w:rFonts w:cs="B Nazanin" w:hint="cs"/>
          <w:sz w:val="21"/>
          <w:szCs w:val="21"/>
          <w:rtl/>
        </w:rPr>
        <w:t>ی</w:t>
      </w:r>
      <w:r w:rsidRPr="00544C3B">
        <w:rPr>
          <w:rFonts w:cs="B Nazanin" w:hint="eastAsia"/>
          <w:sz w:val="21"/>
          <w:szCs w:val="21"/>
          <w:rtl/>
        </w:rPr>
        <w:t>سه</w:t>
      </w:r>
      <w:r w:rsidRPr="00544C3B">
        <w:rPr>
          <w:rFonts w:cs="B Nazanin"/>
          <w:sz w:val="21"/>
          <w:szCs w:val="21"/>
          <w:rtl/>
        </w:rPr>
        <w:t xml:space="preserve"> سيگنال واقع</w:t>
      </w:r>
      <w:r w:rsidRPr="00544C3B">
        <w:rPr>
          <w:rFonts w:cs="B Nazanin" w:hint="cs"/>
          <w:sz w:val="21"/>
          <w:szCs w:val="21"/>
          <w:rtl/>
        </w:rPr>
        <w:t>ی</w:t>
      </w:r>
      <w:r w:rsidR="000A34A8" w:rsidRPr="00544C3B">
        <w:rPr>
          <w:rFonts w:cs="B Nazanin"/>
          <w:sz w:val="21"/>
          <w:szCs w:val="21"/>
          <w:rtl/>
        </w:rPr>
        <w:t xml:space="preserve"> </w:t>
      </w:r>
      <w:r w:rsidRPr="00544C3B">
        <w:rPr>
          <w:rFonts w:cs="B Nazanin"/>
          <w:sz w:val="21"/>
          <w:szCs w:val="21"/>
          <w:rtl/>
        </w:rPr>
        <w:t>و سيگنال شبيه ساز</w:t>
      </w:r>
      <w:r w:rsidRPr="00544C3B">
        <w:rPr>
          <w:rFonts w:cs="B Nazanin" w:hint="cs"/>
          <w:sz w:val="21"/>
          <w:szCs w:val="21"/>
          <w:rtl/>
        </w:rPr>
        <w:t>ی</w:t>
      </w:r>
      <w:r w:rsidRPr="00544C3B">
        <w:rPr>
          <w:rFonts w:cs="B Nazanin"/>
          <w:sz w:val="21"/>
          <w:szCs w:val="21"/>
          <w:rtl/>
        </w:rPr>
        <w:t xml:space="preserve"> شده به ازا</w:t>
      </w:r>
      <w:r w:rsidRPr="00544C3B">
        <w:rPr>
          <w:rFonts w:cs="B Nazanin" w:hint="cs"/>
          <w:sz w:val="21"/>
          <w:szCs w:val="21"/>
          <w:rtl/>
        </w:rPr>
        <w:t>ی</w:t>
      </w:r>
      <w:r w:rsidRPr="00544C3B">
        <w:rPr>
          <w:rFonts w:cs="B Nazanin"/>
          <w:sz w:val="21"/>
          <w:szCs w:val="21"/>
          <w:rtl/>
        </w:rPr>
        <w:t xml:space="preserve"> تغيير دو پارامتر</w:t>
      </w:r>
      <w:r w:rsidRPr="00544C3B">
        <w:rPr>
          <w:rFonts w:cs="B Nazanin" w:hint="cs"/>
          <w:sz w:val="21"/>
          <w:szCs w:val="21"/>
          <w:rtl/>
        </w:rPr>
        <w:t xml:space="preserve"> </w:t>
      </w:r>
      <m:oMath>
        <m:sSub>
          <m:sSubPr>
            <m:ctrlPr>
              <w:rPr>
                <w:rFonts w:ascii="Cambria Math" w:hAnsi="Cambria Math" w:cs="B Nazanin"/>
                <w:sz w:val="21"/>
                <w:szCs w:val="21"/>
              </w:rPr>
            </m:ctrlPr>
          </m:sSubPr>
          <m:e>
            <m:r>
              <w:rPr>
                <w:rFonts w:ascii="Cambria Math" w:hAnsi="Cambria Math" w:cs="B Nazanin"/>
                <w:sz w:val="21"/>
                <w:szCs w:val="21"/>
              </w:rPr>
              <m:t>c</m:t>
            </m:r>
          </m:e>
          <m:sub>
            <m:r>
              <w:rPr>
                <w:rFonts w:ascii="Cambria Math" w:hAnsi="Cambria Math" w:cs="B Nazanin"/>
                <w:sz w:val="21"/>
                <w:szCs w:val="21"/>
              </w:rPr>
              <m:t>15</m:t>
            </m:r>
          </m:sub>
        </m:sSub>
      </m:oMath>
      <w:r w:rsidRPr="00544C3B">
        <w:rPr>
          <w:rFonts w:cs="B Nazanin" w:hint="cs"/>
          <w:sz w:val="21"/>
          <w:szCs w:val="21"/>
          <w:rtl/>
        </w:rPr>
        <w:t xml:space="preserve"> و </w:t>
      </w:r>
      <m:oMath>
        <m:sSub>
          <m:sSubPr>
            <m:ctrlPr>
              <w:rPr>
                <w:rFonts w:ascii="Cambria Math" w:hAnsi="Cambria Math" w:cs="B Nazanin"/>
                <w:sz w:val="21"/>
                <w:szCs w:val="21"/>
              </w:rPr>
            </m:ctrlPr>
          </m:sSubPr>
          <m:e>
            <m:r>
              <w:rPr>
                <w:rFonts w:ascii="Cambria Math" w:hAnsi="Cambria Math" w:cs="B Nazanin"/>
                <w:sz w:val="21"/>
                <w:szCs w:val="21"/>
              </w:rPr>
              <m:t>c</m:t>
            </m:r>
          </m:e>
          <m:sub>
            <m:r>
              <w:rPr>
                <w:rFonts w:ascii="Cambria Math" w:hAnsi="Cambria Math" w:cs="B Nazanin"/>
                <w:sz w:val="21"/>
                <w:szCs w:val="21"/>
              </w:rPr>
              <m:t>13</m:t>
            </m:r>
          </m:sub>
        </m:sSub>
      </m:oMath>
      <w:r w:rsidR="00544C3B" w:rsidRPr="00544C3B">
        <w:rPr>
          <w:rFonts w:cs="B Nazanin" w:hint="cs"/>
          <w:sz w:val="21"/>
          <w:szCs w:val="21"/>
          <w:rtl/>
        </w:rPr>
        <w:t xml:space="preserve"> </w:t>
      </w:r>
      <w:r w:rsidR="00544C3B" w:rsidRPr="00544C3B">
        <w:rPr>
          <w:rFonts w:cs="B Nazanin"/>
          <w:sz w:val="21"/>
          <w:szCs w:val="21"/>
        </w:rPr>
        <w:t>[</w:t>
      </w:r>
      <w:r w:rsidR="002D0652">
        <w:rPr>
          <w:rFonts w:cs="B Nazanin"/>
          <w:sz w:val="21"/>
          <w:szCs w:val="21"/>
        </w:rPr>
        <w:t>1</w:t>
      </w:r>
      <w:r w:rsidR="00FE2E01">
        <w:rPr>
          <w:rFonts w:cs="B Nazanin"/>
          <w:sz w:val="21"/>
          <w:szCs w:val="21"/>
        </w:rPr>
        <w:t>1</w:t>
      </w:r>
      <w:r w:rsidR="00544C3B" w:rsidRPr="00544C3B">
        <w:rPr>
          <w:rFonts w:cs="B Nazanin"/>
          <w:sz w:val="21"/>
          <w:szCs w:val="21"/>
        </w:rPr>
        <w:t>]</w:t>
      </w:r>
    </w:p>
    <w:p w14:paraId="79FAFFC8" w14:textId="14659EA7" w:rsidR="007E11FB" w:rsidRPr="007E11FB" w:rsidRDefault="007E11FB" w:rsidP="00FC40A1">
      <w:pPr>
        <w:jc w:val="both"/>
        <w:rPr>
          <w:rFonts w:cs="B Nazanin"/>
          <w:sz w:val="28"/>
          <w:szCs w:val="28"/>
        </w:rPr>
      </w:pPr>
      <w:r w:rsidRPr="007E11FB">
        <w:rPr>
          <w:rFonts w:cs="B Nazanin"/>
          <w:sz w:val="28"/>
          <w:szCs w:val="28"/>
          <w:rtl/>
        </w:rPr>
        <w:lastRenderedPageBreak/>
        <w:t xml:space="preserve">به کمک رسم </w:t>
      </w:r>
      <w:ins w:id="466" w:author="Fariba" w:date="2021-02-02T19:05:00Z">
        <w:r w:rsidR="00E22416">
          <w:rPr>
            <w:rFonts w:cs="B Nazanin" w:hint="cs"/>
            <w:sz w:val="28"/>
            <w:szCs w:val="28"/>
            <w:rtl/>
          </w:rPr>
          <w:t xml:space="preserve">دیاگرام </w:t>
        </w:r>
      </w:ins>
      <w:r w:rsidRPr="007E11FB">
        <w:rPr>
          <w:rFonts w:cs="B Nazanin"/>
          <w:sz w:val="28"/>
          <w:szCs w:val="28"/>
          <w:rtl/>
        </w:rPr>
        <w:t>با</w:t>
      </w:r>
      <w:r w:rsidRPr="007E11FB">
        <w:rPr>
          <w:rFonts w:cs="B Nazanin" w:hint="cs"/>
          <w:sz w:val="28"/>
          <w:szCs w:val="28"/>
          <w:rtl/>
        </w:rPr>
        <w:t>ی</w:t>
      </w:r>
      <w:r w:rsidRPr="007E11FB">
        <w:rPr>
          <w:rFonts w:cs="B Nazanin" w:hint="eastAsia"/>
          <w:sz w:val="28"/>
          <w:szCs w:val="28"/>
          <w:rtl/>
        </w:rPr>
        <w:t>فرکيشن</w:t>
      </w:r>
      <w:r w:rsidR="00140BC1">
        <w:rPr>
          <w:rFonts w:cs="B Nazanin"/>
          <w:sz w:val="28"/>
          <w:szCs w:val="28"/>
          <w:rtl/>
        </w:rPr>
        <w:t xml:space="preserve"> ها</w:t>
      </w:r>
      <w:r w:rsidRPr="007E11FB">
        <w:rPr>
          <w:rFonts w:cs="B Nazanin"/>
          <w:sz w:val="28"/>
          <w:szCs w:val="28"/>
          <w:rtl/>
        </w:rPr>
        <w:t xml:space="preserve"> ا</w:t>
      </w:r>
      <w:r w:rsidRPr="007E11FB">
        <w:rPr>
          <w:rFonts w:cs="B Nazanin" w:hint="cs"/>
          <w:sz w:val="28"/>
          <w:szCs w:val="28"/>
          <w:rtl/>
        </w:rPr>
        <w:t>ی</w:t>
      </w:r>
      <w:r w:rsidRPr="007E11FB">
        <w:rPr>
          <w:rFonts w:cs="B Nazanin" w:hint="eastAsia"/>
          <w:sz w:val="28"/>
          <w:szCs w:val="28"/>
          <w:rtl/>
        </w:rPr>
        <w:t>ن</w:t>
      </w:r>
      <w:r w:rsidR="00140BC1">
        <w:rPr>
          <w:rFonts w:cs="B Nazanin"/>
          <w:sz w:val="28"/>
          <w:szCs w:val="28"/>
          <w:rtl/>
        </w:rPr>
        <w:t xml:space="preserve"> نتيجه </w:t>
      </w:r>
      <w:r w:rsidR="00140BC1">
        <w:rPr>
          <w:rFonts w:cs="B Nazanin" w:hint="cs"/>
          <w:sz w:val="28"/>
          <w:szCs w:val="28"/>
          <w:rtl/>
        </w:rPr>
        <w:t>بدست آمد</w:t>
      </w:r>
      <w:r w:rsidRPr="007E11FB">
        <w:rPr>
          <w:rFonts w:cs="B Nazanin"/>
          <w:sz w:val="28"/>
          <w:szCs w:val="28"/>
          <w:rtl/>
        </w:rPr>
        <w:t xml:space="preserve"> که خروج</w:t>
      </w:r>
      <w:r w:rsidRPr="007E11FB">
        <w:rPr>
          <w:rFonts w:cs="B Nazanin" w:hint="cs"/>
          <w:sz w:val="28"/>
          <w:szCs w:val="28"/>
          <w:rtl/>
        </w:rPr>
        <w:t>ی</w:t>
      </w:r>
      <w:r>
        <w:rPr>
          <w:rFonts w:cs="B Nazanin" w:hint="cs"/>
          <w:sz w:val="28"/>
          <w:szCs w:val="28"/>
          <w:rtl/>
        </w:rPr>
        <w:t xml:space="preserve"> </w:t>
      </w:r>
      <w:r w:rsidRPr="007E11FB">
        <w:rPr>
          <w:rFonts w:cs="B Nazanin" w:hint="eastAsia"/>
          <w:sz w:val="28"/>
          <w:szCs w:val="28"/>
          <w:rtl/>
        </w:rPr>
        <w:t>مدل</w:t>
      </w:r>
      <w:r w:rsidRPr="007E11FB">
        <w:rPr>
          <w:rFonts w:cs="B Nazanin"/>
          <w:sz w:val="28"/>
          <w:szCs w:val="28"/>
          <w:rtl/>
        </w:rPr>
        <w:t xml:space="preserve"> بيشتر</w:t>
      </w:r>
      <w:r w:rsidRPr="007E11FB">
        <w:rPr>
          <w:rFonts w:cs="B Nazanin" w:hint="cs"/>
          <w:sz w:val="28"/>
          <w:szCs w:val="28"/>
          <w:rtl/>
        </w:rPr>
        <w:t>ی</w:t>
      </w:r>
      <w:r w:rsidRPr="007E11FB">
        <w:rPr>
          <w:rFonts w:cs="B Nazanin" w:hint="eastAsia"/>
          <w:sz w:val="28"/>
          <w:szCs w:val="28"/>
          <w:rtl/>
        </w:rPr>
        <w:t>ن</w:t>
      </w:r>
      <w:r w:rsidRPr="007E11FB">
        <w:rPr>
          <w:rFonts w:cs="B Nazanin"/>
          <w:sz w:val="28"/>
          <w:szCs w:val="28"/>
          <w:rtl/>
        </w:rPr>
        <w:t xml:space="preserve"> حساسيت را به دو پارامتر </w:t>
      </w:r>
      <m:oMath>
        <m:sSub>
          <m:sSubPr>
            <m:ctrlPr>
              <w:rPr>
                <w:rFonts w:ascii="Cambria Math" w:hAnsi="Cambria Math" w:cs="B Nazanin"/>
                <w:sz w:val="28"/>
                <w:szCs w:val="28"/>
              </w:rPr>
            </m:ctrlPr>
          </m:sSubPr>
          <m:e>
            <m:r>
              <w:rPr>
                <w:rFonts w:ascii="Cambria Math" w:hAnsi="Cambria Math" w:cs="B Nazanin"/>
                <w:sz w:val="28"/>
                <w:szCs w:val="28"/>
              </w:rPr>
              <m:t>c</m:t>
            </m:r>
          </m:e>
          <m:sub>
            <m:r>
              <w:rPr>
                <w:rFonts w:ascii="Cambria Math" w:hAnsi="Cambria Math" w:cs="B Nazanin"/>
                <w:sz w:val="28"/>
                <w:szCs w:val="28"/>
              </w:rPr>
              <m:t>15</m:t>
            </m:r>
          </m:sub>
        </m:sSub>
      </m:oMath>
      <w:r w:rsidR="00140BC1" w:rsidRPr="00140BC1">
        <w:rPr>
          <w:rFonts w:cs="B Nazanin" w:hint="cs"/>
          <w:sz w:val="28"/>
          <w:szCs w:val="28"/>
          <w:rtl/>
        </w:rPr>
        <w:t xml:space="preserve"> و </w:t>
      </w:r>
      <m:oMath>
        <m:sSub>
          <m:sSubPr>
            <m:ctrlPr>
              <w:rPr>
                <w:rFonts w:ascii="Cambria Math" w:hAnsi="Cambria Math" w:cs="B Nazanin"/>
                <w:sz w:val="28"/>
                <w:szCs w:val="28"/>
              </w:rPr>
            </m:ctrlPr>
          </m:sSubPr>
          <m:e>
            <m:r>
              <w:rPr>
                <w:rFonts w:ascii="Cambria Math" w:hAnsi="Cambria Math" w:cs="B Nazanin"/>
                <w:sz w:val="28"/>
                <w:szCs w:val="28"/>
              </w:rPr>
              <m:t>c</m:t>
            </m:r>
          </m:e>
          <m:sub>
            <m:r>
              <w:rPr>
                <w:rFonts w:ascii="Cambria Math" w:hAnsi="Cambria Math" w:cs="B Nazanin"/>
                <w:sz w:val="28"/>
                <w:szCs w:val="28"/>
              </w:rPr>
              <m:t>13</m:t>
            </m:r>
          </m:sub>
        </m:sSub>
      </m:oMath>
      <w:r w:rsidR="00140BC1">
        <w:rPr>
          <w:rFonts w:cs="B Nazanin" w:hint="cs"/>
          <w:sz w:val="28"/>
          <w:szCs w:val="28"/>
          <w:rtl/>
        </w:rPr>
        <w:t xml:space="preserve"> </w:t>
      </w:r>
      <w:r w:rsidRPr="007E11FB">
        <w:rPr>
          <w:rFonts w:cs="B Nazanin"/>
          <w:sz w:val="28"/>
          <w:szCs w:val="28"/>
          <w:rtl/>
        </w:rPr>
        <w:t>نشان م</w:t>
      </w:r>
      <w:r w:rsidRPr="007E11FB">
        <w:rPr>
          <w:rFonts w:cs="B Nazanin" w:hint="cs"/>
          <w:sz w:val="28"/>
          <w:szCs w:val="28"/>
          <w:rtl/>
        </w:rPr>
        <w:t>ی</w:t>
      </w:r>
      <w:r w:rsidR="00140BC1">
        <w:rPr>
          <w:rFonts w:cs="B Nazanin" w:hint="cs"/>
          <w:sz w:val="28"/>
          <w:szCs w:val="28"/>
          <w:rtl/>
        </w:rPr>
        <w:t xml:space="preserve"> </w:t>
      </w:r>
      <w:r w:rsidRPr="007E11FB">
        <w:rPr>
          <w:rFonts w:cs="B Nazanin" w:hint="eastAsia"/>
          <w:sz w:val="28"/>
          <w:szCs w:val="28"/>
          <w:rtl/>
        </w:rPr>
        <w:t>دهد</w:t>
      </w:r>
      <w:r w:rsidRPr="007E11FB">
        <w:rPr>
          <w:rFonts w:cs="B Nazanin"/>
          <w:sz w:val="28"/>
          <w:szCs w:val="28"/>
          <w:rtl/>
        </w:rPr>
        <w:t xml:space="preserve"> که </w:t>
      </w:r>
      <m:oMath>
        <m:sSub>
          <m:sSubPr>
            <m:ctrlPr>
              <w:rPr>
                <w:rFonts w:ascii="Cambria Math" w:hAnsi="Cambria Math" w:cs="B Nazanin"/>
                <w:sz w:val="28"/>
                <w:szCs w:val="28"/>
              </w:rPr>
            </m:ctrlPr>
          </m:sSubPr>
          <m:e>
            <m:r>
              <w:rPr>
                <w:rFonts w:ascii="Cambria Math" w:hAnsi="Cambria Math" w:cs="B Nazanin"/>
                <w:sz w:val="28"/>
                <w:szCs w:val="28"/>
              </w:rPr>
              <m:t>c</m:t>
            </m:r>
          </m:e>
          <m:sub>
            <m:r>
              <w:rPr>
                <w:rFonts w:ascii="Cambria Math" w:hAnsi="Cambria Math" w:cs="B Nazanin"/>
                <w:sz w:val="28"/>
                <w:szCs w:val="28"/>
              </w:rPr>
              <m:t>13</m:t>
            </m:r>
          </m:sub>
        </m:sSub>
      </m:oMath>
      <w:r w:rsidR="00140BC1">
        <w:rPr>
          <w:rFonts w:cs="B Nazanin" w:hint="cs"/>
          <w:sz w:val="28"/>
          <w:szCs w:val="28"/>
          <w:rtl/>
        </w:rPr>
        <w:t xml:space="preserve"> </w:t>
      </w:r>
      <w:r w:rsidRPr="007E11FB">
        <w:rPr>
          <w:rFonts w:cs="B Nazanin"/>
          <w:sz w:val="28"/>
          <w:szCs w:val="28"/>
          <w:rtl/>
        </w:rPr>
        <w:t>پارامتر تحر</w:t>
      </w:r>
      <w:r w:rsidRPr="007E11FB">
        <w:rPr>
          <w:rFonts w:cs="B Nazanin" w:hint="cs"/>
          <w:sz w:val="28"/>
          <w:szCs w:val="28"/>
          <w:rtl/>
        </w:rPr>
        <w:t>ی</w:t>
      </w:r>
      <w:r w:rsidRPr="007E11FB">
        <w:rPr>
          <w:rFonts w:cs="B Nazanin" w:hint="eastAsia"/>
          <w:sz w:val="28"/>
          <w:szCs w:val="28"/>
          <w:rtl/>
        </w:rPr>
        <w:t>ک</w:t>
      </w:r>
      <w:r w:rsidRPr="007E11FB">
        <w:rPr>
          <w:rFonts w:cs="B Nazanin" w:hint="cs"/>
          <w:sz w:val="28"/>
          <w:szCs w:val="28"/>
          <w:rtl/>
        </w:rPr>
        <w:t>ی</w:t>
      </w:r>
      <w:r w:rsidRPr="007E11FB">
        <w:rPr>
          <w:rFonts w:cs="B Nazanin"/>
          <w:sz w:val="28"/>
          <w:szCs w:val="28"/>
          <w:rtl/>
        </w:rPr>
        <w:t xml:space="preserve"> جمعيت </w:t>
      </w:r>
      <w:r w:rsidR="00AA004E">
        <w:rPr>
          <w:rFonts w:cs="B Nazanin"/>
          <w:sz w:val="28"/>
          <w:szCs w:val="28"/>
        </w:rPr>
        <w:t xml:space="preserve"> </w:t>
      </w:r>
      <w:r w:rsidRPr="007E11FB">
        <w:rPr>
          <w:rFonts w:cs="B Nazanin"/>
          <w:sz w:val="28"/>
          <w:szCs w:val="28"/>
        </w:rPr>
        <w:t>EI</w:t>
      </w:r>
      <w:r w:rsidRPr="007E11FB">
        <w:rPr>
          <w:rFonts w:cs="B Nazanin" w:hint="eastAsia"/>
          <w:sz w:val="28"/>
          <w:szCs w:val="28"/>
          <w:rtl/>
        </w:rPr>
        <w:t>و</w:t>
      </w:r>
      <w:r w:rsidRPr="007E11FB">
        <w:rPr>
          <w:rFonts w:cs="B Nazanin"/>
          <w:sz w:val="28"/>
          <w:szCs w:val="28"/>
          <w:rtl/>
        </w:rPr>
        <w:t xml:space="preserve"> </w:t>
      </w:r>
      <m:oMath>
        <m:sSub>
          <m:sSubPr>
            <m:ctrlPr>
              <w:rPr>
                <w:rFonts w:ascii="Cambria Math" w:hAnsi="Cambria Math" w:cs="B Nazanin"/>
                <w:sz w:val="28"/>
                <w:szCs w:val="28"/>
              </w:rPr>
            </m:ctrlPr>
          </m:sSubPr>
          <m:e>
            <m:r>
              <w:rPr>
                <w:rFonts w:ascii="Cambria Math" w:hAnsi="Cambria Math" w:cs="B Nazanin"/>
                <w:sz w:val="28"/>
                <w:szCs w:val="28"/>
              </w:rPr>
              <m:t>c</m:t>
            </m:r>
          </m:e>
          <m:sub>
            <m:r>
              <w:rPr>
                <w:rFonts w:ascii="Cambria Math" w:hAnsi="Cambria Math" w:cs="B Nazanin"/>
                <w:sz w:val="28"/>
                <w:szCs w:val="28"/>
              </w:rPr>
              <m:t>15</m:t>
            </m:r>
          </m:sub>
        </m:sSub>
      </m:oMath>
      <w:r w:rsidR="00140BC1" w:rsidRPr="00140BC1">
        <w:rPr>
          <w:rFonts w:cs="B Nazanin" w:hint="cs"/>
          <w:sz w:val="28"/>
          <w:szCs w:val="28"/>
          <w:rtl/>
        </w:rPr>
        <w:t xml:space="preserve"> </w:t>
      </w:r>
      <w:r w:rsidRPr="007E11FB">
        <w:rPr>
          <w:rFonts w:cs="B Nazanin"/>
          <w:sz w:val="28"/>
          <w:szCs w:val="28"/>
          <w:rtl/>
        </w:rPr>
        <w:t>پارامتر مهار</w:t>
      </w:r>
      <w:r w:rsidRPr="007E11FB">
        <w:rPr>
          <w:rFonts w:cs="B Nazanin" w:hint="cs"/>
          <w:sz w:val="28"/>
          <w:szCs w:val="28"/>
          <w:rtl/>
        </w:rPr>
        <w:t>ی</w:t>
      </w:r>
      <w:r w:rsidRPr="007E11FB">
        <w:rPr>
          <w:rFonts w:cs="B Nazanin"/>
          <w:sz w:val="28"/>
          <w:szCs w:val="28"/>
          <w:rtl/>
        </w:rPr>
        <w:t xml:space="preserve"> جمعيت </w:t>
      </w:r>
      <w:r w:rsidRPr="007E11FB">
        <w:rPr>
          <w:rFonts w:cs="B Nazanin"/>
          <w:sz w:val="28"/>
          <w:szCs w:val="28"/>
        </w:rPr>
        <w:t>EI</w:t>
      </w:r>
      <w:r w:rsidRPr="007E11FB">
        <w:rPr>
          <w:rFonts w:cs="B Nazanin"/>
          <w:sz w:val="28"/>
          <w:szCs w:val="28"/>
          <w:rtl/>
        </w:rPr>
        <w:t xml:space="preserve"> در کورتکس م</w:t>
      </w:r>
      <w:r w:rsidRPr="007E11FB">
        <w:rPr>
          <w:rFonts w:cs="B Nazanin" w:hint="cs"/>
          <w:sz w:val="28"/>
          <w:szCs w:val="28"/>
          <w:rtl/>
        </w:rPr>
        <w:t>ی</w:t>
      </w:r>
      <w:r w:rsidR="00140BC1">
        <w:rPr>
          <w:rFonts w:cs="B Nazanin" w:hint="cs"/>
          <w:sz w:val="28"/>
          <w:szCs w:val="28"/>
          <w:rtl/>
        </w:rPr>
        <w:t xml:space="preserve"> </w:t>
      </w:r>
      <w:r w:rsidRPr="007E11FB">
        <w:rPr>
          <w:rFonts w:cs="B Nazanin" w:hint="eastAsia"/>
          <w:sz w:val="28"/>
          <w:szCs w:val="28"/>
          <w:rtl/>
        </w:rPr>
        <w:t>باشد</w:t>
      </w:r>
      <w:r w:rsidRPr="007E11FB">
        <w:rPr>
          <w:rFonts w:cs="B Nazanin"/>
          <w:sz w:val="28"/>
          <w:szCs w:val="28"/>
          <w:rtl/>
        </w:rPr>
        <w:t xml:space="preserve"> و ا</w:t>
      </w:r>
      <w:r w:rsidRPr="007E11FB">
        <w:rPr>
          <w:rFonts w:cs="B Nazanin" w:hint="cs"/>
          <w:sz w:val="28"/>
          <w:szCs w:val="28"/>
          <w:rtl/>
        </w:rPr>
        <w:t>ی</w:t>
      </w:r>
      <w:r w:rsidRPr="007E11FB">
        <w:rPr>
          <w:rFonts w:cs="B Nazanin" w:hint="eastAsia"/>
          <w:sz w:val="28"/>
          <w:szCs w:val="28"/>
          <w:rtl/>
        </w:rPr>
        <w:t>ن</w:t>
      </w:r>
      <w:r w:rsidR="00140BC1">
        <w:rPr>
          <w:rFonts w:cs="B Nazanin"/>
          <w:sz w:val="28"/>
          <w:szCs w:val="28"/>
          <w:rtl/>
        </w:rPr>
        <w:t xml:space="preserve"> دو پارامتر</w:t>
      </w:r>
      <w:r w:rsidRPr="007E11FB">
        <w:rPr>
          <w:rFonts w:cs="B Nazanin"/>
          <w:sz w:val="28"/>
          <w:szCs w:val="28"/>
          <w:rtl/>
        </w:rPr>
        <w:t xml:space="preserve"> به عنوان پارامترها</w:t>
      </w:r>
      <w:r w:rsidRPr="007E11FB">
        <w:rPr>
          <w:rFonts w:cs="B Nazanin" w:hint="cs"/>
          <w:sz w:val="28"/>
          <w:szCs w:val="28"/>
          <w:rtl/>
        </w:rPr>
        <w:t>ی</w:t>
      </w:r>
      <w:r w:rsidRPr="007E11FB">
        <w:rPr>
          <w:rFonts w:cs="B Nazanin"/>
          <w:sz w:val="28"/>
          <w:szCs w:val="28"/>
          <w:rtl/>
        </w:rPr>
        <w:t xml:space="preserve"> اساس</w:t>
      </w:r>
      <w:r w:rsidRPr="007E11FB">
        <w:rPr>
          <w:rFonts w:cs="B Nazanin" w:hint="cs"/>
          <w:sz w:val="28"/>
          <w:szCs w:val="28"/>
          <w:rtl/>
        </w:rPr>
        <w:t>ی</w:t>
      </w:r>
      <w:r w:rsidR="00140BC1">
        <w:rPr>
          <w:rFonts w:cs="B Nazanin" w:hint="cs"/>
          <w:sz w:val="28"/>
          <w:szCs w:val="28"/>
          <w:rtl/>
        </w:rPr>
        <w:t xml:space="preserve"> </w:t>
      </w:r>
      <w:r w:rsidRPr="007E11FB">
        <w:rPr>
          <w:rFonts w:cs="B Nazanin" w:hint="eastAsia"/>
          <w:sz w:val="28"/>
          <w:szCs w:val="28"/>
          <w:rtl/>
        </w:rPr>
        <w:t>درنظر</w:t>
      </w:r>
      <w:r w:rsidR="00140BC1">
        <w:rPr>
          <w:rFonts w:cs="B Nazanin"/>
          <w:sz w:val="28"/>
          <w:szCs w:val="28"/>
          <w:rtl/>
        </w:rPr>
        <w:t xml:space="preserve"> گرفت</w:t>
      </w:r>
      <w:r w:rsidR="00140BC1">
        <w:rPr>
          <w:rFonts w:cs="B Nazanin" w:hint="cs"/>
          <w:sz w:val="28"/>
          <w:szCs w:val="28"/>
          <w:rtl/>
        </w:rPr>
        <w:t>ه شدند</w:t>
      </w:r>
      <w:r w:rsidRPr="007E11FB">
        <w:rPr>
          <w:rFonts w:cs="B Nazanin"/>
          <w:sz w:val="28"/>
          <w:szCs w:val="28"/>
          <w:rtl/>
        </w:rPr>
        <w:t>.</w:t>
      </w:r>
    </w:p>
    <w:p w14:paraId="2D339E08" w14:textId="77777777" w:rsidR="009E5C85" w:rsidRDefault="00E50083" w:rsidP="00E60E63">
      <w:pPr>
        <w:jc w:val="center"/>
        <w:rPr>
          <w:rFonts w:cs="B Nazanin"/>
          <w:sz w:val="28"/>
          <w:szCs w:val="28"/>
          <w:rtl/>
        </w:rPr>
      </w:pPr>
      <w:r>
        <w:rPr>
          <w:rFonts w:cs="B Nazanin"/>
          <w:sz w:val="28"/>
          <w:szCs w:val="28"/>
        </w:rPr>
        <w:pict w14:anchorId="3A1C3B41">
          <v:shape id="_x0000_i1038" type="#_x0000_t75" style="width:236.4pt;height:200.4pt">
            <v:imagedata r:id="rId28" o:title="1"/>
          </v:shape>
        </w:pict>
      </w:r>
    </w:p>
    <w:p w14:paraId="304274D8" w14:textId="77777777" w:rsidR="009E5C85" w:rsidRPr="000A34A8" w:rsidRDefault="00E60E63" w:rsidP="00FE2E01">
      <w:pPr>
        <w:jc w:val="center"/>
        <w:rPr>
          <w:rFonts w:cs="B Nazanin"/>
        </w:rPr>
      </w:pPr>
      <w:r w:rsidRPr="000A34A8">
        <w:rPr>
          <w:rFonts w:cs="B Nazanin" w:hint="cs"/>
          <w:rtl/>
        </w:rPr>
        <w:t xml:space="preserve">شکل </w:t>
      </w:r>
      <w:r w:rsidR="00544C3B">
        <w:rPr>
          <w:rFonts w:cs="B Nazanin" w:hint="cs"/>
          <w:rtl/>
        </w:rPr>
        <w:t>3</w:t>
      </w:r>
      <w:r w:rsidR="00AA004E">
        <w:rPr>
          <w:rFonts w:cs="B Nazanin" w:hint="cs"/>
          <w:rtl/>
        </w:rPr>
        <w:t>-15 .</w:t>
      </w:r>
      <w:r w:rsidRPr="000A34A8">
        <w:rPr>
          <w:rFonts w:cs="B Nazanin" w:hint="cs"/>
          <w:rtl/>
        </w:rPr>
        <w:t xml:space="preserve"> </w:t>
      </w:r>
      <w:r w:rsidR="0033584F" w:rsidRPr="000A34A8">
        <w:rPr>
          <w:rFonts w:cs="B Nazanin" w:hint="cs"/>
          <w:rtl/>
        </w:rPr>
        <w:t xml:space="preserve">بایفرکیشن خروجی مدل به ازای تغییر پارامتر </w:t>
      </w:r>
      <m:oMath>
        <m:sSub>
          <m:sSubPr>
            <m:ctrlPr>
              <w:rPr>
                <w:rFonts w:ascii="Cambria Math" w:hAnsi="Cambria Math" w:cs="B Nazanin"/>
              </w:rPr>
            </m:ctrlPr>
          </m:sSubPr>
          <m:e>
            <m:r>
              <w:rPr>
                <w:rFonts w:ascii="Cambria Math" w:hAnsi="Cambria Math" w:cs="B Nazanin"/>
              </w:rPr>
              <m:t>c</m:t>
            </m:r>
          </m:e>
          <m:sub>
            <m:r>
              <w:rPr>
                <w:rFonts w:ascii="Cambria Math" w:hAnsi="Cambria Math" w:cs="B Nazanin"/>
              </w:rPr>
              <m:t>13</m:t>
            </m:r>
          </m:sub>
        </m:sSub>
      </m:oMath>
      <w:r w:rsidR="0033584F" w:rsidRPr="000A34A8">
        <w:rPr>
          <w:rFonts w:eastAsiaTheme="minorEastAsia" w:cs="B Nazanin" w:hint="cs"/>
          <w:rtl/>
        </w:rPr>
        <w:t xml:space="preserve"> به کمک نرم افزار </w:t>
      </w:r>
      <w:r w:rsidR="0033584F" w:rsidRPr="000A34A8">
        <w:rPr>
          <w:rFonts w:eastAsiaTheme="minorEastAsia" w:cs="B Nazanin"/>
        </w:rPr>
        <w:t>MATLAB</w:t>
      </w:r>
      <w:r w:rsidR="00544C3B">
        <w:rPr>
          <w:rFonts w:cs="B Nazanin" w:hint="cs"/>
          <w:rtl/>
        </w:rPr>
        <w:t xml:space="preserve"> </w:t>
      </w:r>
      <w:r w:rsidR="00544C3B">
        <w:rPr>
          <w:rFonts w:cs="B Nazanin"/>
        </w:rPr>
        <w:t>[</w:t>
      </w:r>
      <w:r w:rsidR="002D0652">
        <w:rPr>
          <w:rFonts w:cs="B Nazanin"/>
        </w:rPr>
        <w:t>1</w:t>
      </w:r>
      <w:r w:rsidR="00FE2E01">
        <w:rPr>
          <w:rFonts w:cs="B Nazanin"/>
        </w:rPr>
        <w:t>1</w:t>
      </w:r>
      <w:r w:rsidR="00544C3B">
        <w:rPr>
          <w:rFonts w:cs="B Nazanin"/>
        </w:rPr>
        <w:t>]</w:t>
      </w:r>
    </w:p>
    <w:p w14:paraId="00895771" w14:textId="77777777" w:rsidR="009E5C85" w:rsidRDefault="00E50083" w:rsidP="000A34A8">
      <w:pPr>
        <w:jc w:val="center"/>
        <w:rPr>
          <w:rFonts w:cs="B Nazanin"/>
          <w:sz w:val="28"/>
          <w:szCs w:val="28"/>
          <w:rtl/>
        </w:rPr>
      </w:pPr>
      <w:r>
        <w:rPr>
          <w:rFonts w:cs="B Nazanin"/>
          <w:sz w:val="28"/>
          <w:szCs w:val="28"/>
        </w:rPr>
        <w:pict w14:anchorId="681A1177">
          <v:shape id="_x0000_i1039" type="#_x0000_t75" style="width:211.8pt;height:188.4pt">
            <v:imagedata r:id="rId29" o:title="1"/>
          </v:shape>
        </w:pict>
      </w:r>
    </w:p>
    <w:p w14:paraId="2FEC3CC7" w14:textId="1254045A" w:rsidR="009E5C85" w:rsidRPr="000A34A8" w:rsidRDefault="000A34A8" w:rsidP="00CA6066">
      <w:pPr>
        <w:jc w:val="center"/>
        <w:rPr>
          <w:rFonts w:cs="B Nazanin"/>
        </w:rPr>
      </w:pPr>
      <w:r w:rsidRPr="000A34A8">
        <w:rPr>
          <w:rFonts w:cs="B Nazanin" w:hint="cs"/>
          <w:rtl/>
        </w:rPr>
        <w:t xml:space="preserve">شکل </w:t>
      </w:r>
      <w:r w:rsidR="00544C3B">
        <w:rPr>
          <w:rFonts w:cs="B Nazanin" w:hint="cs"/>
          <w:rtl/>
        </w:rPr>
        <w:t>3</w:t>
      </w:r>
      <w:r w:rsidR="00AA004E">
        <w:rPr>
          <w:rFonts w:cs="B Nazanin" w:hint="cs"/>
          <w:rtl/>
        </w:rPr>
        <w:t>-16 .</w:t>
      </w:r>
      <w:r w:rsidRPr="000A34A8">
        <w:rPr>
          <w:rFonts w:cs="B Nazanin" w:hint="cs"/>
          <w:rtl/>
        </w:rPr>
        <w:t xml:space="preserve"> </w:t>
      </w:r>
      <w:r w:rsidRPr="000A34A8">
        <w:rPr>
          <w:rFonts w:cs="B Nazanin"/>
          <w:rtl/>
        </w:rPr>
        <w:t>با</w:t>
      </w:r>
      <w:r w:rsidRPr="000A34A8">
        <w:rPr>
          <w:rFonts w:cs="B Nazanin" w:hint="cs"/>
          <w:rtl/>
        </w:rPr>
        <w:t>ی</w:t>
      </w:r>
      <w:r w:rsidRPr="000A34A8">
        <w:rPr>
          <w:rFonts w:cs="B Nazanin" w:hint="eastAsia"/>
          <w:rtl/>
        </w:rPr>
        <w:t>فرک</w:t>
      </w:r>
      <w:r w:rsidRPr="000A34A8">
        <w:rPr>
          <w:rFonts w:cs="B Nazanin" w:hint="cs"/>
          <w:rtl/>
        </w:rPr>
        <w:t>ی</w:t>
      </w:r>
      <w:r w:rsidRPr="000A34A8">
        <w:rPr>
          <w:rFonts w:cs="B Nazanin" w:hint="eastAsia"/>
          <w:rtl/>
        </w:rPr>
        <w:t>شن</w:t>
      </w:r>
      <w:r w:rsidRPr="000A34A8">
        <w:rPr>
          <w:rFonts w:cs="B Nazanin"/>
          <w:rtl/>
        </w:rPr>
        <w:t xml:space="preserve"> خروج</w:t>
      </w:r>
      <w:r w:rsidRPr="000A34A8">
        <w:rPr>
          <w:rFonts w:cs="B Nazanin" w:hint="cs"/>
          <w:rtl/>
        </w:rPr>
        <w:t>ی</w:t>
      </w:r>
      <w:r w:rsidRPr="000A34A8">
        <w:rPr>
          <w:rFonts w:cs="B Nazanin"/>
          <w:rtl/>
        </w:rPr>
        <w:t xml:space="preserve"> مدل به ازا</w:t>
      </w:r>
      <w:r w:rsidRPr="000A34A8">
        <w:rPr>
          <w:rFonts w:cs="B Nazanin" w:hint="cs"/>
          <w:rtl/>
        </w:rPr>
        <w:t>ی</w:t>
      </w:r>
      <w:r w:rsidRPr="000A34A8">
        <w:rPr>
          <w:rFonts w:cs="B Nazanin"/>
          <w:rtl/>
        </w:rPr>
        <w:t xml:space="preserve"> تغ</w:t>
      </w:r>
      <w:r w:rsidRPr="000A34A8">
        <w:rPr>
          <w:rFonts w:cs="B Nazanin" w:hint="cs"/>
          <w:rtl/>
        </w:rPr>
        <w:t>یی</w:t>
      </w:r>
      <w:r w:rsidRPr="000A34A8">
        <w:rPr>
          <w:rFonts w:cs="B Nazanin" w:hint="eastAsia"/>
          <w:rtl/>
        </w:rPr>
        <w:t>ر</w:t>
      </w:r>
      <w:r w:rsidRPr="000A34A8">
        <w:rPr>
          <w:rFonts w:cs="B Nazanin"/>
          <w:rtl/>
        </w:rPr>
        <w:t xml:space="preserve"> پارامتر </w:t>
      </w:r>
      <m:oMath>
        <m:sSub>
          <m:sSubPr>
            <m:ctrlPr>
              <w:rPr>
                <w:rFonts w:ascii="Cambria Math" w:hAnsi="Cambria Math" w:cs="B Nazanin"/>
              </w:rPr>
            </m:ctrlPr>
          </m:sSubPr>
          <m:e>
            <m:r>
              <w:rPr>
                <w:rFonts w:ascii="Cambria Math" w:hAnsi="Cambria Math" w:cs="B Nazanin"/>
              </w:rPr>
              <m:t>c</m:t>
            </m:r>
          </m:e>
          <m:sub>
            <m:r>
              <w:rPr>
                <w:rFonts w:ascii="Cambria Math" w:hAnsi="Cambria Math" w:cs="B Nazanin"/>
              </w:rPr>
              <m:t>15</m:t>
            </m:r>
          </m:sub>
        </m:sSub>
      </m:oMath>
      <w:r w:rsidRPr="000A34A8">
        <w:rPr>
          <w:rFonts w:cs="B Nazanin"/>
          <w:rtl/>
        </w:rPr>
        <w:t xml:space="preserve"> به کمک نرم افزار </w:t>
      </w:r>
      <w:r w:rsidRPr="000A34A8">
        <w:rPr>
          <w:rFonts w:cs="B Nazanin"/>
        </w:rPr>
        <w:t>MATLAB</w:t>
      </w:r>
      <w:r w:rsidR="00544C3B">
        <w:rPr>
          <w:rFonts w:cs="B Nazanin" w:hint="cs"/>
          <w:rtl/>
        </w:rPr>
        <w:t xml:space="preserve"> </w:t>
      </w:r>
      <w:r w:rsidR="00544C3B">
        <w:rPr>
          <w:rFonts w:cs="B Nazanin"/>
        </w:rPr>
        <w:t>[</w:t>
      </w:r>
      <w:r w:rsidR="002D0652">
        <w:rPr>
          <w:rFonts w:cs="B Nazanin"/>
        </w:rPr>
        <w:t>1</w:t>
      </w:r>
      <w:r w:rsidR="00FE2E01">
        <w:rPr>
          <w:rFonts w:cs="B Nazanin"/>
        </w:rPr>
        <w:t>1</w:t>
      </w:r>
      <w:r w:rsidR="00544C3B">
        <w:rPr>
          <w:rFonts w:cs="B Nazanin"/>
        </w:rPr>
        <w:t>]</w:t>
      </w:r>
      <w:ins w:id="467" w:author="Fariba" w:date="2021-02-02T19:06:00Z">
        <w:r w:rsidR="00E22416" w:rsidRPr="000A34A8" w:rsidDel="00E22416">
          <w:rPr>
            <w:rFonts w:cs="B Nazanin"/>
          </w:rPr>
          <w:t xml:space="preserve"> </w:t>
        </w:r>
      </w:ins>
    </w:p>
    <w:p w14:paraId="14E47703" w14:textId="6CEEEC3B" w:rsidR="009E5C85" w:rsidRDefault="009E5C85" w:rsidP="00E22416">
      <w:pPr>
        <w:jc w:val="center"/>
        <w:rPr>
          <w:rFonts w:cs="B Nazanin"/>
          <w:sz w:val="28"/>
          <w:szCs w:val="28"/>
          <w:rtl/>
        </w:rPr>
        <w:pPrChange w:id="468" w:author="Fariba" w:date="2021-02-02T19:06:00Z">
          <w:pPr/>
        </w:pPrChange>
      </w:pPr>
    </w:p>
    <w:p w14:paraId="1BB66F78" w14:textId="38351E20" w:rsidR="009E5C85" w:rsidDel="00CA6066" w:rsidRDefault="009E5C85" w:rsidP="00CA6066">
      <w:pPr>
        <w:jc w:val="both"/>
        <w:rPr>
          <w:del w:id="469" w:author="Fariba" w:date="2021-02-02T19:21:00Z"/>
          <w:rFonts w:cs="B Nazanin"/>
          <w:sz w:val="28"/>
          <w:szCs w:val="28"/>
          <w:rtl/>
        </w:rPr>
        <w:pPrChange w:id="470" w:author="Fariba" w:date="2021-02-02T19:21:00Z">
          <w:pPr/>
        </w:pPrChange>
      </w:pPr>
    </w:p>
    <w:p w14:paraId="40DF015C" w14:textId="259B1F32" w:rsidR="009E5C85" w:rsidDel="00CA6066" w:rsidRDefault="009E5C85" w:rsidP="00CA6066">
      <w:pPr>
        <w:jc w:val="both"/>
        <w:rPr>
          <w:del w:id="471" w:author="Fariba" w:date="2021-02-02T19:22:00Z"/>
          <w:rFonts w:cs="B Nazanin"/>
          <w:sz w:val="28"/>
          <w:szCs w:val="28"/>
          <w:rtl/>
        </w:rPr>
        <w:pPrChange w:id="472" w:author="Fariba" w:date="2021-02-02T19:21:00Z">
          <w:pPr/>
        </w:pPrChange>
      </w:pPr>
    </w:p>
    <w:p w14:paraId="4643EF70" w14:textId="7BB48685" w:rsidR="000A34A8" w:rsidDel="00CA6066" w:rsidRDefault="000A34A8" w:rsidP="00CA6066">
      <w:pPr>
        <w:jc w:val="both"/>
        <w:rPr>
          <w:del w:id="473" w:author="Fariba" w:date="2021-02-02T19:22:00Z"/>
          <w:rFonts w:cs="B Nazanin"/>
          <w:sz w:val="28"/>
          <w:szCs w:val="28"/>
          <w:rtl/>
        </w:rPr>
        <w:pPrChange w:id="474" w:author="Fariba" w:date="2021-02-02T19:21:00Z">
          <w:pPr/>
        </w:pPrChange>
      </w:pPr>
    </w:p>
    <w:p w14:paraId="37458915" w14:textId="0135838F" w:rsidR="00D7031A" w:rsidDel="00CA6066" w:rsidRDefault="00D7031A" w:rsidP="00E22416">
      <w:pPr>
        <w:jc w:val="center"/>
        <w:rPr>
          <w:del w:id="475" w:author="Fariba" w:date="2021-02-02T19:22:00Z"/>
          <w:rFonts w:cs="B Nazanin"/>
          <w:sz w:val="28"/>
          <w:szCs w:val="28"/>
          <w:rtl/>
        </w:rPr>
        <w:pPrChange w:id="476" w:author="Fariba" w:date="2021-02-02T19:06:00Z">
          <w:pPr/>
        </w:pPrChange>
      </w:pPr>
    </w:p>
    <w:p w14:paraId="01A8CBF7" w14:textId="02D79135" w:rsidR="00F160D4" w:rsidRDefault="00F160D4" w:rsidP="00CA6066">
      <w:pPr>
        <w:jc w:val="both"/>
        <w:rPr>
          <w:rFonts w:cs="B Nazanin"/>
          <w:sz w:val="32"/>
          <w:szCs w:val="32"/>
          <w:rtl/>
        </w:rPr>
        <w:pPrChange w:id="477" w:author="Fariba" w:date="2021-02-02T19:21:00Z">
          <w:pPr/>
        </w:pPrChange>
      </w:pPr>
      <w:r>
        <w:rPr>
          <w:rFonts w:cs="B Nazanin" w:hint="cs"/>
          <w:sz w:val="32"/>
          <w:szCs w:val="32"/>
          <w:rtl/>
        </w:rPr>
        <w:t>3</w:t>
      </w:r>
      <w:r w:rsidRPr="001A678F">
        <w:rPr>
          <w:rFonts w:cs="B Nazanin" w:hint="cs"/>
          <w:sz w:val="32"/>
          <w:szCs w:val="32"/>
          <w:rtl/>
        </w:rPr>
        <w:t>-3-</w:t>
      </w:r>
      <w:r>
        <w:rPr>
          <w:rFonts w:cs="B Nazanin" w:hint="cs"/>
          <w:sz w:val="32"/>
          <w:szCs w:val="32"/>
          <w:rtl/>
        </w:rPr>
        <w:t>5</w:t>
      </w:r>
      <w:r w:rsidR="00685C6A">
        <w:rPr>
          <w:rFonts w:cs="B Nazanin" w:hint="cs"/>
          <w:sz w:val="32"/>
          <w:szCs w:val="32"/>
          <w:rtl/>
        </w:rPr>
        <w:t>-</w:t>
      </w:r>
      <w:r w:rsidRPr="001A678F">
        <w:rPr>
          <w:rFonts w:cs="B Nazanin" w:hint="cs"/>
          <w:sz w:val="32"/>
          <w:szCs w:val="32"/>
          <w:rtl/>
        </w:rPr>
        <w:t>مدل محاسباتی</w:t>
      </w:r>
      <w:r>
        <w:rPr>
          <w:rFonts w:cs="B Nazanin" w:hint="cs"/>
          <w:sz w:val="32"/>
          <w:szCs w:val="32"/>
          <w:rtl/>
        </w:rPr>
        <w:t xml:space="preserve"> ملایی اردکانی و همکاران </w:t>
      </w:r>
      <w:r>
        <w:rPr>
          <w:rFonts w:cs="B Nazanin"/>
          <w:sz w:val="32"/>
          <w:szCs w:val="32"/>
        </w:rPr>
        <w:t>[</w:t>
      </w:r>
      <w:r w:rsidR="00F25299">
        <w:rPr>
          <w:rFonts w:cs="B Nazanin"/>
          <w:sz w:val="32"/>
          <w:szCs w:val="32"/>
        </w:rPr>
        <w:t>5</w:t>
      </w:r>
      <w:r>
        <w:rPr>
          <w:rFonts w:cs="B Nazanin"/>
          <w:sz w:val="32"/>
          <w:szCs w:val="32"/>
        </w:rPr>
        <w:t>]</w:t>
      </w:r>
    </w:p>
    <w:p w14:paraId="43A57455" w14:textId="759482C9" w:rsidR="00F160D4" w:rsidRDefault="00F160D4" w:rsidP="00CA6066">
      <w:pPr>
        <w:jc w:val="both"/>
        <w:rPr>
          <w:rFonts w:cs="B Nazanin"/>
          <w:sz w:val="28"/>
          <w:szCs w:val="28"/>
          <w:rtl/>
        </w:rPr>
      </w:pPr>
      <w:commentRangeStart w:id="478"/>
      <w:r>
        <w:rPr>
          <w:rFonts w:cs="B Nazanin" w:hint="cs"/>
          <w:sz w:val="28"/>
          <w:szCs w:val="28"/>
          <w:rtl/>
        </w:rPr>
        <w:t xml:space="preserve">در سال 2012 ملایی اردکانی و </w:t>
      </w:r>
      <w:commentRangeEnd w:id="478"/>
      <w:r w:rsidR="00CA6066">
        <w:rPr>
          <w:rStyle w:val="CommentReference"/>
          <w:rtl/>
        </w:rPr>
        <w:commentReference w:id="478"/>
      </w:r>
      <w:r>
        <w:rPr>
          <w:rFonts w:cs="B Nazanin" w:hint="cs"/>
          <w:sz w:val="28"/>
          <w:szCs w:val="28"/>
          <w:rtl/>
        </w:rPr>
        <w:t xml:space="preserve">همکاران یک مدل </w:t>
      </w:r>
      <w:r w:rsidRPr="00F160D4">
        <w:rPr>
          <w:rFonts w:cs="B Nazanin"/>
          <w:sz w:val="28"/>
          <w:szCs w:val="28"/>
          <w:rtl/>
        </w:rPr>
        <w:t>محاسبات</w:t>
      </w:r>
      <w:r w:rsidRPr="00F160D4">
        <w:rPr>
          <w:rFonts w:cs="B Nazanin" w:hint="cs"/>
          <w:sz w:val="28"/>
          <w:szCs w:val="28"/>
          <w:rtl/>
        </w:rPr>
        <w:t>ی</w:t>
      </w:r>
      <w:r w:rsidRPr="00F160D4">
        <w:rPr>
          <w:rFonts w:cs="B Nazanin"/>
          <w:sz w:val="28"/>
          <w:szCs w:val="28"/>
          <w:rtl/>
        </w:rPr>
        <w:t xml:space="preserve"> مغز و اعصاب مربوط به نوروف</w:t>
      </w:r>
      <w:r w:rsidRPr="00F160D4">
        <w:rPr>
          <w:rFonts w:cs="B Nazanin" w:hint="cs"/>
          <w:sz w:val="28"/>
          <w:szCs w:val="28"/>
          <w:rtl/>
        </w:rPr>
        <w:t>ی</w:t>
      </w:r>
      <w:r w:rsidRPr="00F160D4">
        <w:rPr>
          <w:rFonts w:cs="B Nazanin" w:hint="eastAsia"/>
          <w:sz w:val="28"/>
          <w:szCs w:val="28"/>
          <w:rtl/>
        </w:rPr>
        <w:t>ز</w:t>
      </w:r>
      <w:r w:rsidRPr="00F160D4">
        <w:rPr>
          <w:rFonts w:cs="B Nazanin" w:hint="cs"/>
          <w:sz w:val="28"/>
          <w:szCs w:val="28"/>
          <w:rtl/>
        </w:rPr>
        <w:t>ی</w:t>
      </w:r>
      <w:r w:rsidRPr="00F160D4">
        <w:rPr>
          <w:rFonts w:cs="B Nazanin" w:hint="eastAsia"/>
          <w:sz w:val="28"/>
          <w:szCs w:val="28"/>
          <w:rtl/>
        </w:rPr>
        <w:t>ولوژ</w:t>
      </w:r>
      <w:r w:rsidRPr="00F160D4">
        <w:rPr>
          <w:rFonts w:cs="B Nazanin" w:hint="cs"/>
          <w:sz w:val="28"/>
          <w:szCs w:val="28"/>
          <w:rtl/>
        </w:rPr>
        <w:t>ی</w:t>
      </w:r>
      <w:r w:rsidRPr="00F160D4">
        <w:rPr>
          <w:rFonts w:cs="B Nazanin" w:hint="eastAsia"/>
          <w:sz w:val="28"/>
          <w:szCs w:val="28"/>
          <w:rtl/>
        </w:rPr>
        <w:t>ک</w:t>
      </w:r>
      <w:r w:rsidRPr="00F160D4">
        <w:rPr>
          <w:rFonts w:cs="B Nazanin"/>
          <w:sz w:val="28"/>
          <w:szCs w:val="28"/>
          <w:rtl/>
        </w:rPr>
        <w:t xml:space="preserve"> ماکروسکوپ</w:t>
      </w:r>
      <w:r w:rsidRPr="00F160D4">
        <w:rPr>
          <w:rFonts w:cs="B Nazanin" w:hint="cs"/>
          <w:sz w:val="28"/>
          <w:szCs w:val="28"/>
          <w:rtl/>
        </w:rPr>
        <w:t>ی</w:t>
      </w:r>
      <w:r w:rsidRPr="00F160D4">
        <w:rPr>
          <w:rFonts w:cs="B Nazanin"/>
          <w:sz w:val="28"/>
          <w:szCs w:val="28"/>
          <w:rtl/>
        </w:rPr>
        <w:t xml:space="preserve"> را برا</w:t>
      </w:r>
      <w:r w:rsidRPr="00F160D4">
        <w:rPr>
          <w:rFonts w:cs="B Nazanin" w:hint="cs"/>
          <w:sz w:val="28"/>
          <w:szCs w:val="28"/>
          <w:rtl/>
        </w:rPr>
        <w:t>ی</w:t>
      </w:r>
      <w:r w:rsidRPr="00F160D4">
        <w:rPr>
          <w:rFonts w:cs="B Nazanin"/>
          <w:sz w:val="28"/>
          <w:szCs w:val="28"/>
          <w:rtl/>
        </w:rPr>
        <w:t xml:space="preserve"> بررس</w:t>
      </w:r>
      <w:r w:rsidRPr="00F160D4">
        <w:rPr>
          <w:rFonts w:cs="B Nazanin" w:hint="cs"/>
          <w:sz w:val="28"/>
          <w:szCs w:val="28"/>
          <w:rtl/>
        </w:rPr>
        <w:t>ی</w:t>
      </w:r>
      <w:r w:rsidRPr="00F160D4">
        <w:rPr>
          <w:rFonts w:cs="B Nazanin"/>
          <w:sz w:val="28"/>
          <w:szCs w:val="28"/>
          <w:rtl/>
        </w:rPr>
        <w:t xml:space="preserve"> دق</w:t>
      </w:r>
      <w:r w:rsidRPr="00F160D4">
        <w:rPr>
          <w:rFonts w:cs="B Nazanin" w:hint="cs"/>
          <w:sz w:val="28"/>
          <w:szCs w:val="28"/>
          <w:rtl/>
        </w:rPr>
        <w:t>ی</w:t>
      </w:r>
      <w:r w:rsidRPr="00F160D4">
        <w:rPr>
          <w:rFonts w:cs="B Nazanin" w:hint="eastAsia"/>
          <w:sz w:val="28"/>
          <w:szCs w:val="28"/>
          <w:rtl/>
        </w:rPr>
        <w:t>ق</w:t>
      </w:r>
      <w:r w:rsidRPr="00F160D4">
        <w:rPr>
          <w:rFonts w:cs="B Nazanin"/>
          <w:sz w:val="28"/>
          <w:szCs w:val="28"/>
          <w:rtl/>
        </w:rPr>
        <w:t xml:space="preserve"> و توض</w:t>
      </w:r>
      <w:r w:rsidRPr="00F160D4">
        <w:rPr>
          <w:rFonts w:cs="B Nazanin" w:hint="cs"/>
          <w:sz w:val="28"/>
          <w:szCs w:val="28"/>
          <w:rtl/>
        </w:rPr>
        <w:t>ی</w:t>
      </w:r>
      <w:r w:rsidRPr="00F160D4">
        <w:rPr>
          <w:rFonts w:cs="B Nazanin" w:hint="eastAsia"/>
          <w:sz w:val="28"/>
          <w:szCs w:val="28"/>
          <w:rtl/>
        </w:rPr>
        <w:t>ح</w:t>
      </w:r>
      <w:r w:rsidRPr="00F160D4">
        <w:rPr>
          <w:rFonts w:cs="B Nazanin"/>
          <w:sz w:val="28"/>
          <w:szCs w:val="28"/>
          <w:rtl/>
        </w:rPr>
        <w:t xml:space="preserve"> تأث</w:t>
      </w:r>
      <w:r w:rsidRPr="00F160D4">
        <w:rPr>
          <w:rFonts w:cs="B Nazanin" w:hint="cs"/>
          <w:sz w:val="28"/>
          <w:szCs w:val="28"/>
          <w:rtl/>
        </w:rPr>
        <w:t>ی</w:t>
      </w:r>
      <w:r w:rsidRPr="00F160D4">
        <w:rPr>
          <w:rFonts w:cs="B Nazanin" w:hint="eastAsia"/>
          <w:sz w:val="28"/>
          <w:szCs w:val="28"/>
          <w:rtl/>
        </w:rPr>
        <w:t>رات</w:t>
      </w:r>
      <w:r w:rsidRPr="00F160D4">
        <w:rPr>
          <w:rFonts w:cs="B Nazanin"/>
          <w:sz w:val="28"/>
          <w:szCs w:val="28"/>
          <w:rtl/>
        </w:rPr>
        <w:t xml:space="preserve"> فور</w:t>
      </w:r>
      <w:r w:rsidRPr="00F160D4">
        <w:rPr>
          <w:rFonts w:cs="B Nazanin" w:hint="cs"/>
          <w:sz w:val="28"/>
          <w:szCs w:val="28"/>
          <w:rtl/>
        </w:rPr>
        <w:t>ی</w:t>
      </w:r>
      <w:r w:rsidRPr="00F160D4">
        <w:rPr>
          <w:rFonts w:cs="B Nazanin"/>
          <w:sz w:val="28"/>
          <w:szCs w:val="28"/>
          <w:rtl/>
        </w:rPr>
        <w:t xml:space="preserve"> م</w:t>
      </w:r>
      <w:r w:rsidRPr="00F160D4">
        <w:rPr>
          <w:rFonts w:cs="B Nazanin" w:hint="cs"/>
          <w:sz w:val="28"/>
          <w:szCs w:val="28"/>
          <w:rtl/>
        </w:rPr>
        <w:t>ی</w:t>
      </w:r>
      <w:r w:rsidRPr="00F160D4">
        <w:rPr>
          <w:rFonts w:cs="B Nazanin" w:hint="eastAsia"/>
          <w:sz w:val="28"/>
          <w:szCs w:val="28"/>
          <w:rtl/>
        </w:rPr>
        <w:t>دان</w:t>
      </w:r>
      <w:r w:rsidRPr="00F160D4">
        <w:rPr>
          <w:rFonts w:cs="B Nazanin"/>
          <w:sz w:val="28"/>
          <w:szCs w:val="28"/>
          <w:rtl/>
        </w:rPr>
        <w:t xml:space="preserve"> الکتر</w:t>
      </w:r>
      <w:r w:rsidRPr="00F160D4">
        <w:rPr>
          <w:rFonts w:cs="B Nazanin" w:hint="cs"/>
          <w:sz w:val="28"/>
          <w:szCs w:val="28"/>
          <w:rtl/>
        </w:rPr>
        <w:t>ی</w:t>
      </w:r>
      <w:r w:rsidRPr="00F160D4">
        <w:rPr>
          <w:rFonts w:cs="B Nazanin" w:hint="eastAsia"/>
          <w:sz w:val="28"/>
          <w:szCs w:val="28"/>
          <w:rtl/>
        </w:rPr>
        <w:t>ک</w:t>
      </w:r>
      <w:r w:rsidRPr="00F160D4">
        <w:rPr>
          <w:rFonts w:cs="B Nazanin" w:hint="cs"/>
          <w:sz w:val="28"/>
          <w:szCs w:val="28"/>
          <w:rtl/>
        </w:rPr>
        <w:t>ی</w:t>
      </w:r>
      <w:r w:rsidRPr="00F160D4">
        <w:rPr>
          <w:rFonts w:cs="B Nazanin"/>
          <w:sz w:val="28"/>
          <w:szCs w:val="28"/>
          <w:rtl/>
        </w:rPr>
        <w:t xml:space="preserve"> اعمال شده ته</w:t>
      </w:r>
      <w:r w:rsidRPr="00F160D4">
        <w:rPr>
          <w:rFonts w:cs="B Nazanin" w:hint="cs"/>
          <w:sz w:val="28"/>
          <w:szCs w:val="28"/>
          <w:rtl/>
        </w:rPr>
        <w:t>ی</w:t>
      </w:r>
      <w:r w:rsidRPr="00F160D4">
        <w:rPr>
          <w:rFonts w:cs="B Nazanin" w:hint="eastAsia"/>
          <w:sz w:val="28"/>
          <w:szCs w:val="28"/>
          <w:rtl/>
        </w:rPr>
        <w:t>ه</w:t>
      </w:r>
      <w:r>
        <w:rPr>
          <w:rFonts w:cs="B Nazanin"/>
          <w:sz w:val="28"/>
          <w:szCs w:val="28"/>
          <w:rtl/>
        </w:rPr>
        <w:t xml:space="preserve"> </w:t>
      </w:r>
      <w:r>
        <w:rPr>
          <w:rFonts w:cs="B Nazanin" w:hint="cs"/>
          <w:sz w:val="28"/>
          <w:szCs w:val="28"/>
          <w:rtl/>
        </w:rPr>
        <w:t>کردند</w:t>
      </w:r>
      <w:r>
        <w:rPr>
          <w:rFonts w:cs="B Nazanin"/>
          <w:sz w:val="28"/>
          <w:szCs w:val="28"/>
          <w:rtl/>
        </w:rPr>
        <w:t>.</w:t>
      </w:r>
    </w:p>
    <w:p w14:paraId="3D6CC429" w14:textId="0449A506" w:rsidR="00F160D4" w:rsidRDefault="00F160D4" w:rsidP="00CA6066">
      <w:pPr>
        <w:jc w:val="both"/>
        <w:rPr>
          <w:rFonts w:cs="B Nazanin"/>
          <w:sz w:val="28"/>
          <w:szCs w:val="28"/>
          <w:rtl/>
        </w:rPr>
      </w:pPr>
      <w:r w:rsidRPr="00F160D4">
        <w:rPr>
          <w:rFonts w:cs="B Nazanin"/>
          <w:sz w:val="28"/>
          <w:szCs w:val="28"/>
          <w:rtl/>
        </w:rPr>
        <w:t>ا</w:t>
      </w:r>
      <w:r w:rsidRPr="00F160D4">
        <w:rPr>
          <w:rFonts w:cs="B Nazanin" w:hint="cs"/>
          <w:sz w:val="28"/>
          <w:szCs w:val="28"/>
          <w:rtl/>
        </w:rPr>
        <w:t>ی</w:t>
      </w:r>
      <w:r w:rsidRPr="00F160D4">
        <w:rPr>
          <w:rFonts w:cs="B Nazanin" w:hint="eastAsia"/>
          <w:sz w:val="28"/>
          <w:szCs w:val="28"/>
          <w:rtl/>
        </w:rPr>
        <w:t>ده</w:t>
      </w:r>
      <w:r w:rsidRPr="00F160D4">
        <w:rPr>
          <w:rFonts w:cs="B Nazanin"/>
          <w:sz w:val="28"/>
          <w:szCs w:val="28"/>
          <w:rtl/>
        </w:rPr>
        <w:t xml:space="preserve"> اصل</w:t>
      </w:r>
      <w:r w:rsidRPr="00F160D4">
        <w:rPr>
          <w:rFonts w:cs="B Nazanin" w:hint="cs"/>
          <w:sz w:val="28"/>
          <w:szCs w:val="28"/>
          <w:rtl/>
        </w:rPr>
        <w:t>ی</w:t>
      </w:r>
      <w:r w:rsidRPr="00F160D4">
        <w:rPr>
          <w:rFonts w:cs="B Nazanin"/>
          <w:sz w:val="28"/>
          <w:szCs w:val="28"/>
          <w:rtl/>
        </w:rPr>
        <w:t xml:space="preserve"> ا</w:t>
      </w:r>
      <w:r w:rsidRPr="00F160D4">
        <w:rPr>
          <w:rFonts w:cs="B Nazanin" w:hint="cs"/>
          <w:sz w:val="28"/>
          <w:szCs w:val="28"/>
          <w:rtl/>
        </w:rPr>
        <w:t>ی</w:t>
      </w:r>
      <w:r w:rsidRPr="00F160D4">
        <w:rPr>
          <w:rFonts w:cs="B Nazanin" w:hint="eastAsia"/>
          <w:sz w:val="28"/>
          <w:szCs w:val="28"/>
          <w:rtl/>
        </w:rPr>
        <w:t>ن</w:t>
      </w:r>
      <w:r>
        <w:rPr>
          <w:rFonts w:cs="B Nazanin"/>
          <w:sz w:val="28"/>
          <w:szCs w:val="28"/>
          <w:rtl/>
        </w:rPr>
        <w:t xml:space="preserve"> </w:t>
      </w:r>
      <w:r>
        <w:rPr>
          <w:rFonts w:cs="B Nazanin" w:hint="cs"/>
          <w:sz w:val="28"/>
          <w:szCs w:val="28"/>
          <w:rtl/>
        </w:rPr>
        <w:t>بود</w:t>
      </w:r>
      <w:r>
        <w:rPr>
          <w:rFonts w:cs="B Nazanin"/>
          <w:sz w:val="28"/>
          <w:szCs w:val="28"/>
          <w:rtl/>
        </w:rPr>
        <w:t xml:space="preserve"> که</w:t>
      </w:r>
      <w:r w:rsidRPr="00F160D4">
        <w:rPr>
          <w:rFonts w:cs="B Nazanin"/>
          <w:sz w:val="28"/>
          <w:szCs w:val="28"/>
          <w:rtl/>
        </w:rPr>
        <w:t xml:space="preserve"> و</w:t>
      </w:r>
      <w:r w:rsidRPr="00F160D4">
        <w:rPr>
          <w:rFonts w:cs="B Nazanin" w:hint="cs"/>
          <w:sz w:val="28"/>
          <w:szCs w:val="28"/>
          <w:rtl/>
        </w:rPr>
        <w:t>ی</w:t>
      </w:r>
      <w:r w:rsidRPr="00F160D4">
        <w:rPr>
          <w:rFonts w:cs="B Nazanin" w:hint="eastAsia"/>
          <w:sz w:val="28"/>
          <w:szCs w:val="28"/>
          <w:rtl/>
        </w:rPr>
        <w:t>ژگ</w:t>
      </w:r>
      <w:r w:rsidRPr="00F160D4">
        <w:rPr>
          <w:rFonts w:cs="B Nazanin" w:hint="cs"/>
          <w:sz w:val="28"/>
          <w:szCs w:val="28"/>
          <w:rtl/>
        </w:rPr>
        <w:t>ی</w:t>
      </w:r>
      <w:r w:rsidRPr="00F160D4">
        <w:rPr>
          <w:rFonts w:cs="B Nazanin"/>
          <w:sz w:val="28"/>
          <w:szCs w:val="28"/>
          <w:rtl/>
        </w:rPr>
        <w:t xml:space="preserve"> ها</w:t>
      </w:r>
      <w:r w:rsidRPr="00F160D4">
        <w:rPr>
          <w:rFonts w:cs="B Nazanin" w:hint="cs"/>
          <w:sz w:val="28"/>
          <w:szCs w:val="28"/>
          <w:rtl/>
        </w:rPr>
        <w:t>ی</w:t>
      </w:r>
      <w:r w:rsidRPr="00F160D4">
        <w:rPr>
          <w:rFonts w:cs="B Nazanin"/>
          <w:sz w:val="28"/>
          <w:szCs w:val="28"/>
          <w:rtl/>
        </w:rPr>
        <w:t xml:space="preserve"> اصل</w:t>
      </w:r>
      <w:r w:rsidRPr="00F160D4">
        <w:rPr>
          <w:rFonts w:cs="B Nazanin" w:hint="cs"/>
          <w:sz w:val="28"/>
          <w:szCs w:val="28"/>
          <w:rtl/>
        </w:rPr>
        <w:t>ی</w:t>
      </w:r>
      <w:r w:rsidRPr="00F160D4">
        <w:rPr>
          <w:rFonts w:cs="B Nazanin"/>
          <w:sz w:val="28"/>
          <w:szCs w:val="28"/>
          <w:rtl/>
        </w:rPr>
        <w:t xml:space="preserve"> ز</w:t>
      </w:r>
      <w:r w:rsidRPr="00F160D4">
        <w:rPr>
          <w:rFonts w:cs="B Nazanin" w:hint="cs"/>
          <w:sz w:val="28"/>
          <w:szCs w:val="28"/>
          <w:rtl/>
        </w:rPr>
        <w:t>ی</w:t>
      </w:r>
      <w:r w:rsidRPr="00F160D4">
        <w:rPr>
          <w:rFonts w:cs="B Nazanin" w:hint="eastAsia"/>
          <w:sz w:val="28"/>
          <w:szCs w:val="28"/>
          <w:rtl/>
        </w:rPr>
        <w:t>ر</w:t>
      </w:r>
      <w:r w:rsidRPr="00F160D4">
        <w:rPr>
          <w:rFonts w:cs="B Nazanin"/>
          <w:sz w:val="28"/>
          <w:szCs w:val="28"/>
          <w:rtl/>
        </w:rPr>
        <w:t xml:space="preserve"> جمع</w:t>
      </w:r>
      <w:r w:rsidRPr="00F160D4">
        <w:rPr>
          <w:rFonts w:cs="B Nazanin" w:hint="cs"/>
          <w:sz w:val="28"/>
          <w:szCs w:val="28"/>
          <w:rtl/>
        </w:rPr>
        <w:t>ی</w:t>
      </w:r>
      <w:r w:rsidRPr="00F160D4">
        <w:rPr>
          <w:rFonts w:cs="B Nazanin" w:hint="eastAsia"/>
          <w:sz w:val="28"/>
          <w:szCs w:val="28"/>
          <w:rtl/>
        </w:rPr>
        <w:t>ت</w:t>
      </w:r>
      <w:r w:rsidRPr="00F160D4">
        <w:rPr>
          <w:rFonts w:cs="B Nazanin"/>
          <w:sz w:val="28"/>
          <w:szCs w:val="28"/>
          <w:rtl/>
        </w:rPr>
        <w:t xml:space="preserve"> ها</w:t>
      </w:r>
      <w:r w:rsidRPr="00F160D4">
        <w:rPr>
          <w:rFonts w:cs="B Nazanin" w:hint="cs"/>
          <w:sz w:val="28"/>
          <w:szCs w:val="28"/>
          <w:rtl/>
        </w:rPr>
        <w:t>ی</w:t>
      </w:r>
      <w:r w:rsidRPr="00F160D4">
        <w:rPr>
          <w:rFonts w:cs="B Nazanin"/>
          <w:sz w:val="28"/>
          <w:szCs w:val="28"/>
          <w:rtl/>
        </w:rPr>
        <w:t xml:space="preserve"> سلول ها</w:t>
      </w:r>
      <w:r w:rsidRPr="00F160D4">
        <w:rPr>
          <w:rFonts w:cs="B Nazanin" w:hint="cs"/>
          <w:sz w:val="28"/>
          <w:szCs w:val="28"/>
          <w:rtl/>
        </w:rPr>
        <w:t>ی</w:t>
      </w:r>
      <w:r w:rsidRPr="00F160D4">
        <w:rPr>
          <w:rFonts w:cs="B Nazanin"/>
          <w:sz w:val="28"/>
          <w:szCs w:val="28"/>
          <w:rtl/>
        </w:rPr>
        <w:t xml:space="preserve"> عصب</w:t>
      </w:r>
      <w:r w:rsidRPr="00F160D4">
        <w:rPr>
          <w:rFonts w:cs="B Nazanin" w:hint="cs"/>
          <w:sz w:val="28"/>
          <w:szCs w:val="28"/>
          <w:rtl/>
        </w:rPr>
        <w:t>ی</w:t>
      </w:r>
      <w:r w:rsidRPr="00F160D4">
        <w:rPr>
          <w:rFonts w:cs="B Nazanin"/>
          <w:sz w:val="28"/>
          <w:szCs w:val="28"/>
          <w:rtl/>
        </w:rPr>
        <w:t xml:space="preserve"> (سلول ها</w:t>
      </w:r>
      <w:r w:rsidRPr="00F160D4">
        <w:rPr>
          <w:rFonts w:cs="B Nazanin" w:hint="cs"/>
          <w:sz w:val="28"/>
          <w:szCs w:val="28"/>
          <w:rtl/>
        </w:rPr>
        <w:t>ی</w:t>
      </w:r>
      <w:r w:rsidRPr="00F160D4">
        <w:rPr>
          <w:rFonts w:cs="B Nazanin"/>
          <w:sz w:val="28"/>
          <w:szCs w:val="28"/>
          <w:rtl/>
        </w:rPr>
        <w:t xml:space="preserve"> هرم</w:t>
      </w:r>
      <w:r w:rsidRPr="00F160D4">
        <w:rPr>
          <w:rFonts w:cs="B Nazanin" w:hint="cs"/>
          <w:sz w:val="28"/>
          <w:szCs w:val="28"/>
          <w:rtl/>
        </w:rPr>
        <w:t>ی</w:t>
      </w:r>
      <w:r w:rsidRPr="00F160D4">
        <w:rPr>
          <w:rFonts w:cs="B Nazanin"/>
          <w:sz w:val="28"/>
          <w:szCs w:val="28"/>
          <w:rtl/>
        </w:rPr>
        <w:t xml:space="preserve"> و ا</w:t>
      </w:r>
      <w:r w:rsidRPr="00F160D4">
        <w:rPr>
          <w:rFonts w:cs="B Nazanin" w:hint="cs"/>
          <w:sz w:val="28"/>
          <w:szCs w:val="28"/>
          <w:rtl/>
        </w:rPr>
        <w:t>ی</w:t>
      </w:r>
      <w:r w:rsidRPr="00F160D4">
        <w:rPr>
          <w:rFonts w:cs="B Nazanin" w:hint="eastAsia"/>
          <w:sz w:val="28"/>
          <w:szCs w:val="28"/>
          <w:rtl/>
        </w:rPr>
        <w:t>نترونورون</w:t>
      </w:r>
      <w:r w:rsidRPr="00F160D4">
        <w:rPr>
          <w:rFonts w:cs="B Nazanin"/>
          <w:sz w:val="28"/>
          <w:szCs w:val="28"/>
          <w:rtl/>
        </w:rPr>
        <w:t>ها) و فعل و انفعالات س</w:t>
      </w:r>
      <w:r w:rsidRPr="00F160D4">
        <w:rPr>
          <w:rFonts w:cs="B Nazanin" w:hint="cs"/>
          <w:sz w:val="28"/>
          <w:szCs w:val="28"/>
          <w:rtl/>
        </w:rPr>
        <w:t>ی</w:t>
      </w:r>
      <w:r w:rsidRPr="00F160D4">
        <w:rPr>
          <w:rFonts w:cs="B Nazanin" w:hint="eastAsia"/>
          <w:sz w:val="28"/>
          <w:szCs w:val="28"/>
          <w:rtl/>
        </w:rPr>
        <w:t>ناپس</w:t>
      </w:r>
      <w:r w:rsidRPr="00F160D4">
        <w:rPr>
          <w:rFonts w:cs="B Nazanin" w:hint="cs"/>
          <w:sz w:val="28"/>
          <w:szCs w:val="28"/>
          <w:rtl/>
        </w:rPr>
        <w:t>ی</w:t>
      </w:r>
      <w:r w:rsidRPr="00F160D4">
        <w:rPr>
          <w:rFonts w:cs="B Nazanin"/>
          <w:sz w:val="28"/>
          <w:szCs w:val="28"/>
          <w:rtl/>
        </w:rPr>
        <w:t xml:space="preserve"> </w:t>
      </w:r>
      <w:r>
        <w:rPr>
          <w:rFonts w:cs="B Nazanin"/>
          <w:sz w:val="28"/>
          <w:szCs w:val="28"/>
          <w:rtl/>
        </w:rPr>
        <w:t xml:space="preserve">آنها </w:t>
      </w:r>
      <w:r>
        <w:rPr>
          <w:rFonts w:cs="B Nazanin" w:hint="cs"/>
          <w:sz w:val="28"/>
          <w:szCs w:val="28"/>
          <w:rtl/>
        </w:rPr>
        <w:t>بصورت کلی (توده عصبی)</w:t>
      </w:r>
      <w:r w:rsidRPr="00F160D4">
        <w:rPr>
          <w:rFonts w:cs="B Nazanin"/>
          <w:sz w:val="28"/>
          <w:szCs w:val="28"/>
          <w:rtl/>
        </w:rPr>
        <w:t xml:space="preserve"> توص</w:t>
      </w:r>
      <w:r w:rsidRPr="00F160D4">
        <w:rPr>
          <w:rFonts w:cs="B Nazanin" w:hint="cs"/>
          <w:sz w:val="28"/>
          <w:szCs w:val="28"/>
          <w:rtl/>
        </w:rPr>
        <w:t>ی</w:t>
      </w:r>
      <w:r w:rsidRPr="00F160D4">
        <w:rPr>
          <w:rFonts w:cs="B Nazanin" w:hint="eastAsia"/>
          <w:sz w:val="28"/>
          <w:szCs w:val="28"/>
          <w:rtl/>
        </w:rPr>
        <w:t>ف</w:t>
      </w:r>
      <w:r>
        <w:rPr>
          <w:rFonts w:cs="B Nazanin"/>
          <w:sz w:val="28"/>
          <w:szCs w:val="28"/>
          <w:rtl/>
        </w:rPr>
        <w:t xml:space="preserve"> </w:t>
      </w:r>
      <w:r>
        <w:rPr>
          <w:rFonts w:cs="B Nazanin" w:hint="cs"/>
          <w:sz w:val="28"/>
          <w:szCs w:val="28"/>
          <w:rtl/>
        </w:rPr>
        <w:t>شود</w:t>
      </w:r>
      <w:r w:rsidRPr="00F160D4">
        <w:rPr>
          <w:rFonts w:cs="B Nazanin"/>
          <w:sz w:val="28"/>
          <w:szCs w:val="28"/>
          <w:rtl/>
        </w:rPr>
        <w:t xml:space="preserve">. </w:t>
      </w:r>
    </w:p>
    <w:p w14:paraId="10AE31B0" w14:textId="125565F9" w:rsidR="00F160D4" w:rsidRPr="00F160D4" w:rsidRDefault="00F160D4" w:rsidP="00CA6066">
      <w:pPr>
        <w:jc w:val="both"/>
        <w:rPr>
          <w:rFonts w:cs="B Nazanin"/>
          <w:sz w:val="28"/>
          <w:szCs w:val="28"/>
          <w:rtl/>
        </w:rPr>
      </w:pPr>
      <w:r w:rsidRPr="00F160D4">
        <w:rPr>
          <w:rFonts w:cs="B Nazanin"/>
          <w:sz w:val="28"/>
          <w:szCs w:val="28"/>
          <w:rtl/>
        </w:rPr>
        <w:lastRenderedPageBreak/>
        <w:t>ا</w:t>
      </w:r>
      <w:r w:rsidRPr="00F160D4">
        <w:rPr>
          <w:rFonts w:cs="B Nazanin" w:hint="cs"/>
          <w:sz w:val="28"/>
          <w:szCs w:val="28"/>
          <w:rtl/>
        </w:rPr>
        <w:t>ی</w:t>
      </w:r>
      <w:r w:rsidRPr="00F160D4">
        <w:rPr>
          <w:rFonts w:cs="B Nazanin" w:hint="eastAsia"/>
          <w:sz w:val="28"/>
          <w:szCs w:val="28"/>
          <w:rtl/>
        </w:rPr>
        <w:t>ن</w:t>
      </w:r>
      <w:r w:rsidRPr="00F160D4">
        <w:rPr>
          <w:rFonts w:cs="B Nazanin"/>
          <w:sz w:val="28"/>
          <w:szCs w:val="28"/>
          <w:rtl/>
        </w:rPr>
        <w:t xml:space="preserve"> مدل انواع اصل</w:t>
      </w:r>
      <w:r w:rsidRPr="00F160D4">
        <w:rPr>
          <w:rFonts w:cs="B Nazanin" w:hint="cs"/>
          <w:sz w:val="28"/>
          <w:szCs w:val="28"/>
          <w:rtl/>
        </w:rPr>
        <w:t>ی</w:t>
      </w:r>
      <w:r w:rsidRPr="00F160D4">
        <w:rPr>
          <w:rFonts w:cs="B Nazanin"/>
          <w:sz w:val="28"/>
          <w:szCs w:val="28"/>
          <w:rtl/>
        </w:rPr>
        <w:t xml:space="preserve"> سلولها</w:t>
      </w:r>
      <w:r w:rsidRPr="00F160D4">
        <w:rPr>
          <w:rFonts w:cs="B Nazanin" w:hint="cs"/>
          <w:sz w:val="28"/>
          <w:szCs w:val="28"/>
          <w:rtl/>
        </w:rPr>
        <w:t>ی</w:t>
      </w:r>
      <w:r w:rsidRPr="00F160D4">
        <w:rPr>
          <w:rFonts w:cs="B Nazanin"/>
          <w:sz w:val="28"/>
          <w:szCs w:val="28"/>
          <w:rtl/>
        </w:rPr>
        <w:t xml:space="preserve"> موجود در قشر مغز را در بر م</w:t>
      </w:r>
      <w:r w:rsidRPr="00F160D4">
        <w:rPr>
          <w:rFonts w:cs="B Nazanin" w:hint="cs"/>
          <w:sz w:val="28"/>
          <w:szCs w:val="28"/>
          <w:rtl/>
        </w:rPr>
        <w:t>ی</w:t>
      </w:r>
      <w:r w:rsidRPr="00F160D4">
        <w:rPr>
          <w:rFonts w:cs="B Nazanin"/>
          <w:sz w:val="28"/>
          <w:szCs w:val="28"/>
          <w:rtl/>
        </w:rPr>
        <w:t xml:space="preserve"> گ</w:t>
      </w:r>
      <w:r w:rsidRPr="00F160D4">
        <w:rPr>
          <w:rFonts w:cs="B Nazanin" w:hint="cs"/>
          <w:sz w:val="28"/>
          <w:szCs w:val="28"/>
          <w:rtl/>
        </w:rPr>
        <w:t>ی</w:t>
      </w:r>
      <w:r w:rsidRPr="00F160D4">
        <w:rPr>
          <w:rFonts w:cs="B Nazanin" w:hint="eastAsia"/>
          <w:sz w:val="28"/>
          <w:szCs w:val="28"/>
          <w:rtl/>
        </w:rPr>
        <w:t>رد</w:t>
      </w:r>
      <w:r w:rsidRPr="00F160D4">
        <w:rPr>
          <w:rFonts w:cs="B Nazanin"/>
          <w:sz w:val="28"/>
          <w:szCs w:val="28"/>
          <w:rtl/>
        </w:rPr>
        <w:t>:</w:t>
      </w:r>
    </w:p>
    <w:p w14:paraId="05B4E9C8" w14:textId="1CFE345E" w:rsidR="00F160D4" w:rsidRPr="00F160D4" w:rsidRDefault="00F160D4" w:rsidP="00CA6066">
      <w:pPr>
        <w:jc w:val="both"/>
        <w:rPr>
          <w:rFonts w:cs="B Nazanin"/>
          <w:sz w:val="28"/>
          <w:szCs w:val="28"/>
          <w:rtl/>
        </w:rPr>
      </w:pPr>
      <w:r w:rsidRPr="00F160D4">
        <w:rPr>
          <w:rFonts w:cs="B Nazanin"/>
          <w:sz w:val="28"/>
          <w:szCs w:val="28"/>
          <w:rtl/>
        </w:rPr>
        <w:t>- سلولها</w:t>
      </w:r>
      <w:r w:rsidRPr="00F160D4">
        <w:rPr>
          <w:rFonts w:cs="B Nazanin" w:hint="cs"/>
          <w:sz w:val="28"/>
          <w:szCs w:val="28"/>
          <w:rtl/>
        </w:rPr>
        <w:t>ی</w:t>
      </w:r>
      <w:r w:rsidRPr="00F160D4">
        <w:rPr>
          <w:rFonts w:cs="B Nazanin"/>
          <w:sz w:val="28"/>
          <w:szCs w:val="28"/>
          <w:rtl/>
        </w:rPr>
        <w:t xml:space="preserve"> هرم</w:t>
      </w:r>
      <w:r w:rsidRPr="00F160D4">
        <w:rPr>
          <w:rFonts w:cs="B Nazanin" w:hint="cs"/>
          <w:sz w:val="28"/>
          <w:szCs w:val="28"/>
          <w:rtl/>
        </w:rPr>
        <w:t>ی</w:t>
      </w:r>
      <w:r w:rsidRPr="00F160D4">
        <w:rPr>
          <w:rFonts w:cs="B Nazanin"/>
          <w:sz w:val="28"/>
          <w:szCs w:val="28"/>
          <w:rtl/>
        </w:rPr>
        <w:t xml:space="preserve"> که به عنوان ز</w:t>
      </w:r>
      <w:r w:rsidRPr="00F160D4">
        <w:rPr>
          <w:rFonts w:cs="B Nazanin" w:hint="cs"/>
          <w:sz w:val="28"/>
          <w:szCs w:val="28"/>
          <w:rtl/>
        </w:rPr>
        <w:t>ی</w:t>
      </w:r>
      <w:r w:rsidRPr="00F160D4">
        <w:rPr>
          <w:rFonts w:cs="B Nazanin" w:hint="eastAsia"/>
          <w:sz w:val="28"/>
          <w:szCs w:val="28"/>
          <w:rtl/>
        </w:rPr>
        <w:t>ر</w:t>
      </w:r>
      <w:r w:rsidRPr="00F160D4">
        <w:rPr>
          <w:rFonts w:cs="B Nazanin"/>
          <w:sz w:val="28"/>
          <w:szCs w:val="28"/>
          <w:rtl/>
        </w:rPr>
        <w:t xml:space="preserve"> جمع</w:t>
      </w:r>
      <w:r w:rsidRPr="00F160D4">
        <w:rPr>
          <w:rFonts w:cs="B Nazanin" w:hint="cs"/>
          <w:sz w:val="28"/>
          <w:szCs w:val="28"/>
          <w:rtl/>
        </w:rPr>
        <w:t>ی</w:t>
      </w:r>
      <w:r w:rsidRPr="00F160D4">
        <w:rPr>
          <w:rFonts w:cs="B Nazanin" w:hint="eastAsia"/>
          <w:sz w:val="28"/>
          <w:szCs w:val="28"/>
          <w:rtl/>
        </w:rPr>
        <w:t>ت</w:t>
      </w:r>
      <w:r w:rsidRPr="00F160D4">
        <w:rPr>
          <w:rFonts w:cs="B Nazanin"/>
          <w:sz w:val="28"/>
          <w:szCs w:val="28"/>
          <w:rtl/>
        </w:rPr>
        <w:t xml:space="preserve"> نوع </w:t>
      </w:r>
      <w:r w:rsidRPr="00F160D4">
        <w:rPr>
          <w:rFonts w:cs="B Nazanin"/>
          <w:sz w:val="28"/>
          <w:szCs w:val="28"/>
        </w:rPr>
        <w:t>P</w:t>
      </w:r>
      <w:r w:rsidRPr="00F160D4">
        <w:rPr>
          <w:rFonts w:cs="B Nazanin"/>
          <w:sz w:val="28"/>
          <w:szCs w:val="28"/>
          <w:rtl/>
        </w:rPr>
        <w:t xml:space="preserve"> در مدل مشخص م</w:t>
      </w:r>
      <w:r w:rsidRPr="00F160D4">
        <w:rPr>
          <w:rFonts w:cs="B Nazanin" w:hint="cs"/>
          <w:sz w:val="28"/>
          <w:szCs w:val="28"/>
          <w:rtl/>
        </w:rPr>
        <w:t>ی</w:t>
      </w:r>
      <w:r w:rsidRPr="00F160D4">
        <w:rPr>
          <w:rFonts w:cs="B Nazanin"/>
          <w:sz w:val="28"/>
          <w:szCs w:val="28"/>
          <w:rtl/>
        </w:rPr>
        <w:t xml:space="preserve"> شوند.</w:t>
      </w:r>
    </w:p>
    <w:p w14:paraId="08796405" w14:textId="63060477" w:rsidR="00F160D4" w:rsidRPr="00F160D4" w:rsidRDefault="00F160D4" w:rsidP="00CA6066">
      <w:pPr>
        <w:jc w:val="both"/>
        <w:rPr>
          <w:rFonts w:cs="B Nazanin"/>
          <w:sz w:val="28"/>
          <w:szCs w:val="28"/>
          <w:rtl/>
        </w:rPr>
        <w:pPrChange w:id="479" w:author="Fariba" w:date="2021-02-02T19:21:00Z">
          <w:pPr>
            <w:jc w:val="both"/>
          </w:pPr>
        </w:pPrChange>
      </w:pPr>
      <w:r w:rsidRPr="00F160D4">
        <w:rPr>
          <w:rFonts w:cs="B Nazanin"/>
          <w:sz w:val="28"/>
          <w:szCs w:val="28"/>
          <w:rtl/>
        </w:rPr>
        <w:t>- سلولها</w:t>
      </w:r>
      <w:r w:rsidRPr="00F160D4">
        <w:rPr>
          <w:rFonts w:cs="B Nazanin" w:hint="cs"/>
          <w:sz w:val="28"/>
          <w:szCs w:val="28"/>
          <w:rtl/>
        </w:rPr>
        <w:t>ی</w:t>
      </w:r>
      <w:r w:rsidRPr="00F160D4">
        <w:rPr>
          <w:rFonts w:cs="B Nazanin"/>
          <w:sz w:val="28"/>
          <w:szCs w:val="28"/>
          <w:rtl/>
        </w:rPr>
        <w:t xml:space="preserve"> آکسون ، سوما و پروگز</w:t>
      </w:r>
      <w:r w:rsidRPr="00F160D4">
        <w:rPr>
          <w:rFonts w:cs="B Nazanin" w:hint="cs"/>
          <w:sz w:val="28"/>
          <w:szCs w:val="28"/>
          <w:rtl/>
        </w:rPr>
        <w:t>ی</w:t>
      </w:r>
      <w:r w:rsidRPr="00F160D4">
        <w:rPr>
          <w:rFonts w:cs="B Nazanin" w:hint="eastAsia"/>
          <w:sz w:val="28"/>
          <w:szCs w:val="28"/>
          <w:rtl/>
        </w:rPr>
        <w:t>مال</w:t>
      </w:r>
      <w:r w:rsidRPr="00F160D4">
        <w:rPr>
          <w:rFonts w:cs="B Nazanin"/>
          <w:sz w:val="28"/>
          <w:szCs w:val="28"/>
          <w:rtl/>
        </w:rPr>
        <w:t xml:space="preserve"> دندر</w:t>
      </w:r>
      <w:r w:rsidRPr="00F160D4">
        <w:rPr>
          <w:rFonts w:cs="B Nazanin" w:hint="cs"/>
          <w:sz w:val="28"/>
          <w:szCs w:val="28"/>
          <w:rtl/>
        </w:rPr>
        <w:t>ی</w:t>
      </w:r>
      <w:r w:rsidRPr="00F160D4">
        <w:rPr>
          <w:rFonts w:cs="B Nazanin" w:hint="eastAsia"/>
          <w:sz w:val="28"/>
          <w:szCs w:val="28"/>
          <w:rtl/>
        </w:rPr>
        <w:t>ت</w:t>
      </w:r>
      <w:r w:rsidRPr="00F160D4">
        <w:rPr>
          <w:rFonts w:cs="B Nazanin"/>
          <w:sz w:val="28"/>
          <w:szCs w:val="28"/>
          <w:rtl/>
        </w:rPr>
        <w:t xml:space="preserve"> مانند </w:t>
      </w:r>
      <w:r w:rsidRPr="00F160D4">
        <w:rPr>
          <w:rFonts w:cs="B Nazanin"/>
          <w:sz w:val="28"/>
          <w:szCs w:val="28"/>
        </w:rPr>
        <w:t>basket cell</w:t>
      </w:r>
      <w:r w:rsidRPr="00F160D4">
        <w:rPr>
          <w:rFonts w:cs="B Nazanin"/>
          <w:sz w:val="28"/>
          <w:szCs w:val="28"/>
          <w:rtl/>
        </w:rPr>
        <w:t xml:space="preserve"> و </w:t>
      </w:r>
      <w:r w:rsidRPr="00F160D4">
        <w:rPr>
          <w:rFonts w:cs="B Nazanin"/>
          <w:sz w:val="28"/>
          <w:szCs w:val="28"/>
        </w:rPr>
        <w:t>chandelier cell</w:t>
      </w:r>
      <w:r w:rsidRPr="00F160D4">
        <w:rPr>
          <w:rFonts w:cs="B Nazanin"/>
          <w:sz w:val="28"/>
          <w:szCs w:val="28"/>
          <w:rtl/>
        </w:rPr>
        <w:t xml:space="preserve"> . ا</w:t>
      </w:r>
      <w:r w:rsidRPr="00F160D4">
        <w:rPr>
          <w:rFonts w:cs="B Nazanin" w:hint="cs"/>
          <w:sz w:val="28"/>
          <w:szCs w:val="28"/>
          <w:rtl/>
        </w:rPr>
        <w:t>ی</w:t>
      </w:r>
      <w:r w:rsidRPr="00F160D4">
        <w:rPr>
          <w:rFonts w:cs="B Nazanin" w:hint="eastAsia"/>
          <w:sz w:val="28"/>
          <w:szCs w:val="28"/>
          <w:rtl/>
        </w:rPr>
        <w:t>ن</w:t>
      </w:r>
      <w:r w:rsidRPr="00F160D4">
        <w:rPr>
          <w:rFonts w:cs="B Nazanin"/>
          <w:sz w:val="28"/>
          <w:szCs w:val="28"/>
          <w:rtl/>
        </w:rPr>
        <w:t xml:space="preserve"> سلول ها در همان ز</w:t>
      </w:r>
      <w:r w:rsidRPr="00F160D4">
        <w:rPr>
          <w:rFonts w:cs="B Nazanin" w:hint="cs"/>
          <w:sz w:val="28"/>
          <w:szCs w:val="28"/>
          <w:rtl/>
        </w:rPr>
        <w:t>ی</w:t>
      </w:r>
      <w:r w:rsidRPr="00F160D4">
        <w:rPr>
          <w:rFonts w:cs="B Nazanin" w:hint="eastAsia"/>
          <w:sz w:val="28"/>
          <w:szCs w:val="28"/>
          <w:rtl/>
        </w:rPr>
        <w:t>رمجموعه</w:t>
      </w:r>
      <w:r w:rsidRPr="00F160D4">
        <w:rPr>
          <w:rFonts w:cs="B Nazanin"/>
          <w:sz w:val="28"/>
          <w:szCs w:val="28"/>
          <w:rtl/>
        </w:rPr>
        <w:t xml:space="preserve"> جمع م</w:t>
      </w:r>
      <w:r w:rsidRPr="00F160D4">
        <w:rPr>
          <w:rFonts w:cs="B Nazanin" w:hint="cs"/>
          <w:sz w:val="28"/>
          <w:szCs w:val="28"/>
          <w:rtl/>
        </w:rPr>
        <w:t>ی</w:t>
      </w:r>
      <w:r>
        <w:rPr>
          <w:rFonts w:cs="B Nazanin"/>
          <w:sz w:val="28"/>
          <w:szCs w:val="28"/>
          <w:rtl/>
        </w:rPr>
        <w:t xml:space="preserve"> شوند </w:t>
      </w:r>
      <w:r w:rsidRPr="00F160D4">
        <w:rPr>
          <w:rFonts w:cs="B Nazanin"/>
          <w:sz w:val="28"/>
          <w:szCs w:val="28"/>
          <w:rtl/>
        </w:rPr>
        <w:t>که به عنوان ا</w:t>
      </w:r>
      <w:r w:rsidRPr="00F160D4">
        <w:rPr>
          <w:rFonts w:cs="B Nazanin" w:hint="cs"/>
          <w:sz w:val="28"/>
          <w:szCs w:val="28"/>
          <w:rtl/>
        </w:rPr>
        <w:t>ی</w:t>
      </w:r>
      <w:r w:rsidRPr="00F160D4">
        <w:rPr>
          <w:rFonts w:cs="B Nazanin" w:hint="eastAsia"/>
          <w:sz w:val="28"/>
          <w:szCs w:val="28"/>
          <w:rtl/>
        </w:rPr>
        <w:t>نترونورون</w:t>
      </w:r>
      <w:r w:rsidRPr="00F160D4">
        <w:rPr>
          <w:rFonts w:cs="B Nazanin"/>
          <w:sz w:val="28"/>
          <w:szCs w:val="28"/>
          <w:rtl/>
        </w:rPr>
        <w:t xml:space="preserve"> ها</w:t>
      </w:r>
      <w:r w:rsidRPr="00F160D4">
        <w:rPr>
          <w:rFonts w:cs="B Nazanin" w:hint="cs"/>
          <w:sz w:val="28"/>
          <w:szCs w:val="28"/>
          <w:rtl/>
        </w:rPr>
        <w:t>ی</w:t>
      </w:r>
      <w:r w:rsidRPr="00F160D4">
        <w:rPr>
          <w:rFonts w:cs="B Nazanin"/>
          <w:sz w:val="28"/>
          <w:szCs w:val="28"/>
          <w:rtl/>
        </w:rPr>
        <w:t xml:space="preserve"> نوع </w:t>
      </w:r>
      <w:r w:rsidRPr="00F160D4">
        <w:rPr>
          <w:rFonts w:cs="B Nazanin"/>
          <w:sz w:val="28"/>
          <w:szCs w:val="28"/>
        </w:rPr>
        <w:t>I</w:t>
      </w:r>
      <w:r w:rsidRPr="00F160D4">
        <w:rPr>
          <w:rFonts w:cs="B Nazanin"/>
          <w:sz w:val="28"/>
          <w:szCs w:val="28"/>
          <w:rtl/>
        </w:rPr>
        <w:t xml:space="preserve"> شناخته م</w:t>
      </w:r>
      <w:r w:rsidRPr="00F160D4">
        <w:rPr>
          <w:rFonts w:cs="B Nazanin" w:hint="cs"/>
          <w:sz w:val="28"/>
          <w:szCs w:val="28"/>
          <w:rtl/>
        </w:rPr>
        <w:t>ی</w:t>
      </w:r>
      <w:r>
        <w:rPr>
          <w:rFonts w:cs="B Nazanin"/>
          <w:sz w:val="28"/>
          <w:szCs w:val="28"/>
          <w:rtl/>
        </w:rPr>
        <w:t xml:space="preserve"> شوند</w:t>
      </w:r>
      <w:r w:rsidRPr="00F160D4">
        <w:rPr>
          <w:rFonts w:cs="B Nazanin"/>
          <w:sz w:val="28"/>
          <w:szCs w:val="28"/>
          <w:rtl/>
        </w:rPr>
        <w:t xml:space="preserve"> ، ز</w:t>
      </w:r>
      <w:r w:rsidRPr="00F160D4">
        <w:rPr>
          <w:rFonts w:cs="B Nazanin" w:hint="cs"/>
          <w:sz w:val="28"/>
          <w:szCs w:val="28"/>
          <w:rtl/>
        </w:rPr>
        <w:t>ی</w:t>
      </w:r>
      <w:r w:rsidRPr="00F160D4">
        <w:rPr>
          <w:rFonts w:cs="B Nazanin" w:hint="eastAsia"/>
          <w:sz w:val="28"/>
          <w:szCs w:val="28"/>
          <w:rtl/>
        </w:rPr>
        <w:t>را</w:t>
      </w:r>
      <w:r w:rsidRPr="00F160D4">
        <w:rPr>
          <w:rFonts w:cs="B Nazanin"/>
          <w:sz w:val="28"/>
          <w:szCs w:val="28"/>
          <w:rtl/>
        </w:rPr>
        <w:t xml:space="preserve"> واسطه </w:t>
      </w:r>
      <m:oMath>
        <m:sSub>
          <m:sSubPr>
            <m:ctrlPr>
              <w:rPr>
                <w:rFonts w:ascii="Cambria Math" w:hAnsi="Cambria Math" w:cs="B Nazanin"/>
                <w:sz w:val="28"/>
                <w:szCs w:val="28"/>
              </w:rPr>
            </m:ctrlPr>
          </m:sSubPr>
          <m:e>
            <m:r>
              <m:rPr>
                <m:sty m:val="p"/>
              </m:rPr>
              <w:rPr>
                <w:rFonts w:ascii="Cambria Math" w:hAnsi="Cambria Math" w:cs="B Nazanin"/>
                <w:sz w:val="28"/>
                <w:szCs w:val="28"/>
              </w:rPr>
              <m:t>GABA</m:t>
            </m:r>
          </m:e>
          <m:sub>
            <m:r>
              <w:rPr>
                <w:rFonts w:ascii="Cambria Math" w:hAnsi="Cambria Math" w:cs="B Nazanin"/>
                <w:sz w:val="28"/>
                <w:szCs w:val="28"/>
              </w:rPr>
              <m:t>A</m:t>
            </m:r>
          </m:sub>
        </m:sSub>
      </m:oMath>
      <w:r w:rsidRPr="00F160D4">
        <w:rPr>
          <w:rFonts w:cs="B Nazanin"/>
          <w:sz w:val="28"/>
          <w:szCs w:val="28"/>
          <w:rtl/>
        </w:rPr>
        <w:t xml:space="preserve"> ، جر</w:t>
      </w:r>
      <w:r w:rsidRPr="00F160D4">
        <w:rPr>
          <w:rFonts w:cs="B Nazanin" w:hint="cs"/>
          <w:sz w:val="28"/>
          <w:szCs w:val="28"/>
          <w:rtl/>
        </w:rPr>
        <w:t>ی</w:t>
      </w:r>
      <w:r w:rsidRPr="00F160D4">
        <w:rPr>
          <w:rFonts w:cs="B Nazanin" w:hint="eastAsia"/>
          <w:sz w:val="28"/>
          <w:szCs w:val="28"/>
          <w:rtl/>
        </w:rPr>
        <w:t>ان</w:t>
      </w:r>
      <w:r w:rsidRPr="00F160D4">
        <w:rPr>
          <w:rFonts w:cs="B Nazanin"/>
          <w:sz w:val="28"/>
          <w:szCs w:val="28"/>
          <w:rtl/>
        </w:rPr>
        <w:t xml:space="preserve"> ها</w:t>
      </w:r>
      <w:r w:rsidRPr="00F160D4">
        <w:rPr>
          <w:rFonts w:cs="B Nazanin" w:hint="cs"/>
          <w:sz w:val="28"/>
          <w:szCs w:val="28"/>
          <w:rtl/>
        </w:rPr>
        <w:t>ی</w:t>
      </w:r>
      <w:r w:rsidRPr="00F160D4">
        <w:rPr>
          <w:rFonts w:cs="B Nazanin"/>
          <w:sz w:val="28"/>
          <w:szCs w:val="28"/>
          <w:rtl/>
        </w:rPr>
        <w:t xml:space="preserve"> سر</w:t>
      </w:r>
      <w:r w:rsidRPr="00F160D4">
        <w:rPr>
          <w:rFonts w:cs="B Nazanin" w:hint="cs"/>
          <w:sz w:val="28"/>
          <w:szCs w:val="28"/>
          <w:rtl/>
        </w:rPr>
        <w:t>ی</w:t>
      </w:r>
      <w:r w:rsidRPr="00F160D4">
        <w:rPr>
          <w:rFonts w:cs="B Nazanin" w:hint="eastAsia"/>
          <w:sz w:val="28"/>
          <w:szCs w:val="28"/>
          <w:rtl/>
        </w:rPr>
        <w:t>ع</w:t>
      </w:r>
      <w:r w:rsidRPr="00F160D4">
        <w:rPr>
          <w:rFonts w:cs="B Nazanin"/>
          <w:sz w:val="28"/>
          <w:szCs w:val="28"/>
          <w:rtl/>
        </w:rPr>
        <w:t xml:space="preserve"> در سلول ها</w:t>
      </w:r>
      <w:r w:rsidRPr="00F160D4">
        <w:rPr>
          <w:rFonts w:cs="B Nazanin" w:hint="cs"/>
          <w:sz w:val="28"/>
          <w:szCs w:val="28"/>
          <w:rtl/>
        </w:rPr>
        <w:t>ی</w:t>
      </w:r>
      <w:r w:rsidRPr="00F160D4">
        <w:rPr>
          <w:rFonts w:cs="B Nazanin"/>
          <w:sz w:val="28"/>
          <w:szCs w:val="28"/>
          <w:rtl/>
        </w:rPr>
        <w:t xml:space="preserve"> نوع </w:t>
      </w:r>
      <w:r w:rsidRPr="00F160D4">
        <w:rPr>
          <w:rFonts w:cs="B Nazanin"/>
          <w:sz w:val="28"/>
          <w:szCs w:val="28"/>
        </w:rPr>
        <w:t>P</w:t>
      </w:r>
      <w:r w:rsidRPr="00F160D4">
        <w:rPr>
          <w:rFonts w:cs="B Nazanin"/>
          <w:sz w:val="28"/>
          <w:szCs w:val="28"/>
          <w:rtl/>
        </w:rPr>
        <w:t xml:space="preserve"> هستند.</w:t>
      </w:r>
    </w:p>
    <w:p w14:paraId="33FEB66F" w14:textId="77D82B56" w:rsidR="00F160D4" w:rsidRPr="00F160D4" w:rsidRDefault="00F160D4" w:rsidP="00CA6066">
      <w:pPr>
        <w:jc w:val="both"/>
        <w:rPr>
          <w:rFonts w:cs="B Nazanin"/>
          <w:sz w:val="28"/>
          <w:szCs w:val="28"/>
          <w:rtl/>
        </w:rPr>
        <w:pPrChange w:id="480" w:author="Fariba" w:date="2021-02-02T19:21:00Z">
          <w:pPr>
            <w:jc w:val="both"/>
          </w:pPr>
        </w:pPrChange>
      </w:pPr>
      <w:r w:rsidRPr="00F160D4">
        <w:rPr>
          <w:rFonts w:cs="B Nazanin"/>
          <w:sz w:val="28"/>
          <w:szCs w:val="28"/>
          <w:rtl/>
        </w:rPr>
        <w:t>- سلولها</w:t>
      </w:r>
      <w:r w:rsidRPr="00F160D4">
        <w:rPr>
          <w:rFonts w:cs="B Nazanin" w:hint="cs"/>
          <w:sz w:val="28"/>
          <w:szCs w:val="28"/>
          <w:rtl/>
        </w:rPr>
        <w:t>ی</w:t>
      </w:r>
      <w:r w:rsidRPr="00F160D4">
        <w:rPr>
          <w:rFonts w:cs="B Nazanin"/>
          <w:sz w:val="28"/>
          <w:szCs w:val="28"/>
          <w:rtl/>
        </w:rPr>
        <w:t xml:space="preserve"> هدف دندر</w:t>
      </w:r>
      <w:r w:rsidRPr="00F160D4">
        <w:rPr>
          <w:rFonts w:cs="B Nazanin" w:hint="cs"/>
          <w:sz w:val="28"/>
          <w:szCs w:val="28"/>
          <w:rtl/>
        </w:rPr>
        <w:t>ی</w:t>
      </w:r>
      <w:r w:rsidRPr="00F160D4">
        <w:rPr>
          <w:rFonts w:cs="B Nazanin" w:hint="eastAsia"/>
          <w:sz w:val="28"/>
          <w:szCs w:val="28"/>
          <w:rtl/>
        </w:rPr>
        <w:t>ت</w:t>
      </w:r>
      <w:r w:rsidRPr="00F160D4">
        <w:rPr>
          <w:rFonts w:cs="B Nazanin"/>
          <w:sz w:val="28"/>
          <w:szCs w:val="28"/>
          <w:rtl/>
        </w:rPr>
        <w:t xml:space="preserve"> مانند سلولها</w:t>
      </w:r>
      <w:r w:rsidRPr="00F160D4">
        <w:rPr>
          <w:rFonts w:cs="B Nazanin" w:hint="cs"/>
          <w:sz w:val="28"/>
          <w:szCs w:val="28"/>
          <w:rtl/>
        </w:rPr>
        <w:t>ی</w:t>
      </w:r>
      <w:r w:rsidRPr="00F160D4">
        <w:rPr>
          <w:rFonts w:cs="B Nazanin"/>
          <w:sz w:val="28"/>
          <w:szCs w:val="28"/>
          <w:rtl/>
        </w:rPr>
        <w:t xml:space="preserve"> </w:t>
      </w:r>
      <w:r w:rsidRPr="00F160D4">
        <w:rPr>
          <w:rFonts w:cs="B Nazanin"/>
          <w:sz w:val="28"/>
          <w:szCs w:val="28"/>
        </w:rPr>
        <w:t xml:space="preserve">bitufted </w:t>
      </w:r>
      <w:r w:rsidRPr="00F160D4">
        <w:rPr>
          <w:rFonts w:cs="B Nazanin"/>
          <w:sz w:val="28"/>
          <w:szCs w:val="28"/>
          <w:rtl/>
        </w:rPr>
        <w:t xml:space="preserve">، </w:t>
      </w:r>
      <w:r w:rsidRPr="00F160D4">
        <w:rPr>
          <w:rFonts w:cs="B Nazanin"/>
          <w:sz w:val="28"/>
          <w:szCs w:val="28"/>
        </w:rPr>
        <w:t>bipolar</w:t>
      </w:r>
      <w:r w:rsidRPr="00F160D4">
        <w:rPr>
          <w:rFonts w:cs="B Nazanin"/>
          <w:sz w:val="28"/>
          <w:szCs w:val="28"/>
          <w:rtl/>
        </w:rPr>
        <w:t xml:space="preserve"> و </w:t>
      </w:r>
      <w:r w:rsidRPr="00F160D4">
        <w:rPr>
          <w:rFonts w:cs="B Nazanin"/>
          <w:sz w:val="28"/>
          <w:szCs w:val="28"/>
        </w:rPr>
        <w:t>double Bouquet</w:t>
      </w:r>
      <w:r w:rsidRPr="00F160D4">
        <w:rPr>
          <w:rFonts w:cs="B Nazanin"/>
          <w:sz w:val="28"/>
          <w:szCs w:val="28"/>
          <w:rtl/>
        </w:rPr>
        <w:t xml:space="preserve"> . ا</w:t>
      </w:r>
      <w:r w:rsidRPr="00F160D4">
        <w:rPr>
          <w:rFonts w:cs="B Nazanin" w:hint="cs"/>
          <w:sz w:val="28"/>
          <w:szCs w:val="28"/>
          <w:rtl/>
        </w:rPr>
        <w:t>ی</w:t>
      </w:r>
      <w:r w:rsidRPr="00F160D4">
        <w:rPr>
          <w:rFonts w:cs="B Nazanin" w:hint="eastAsia"/>
          <w:sz w:val="28"/>
          <w:szCs w:val="28"/>
          <w:rtl/>
        </w:rPr>
        <w:t>ن</w:t>
      </w:r>
      <w:r w:rsidRPr="00F160D4">
        <w:rPr>
          <w:rFonts w:cs="B Nazanin"/>
          <w:sz w:val="28"/>
          <w:szCs w:val="28"/>
          <w:rtl/>
        </w:rPr>
        <w:t xml:space="preserve"> سلول ها ن</w:t>
      </w:r>
      <w:r w:rsidRPr="00F160D4">
        <w:rPr>
          <w:rFonts w:cs="B Nazanin" w:hint="cs"/>
          <w:sz w:val="28"/>
          <w:szCs w:val="28"/>
          <w:rtl/>
        </w:rPr>
        <w:t>ی</w:t>
      </w:r>
      <w:r w:rsidRPr="00F160D4">
        <w:rPr>
          <w:rFonts w:cs="B Nazanin" w:hint="eastAsia"/>
          <w:sz w:val="28"/>
          <w:szCs w:val="28"/>
          <w:rtl/>
        </w:rPr>
        <w:t>ز</w:t>
      </w:r>
      <w:r w:rsidRPr="00F160D4">
        <w:rPr>
          <w:rFonts w:cs="B Nazanin"/>
          <w:sz w:val="28"/>
          <w:szCs w:val="28"/>
          <w:rtl/>
        </w:rPr>
        <w:t xml:space="preserve"> در همان ز</w:t>
      </w:r>
      <w:r w:rsidRPr="00F160D4">
        <w:rPr>
          <w:rFonts w:cs="B Nazanin" w:hint="cs"/>
          <w:sz w:val="28"/>
          <w:szCs w:val="28"/>
          <w:rtl/>
        </w:rPr>
        <w:t>ی</w:t>
      </w:r>
      <w:r w:rsidRPr="00F160D4">
        <w:rPr>
          <w:rFonts w:cs="B Nazanin" w:hint="eastAsia"/>
          <w:sz w:val="28"/>
          <w:szCs w:val="28"/>
          <w:rtl/>
        </w:rPr>
        <w:t>رمجموعه</w:t>
      </w:r>
      <w:r w:rsidRPr="00F160D4">
        <w:rPr>
          <w:rFonts w:cs="B Nazanin"/>
          <w:sz w:val="28"/>
          <w:szCs w:val="28"/>
          <w:rtl/>
        </w:rPr>
        <w:t xml:space="preserve"> جمع م</w:t>
      </w:r>
      <w:r w:rsidRPr="00F160D4">
        <w:rPr>
          <w:rFonts w:cs="B Nazanin" w:hint="cs"/>
          <w:sz w:val="28"/>
          <w:szCs w:val="28"/>
          <w:rtl/>
        </w:rPr>
        <w:t>ی</w:t>
      </w:r>
      <w:r>
        <w:rPr>
          <w:rFonts w:cs="B Nazanin"/>
          <w:sz w:val="28"/>
          <w:szCs w:val="28"/>
          <w:rtl/>
        </w:rPr>
        <w:t xml:space="preserve"> شوند </w:t>
      </w:r>
      <w:r>
        <w:rPr>
          <w:rFonts w:cs="B Nazanin" w:hint="cs"/>
          <w:sz w:val="28"/>
          <w:szCs w:val="28"/>
          <w:rtl/>
        </w:rPr>
        <w:t xml:space="preserve">که </w:t>
      </w:r>
      <w:r w:rsidRPr="00F160D4">
        <w:rPr>
          <w:rFonts w:cs="B Nazanin"/>
          <w:sz w:val="28"/>
          <w:szCs w:val="28"/>
          <w:rtl/>
        </w:rPr>
        <w:t>به عنوان ا</w:t>
      </w:r>
      <w:r w:rsidRPr="00F160D4">
        <w:rPr>
          <w:rFonts w:cs="B Nazanin" w:hint="cs"/>
          <w:sz w:val="28"/>
          <w:szCs w:val="28"/>
          <w:rtl/>
        </w:rPr>
        <w:t>ی</w:t>
      </w:r>
      <w:r w:rsidRPr="00F160D4">
        <w:rPr>
          <w:rFonts w:cs="B Nazanin" w:hint="eastAsia"/>
          <w:sz w:val="28"/>
          <w:szCs w:val="28"/>
          <w:rtl/>
        </w:rPr>
        <w:t>نترونورون</w:t>
      </w:r>
      <w:r w:rsidRPr="00F160D4">
        <w:rPr>
          <w:rFonts w:cs="B Nazanin"/>
          <w:sz w:val="28"/>
          <w:szCs w:val="28"/>
          <w:rtl/>
        </w:rPr>
        <w:t xml:space="preserve"> ها</w:t>
      </w:r>
      <w:r w:rsidRPr="00F160D4">
        <w:rPr>
          <w:rFonts w:cs="B Nazanin" w:hint="cs"/>
          <w:sz w:val="28"/>
          <w:szCs w:val="28"/>
          <w:rtl/>
        </w:rPr>
        <w:t>ی</w:t>
      </w:r>
      <w:r w:rsidRPr="00F160D4">
        <w:rPr>
          <w:rFonts w:cs="B Nazanin"/>
          <w:sz w:val="28"/>
          <w:szCs w:val="28"/>
          <w:rtl/>
        </w:rPr>
        <w:t xml:space="preserve"> نوع </w:t>
      </w:r>
      <w:r w:rsidRPr="00F160D4">
        <w:rPr>
          <w:rFonts w:cs="B Nazanin"/>
          <w:sz w:val="28"/>
          <w:szCs w:val="28"/>
        </w:rPr>
        <w:t>I</w:t>
      </w:r>
      <w:r>
        <w:rPr>
          <w:rFonts w:cs="B Nazanin"/>
          <w:sz w:val="28"/>
          <w:szCs w:val="28"/>
        </w:rPr>
        <w:t>'</w:t>
      </w:r>
      <w:r w:rsidRPr="00F160D4">
        <w:rPr>
          <w:rFonts w:cs="B Nazanin"/>
          <w:sz w:val="28"/>
          <w:szCs w:val="28"/>
          <w:rtl/>
        </w:rPr>
        <w:t xml:space="preserve"> </w:t>
      </w:r>
      <w:r>
        <w:rPr>
          <w:rFonts w:cs="B Nazanin"/>
          <w:sz w:val="28"/>
          <w:szCs w:val="28"/>
          <w:rtl/>
        </w:rPr>
        <w:t xml:space="preserve">مشخص </w:t>
      </w:r>
      <w:r>
        <w:rPr>
          <w:rFonts w:cs="B Nazanin" w:hint="cs"/>
          <w:sz w:val="28"/>
          <w:szCs w:val="28"/>
          <w:rtl/>
        </w:rPr>
        <w:t>می شوند</w:t>
      </w:r>
      <w:r w:rsidRPr="00F160D4">
        <w:rPr>
          <w:rFonts w:cs="B Nazanin"/>
          <w:sz w:val="28"/>
          <w:szCs w:val="28"/>
          <w:rtl/>
        </w:rPr>
        <w:t xml:space="preserve"> ز</w:t>
      </w:r>
      <w:r w:rsidRPr="00F160D4">
        <w:rPr>
          <w:rFonts w:cs="B Nazanin" w:hint="cs"/>
          <w:sz w:val="28"/>
          <w:szCs w:val="28"/>
          <w:rtl/>
        </w:rPr>
        <w:t>ی</w:t>
      </w:r>
      <w:r w:rsidRPr="00F160D4">
        <w:rPr>
          <w:rFonts w:cs="B Nazanin" w:hint="eastAsia"/>
          <w:sz w:val="28"/>
          <w:szCs w:val="28"/>
          <w:rtl/>
        </w:rPr>
        <w:t>را</w:t>
      </w:r>
      <w:r w:rsidRPr="00F160D4">
        <w:rPr>
          <w:rFonts w:cs="B Nazanin"/>
          <w:sz w:val="28"/>
          <w:szCs w:val="28"/>
          <w:rtl/>
        </w:rPr>
        <w:t xml:space="preserve"> ، در ا</w:t>
      </w:r>
      <w:r w:rsidRPr="00F160D4">
        <w:rPr>
          <w:rFonts w:cs="B Nazanin" w:hint="cs"/>
          <w:sz w:val="28"/>
          <w:szCs w:val="28"/>
          <w:rtl/>
        </w:rPr>
        <w:t>ی</w:t>
      </w:r>
      <w:r w:rsidRPr="00F160D4">
        <w:rPr>
          <w:rFonts w:cs="B Nazanin" w:hint="eastAsia"/>
          <w:sz w:val="28"/>
          <w:szCs w:val="28"/>
          <w:rtl/>
        </w:rPr>
        <w:t>ن</w:t>
      </w:r>
      <w:r w:rsidRPr="00F160D4">
        <w:rPr>
          <w:rFonts w:cs="B Nazanin"/>
          <w:sz w:val="28"/>
          <w:szCs w:val="28"/>
          <w:rtl/>
        </w:rPr>
        <w:t xml:space="preserve"> حالت ، آنها واسطه </w:t>
      </w:r>
      <m:oMath>
        <m:sSub>
          <m:sSubPr>
            <m:ctrlPr>
              <w:rPr>
                <w:rFonts w:ascii="Cambria Math" w:hAnsi="Cambria Math" w:cs="B Nazanin"/>
                <w:sz w:val="28"/>
                <w:szCs w:val="28"/>
              </w:rPr>
            </m:ctrlPr>
          </m:sSubPr>
          <m:e>
            <m:r>
              <m:rPr>
                <m:sty m:val="p"/>
              </m:rPr>
              <w:rPr>
                <w:rFonts w:ascii="Cambria Math" w:hAnsi="Cambria Math" w:cs="B Nazanin"/>
                <w:sz w:val="28"/>
                <w:szCs w:val="28"/>
              </w:rPr>
              <m:t>GABA</m:t>
            </m:r>
          </m:e>
          <m:sub>
            <m:r>
              <w:rPr>
                <w:rFonts w:ascii="Cambria Math" w:hAnsi="Cambria Math" w:cs="B Nazanin"/>
                <w:sz w:val="28"/>
                <w:szCs w:val="28"/>
              </w:rPr>
              <m:t>A</m:t>
            </m:r>
          </m:sub>
        </m:sSub>
      </m:oMath>
      <w:r w:rsidRPr="00F160D4">
        <w:rPr>
          <w:rFonts w:cs="B Nazanin"/>
          <w:sz w:val="28"/>
          <w:szCs w:val="28"/>
          <w:rtl/>
        </w:rPr>
        <w:t xml:space="preserve"> ، جر</w:t>
      </w:r>
      <w:r w:rsidRPr="00F160D4">
        <w:rPr>
          <w:rFonts w:cs="B Nazanin" w:hint="cs"/>
          <w:sz w:val="28"/>
          <w:szCs w:val="28"/>
          <w:rtl/>
        </w:rPr>
        <w:t>ی</w:t>
      </w:r>
      <w:r w:rsidRPr="00F160D4">
        <w:rPr>
          <w:rFonts w:cs="B Nazanin" w:hint="eastAsia"/>
          <w:sz w:val="28"/>
          <w:szCs w:val="28"/>
          <w:rtl/>
        </w:rPr>
        <w:t>انات</w:t>
      </w:r>
      <w:r w:rsidRPr="00F160D4">
        <w:rPr>
          <w:rFonts w:cs="B Nazanin"/>
          <w:sz w:val="28"/>
          <w:szCs w:val="28"/>
          <w:rtl/>
        </w:rPr>
        <w:t xml:space="preserve"> کند رو</w:t>
      </w:r>
      <w:r w:rsidRPr="00F160D4">
        <w:rPr>
          <w:rFonts w:cs="B Nazanin" w:hint="cs"/>
          <w:sz w:val="28"/>
          <w:szCs w:val="28"/>
          <w:rtl/>
        </w:rPr>
        <w:t>ی</w:t>
      </w:r>
      <w:r w:rsidRPr="00F160D4">
        <w:rPr>
          <w:rFonts w:cs="B Nazanin"/>
          <w:sz w:val="28"/>
          <w:szCs w:val="28"/>
          <w:rtl/>
        </w:rPr>
        <w:t xml:space="preserve"> سلول ها</w:t>
      </w:r>
      <w:r w:rsidRPr="00F160D4">
        <w:rPr>
          <w:rFonts w:cs="B Nazanin" w:hint="cs"/>
          <w:sz w:val="28"/>
          <w:szCs w:val="28"/>
          <w:rtl/>
        </w:rPr>
        <w:t>ی</w:t>
      </w:r>
      <w:r w:rsidRPr="00F160D4">
        <w:rPr>
          <w:rFonts w:cs="B Nazanin"/>
          <w:sz w:val="28"/>
          <w:szCs w:val="28"/>
          <w:rtl/>
        </w:rPr>
        <w:t xml:space="preserve"> نوع </w:t>
      </w:r>
      <w:r w:rsidRPr="00F160D4">
        <w:rPr>
          <w:rFonts w:cs="B Nazanin"/>
          <w:sz w:val="28"/>
          <w:szCs w:val="28"/>
        </w:rPr>
        <w:t>P</w:t>
      </w:r>
      <w:r w:rsidRPr="00F160D4">
        <w:rPr>
          <w:rFonts w:cs="B Nazanin"/>
          <w:sz w:val="28"/>
          <w:szCs w:val="28"/>
          <w:rtl/>
        </w:rPr>
        <w:t xml:space="preserve"> هستند. </w:t>
      </w:r>
    </w:p>
    <w:p w14:paraId="4DA99704" w14:textId="2A464063" w:rsidR="00F160D4" w:rsidRDefault="00F160D4" w:rsidP="00CA6066">
      <w:pPr>
        <w:jc w:val="both"/>
        <w:rPr>
          <w:rFonts w:cs="B Nazanin"/>
          <w:sz w:val="28"/>
          <w:szCs w:val="28"/>
          <w:rtl/>
        </w:rPr>
        <w:pPrChange w:id="481" w:author="Fariba" w:date="2021-02-02T19:21:00Z">
          <w:pPr>
            <w:jc w:val="both"/>
          </w:pPr>
        </w:pPrChange>
      </w:pPr>
      <w:r w:rsidRPr="00F160D4">
        <w:rPr>
          <w:rFonts w:cs="B Nazanin" w:hint="eastAsia"/>
          <w:sz w:val="28"/>
          <w:szCs w:val="28"/>
          <w:rtl/>
        </w:rPr>
        <w:t>در</w:t>
      </w:r>
      <w:r w:rsidRPr="00F160D4">
        <w:rPr>
          <w:rFonts w:cs="B Nazanin"/>
          <w:sz w:val="28"/>
          <w:szCs w:val="28"/>
          <w:rtl/>
        </w:rPr>
        <w:t xml:space="preserve"> ا</w:t>
      </w:r>
      <w:r w:rsidRPr="00F160D4">
        <w:rPr>
          <w:rFonts w:cs="B Nazanin" w:hint="cs"/>
          <w:sz w:val="28"/>
          <w:szCs w:val="28"/>
          <w:rtl/>
        </w:rPr>
        <w:t>ی</w:t>
      </w:r>
      <w:r w:rsidRPr="00F160D4">
        <w:rPr>
          <w:rFonts w:cs="B Nazanin" w:hint="eastAsia"/>
          <w:sz w:val="28"/>
          <w:szCs w:val="28"/>
          <w:rtl/>
        </w:rPr>
        <w:t>ن</w:t>
      </w:r>
      <w:r>
        <w:rPr>
          <w:rFonts w:cs="B Nazanin"/>
          <w:sz w:val="28"/>
          <w:szCs w:val="28"/>
          <w:rtl/>
        </w:rPr>
        <w:t xml:space="preserve"> مطالعه</w:t>
      </w:r>
      <w:r w:rsidRPr="00F160D4">
        <w:rPr>
          <w:rFonts w:cs="B Nazanin"/>
          <w:sz w:val="28"/>
          <w:szCs w:val="28"/>
          <w:rtl/>
        </w:rPr>
        <w:t xml:space="preserve"> ، جمع</w:t>
      </w:r>
      <w:r w:rsidRPr="00F160D4">
        <w:rPr>
          <w:rFonts w:cs="B Nazanin" w:hint="cs"/>
          <w:sz w:val="28"/>
          <w:szCs w:val="28"/>
          <w:rtl/>
        </w:rPr>
        <w:t>ی</w:t>
      </w:r>
      <w:r w:rsidRPr="00F160D4">
        <w:rPr>
          <w:rFonts w:cs="B Nazanin" w:hint="eastAsia"/>
          <w:sz w:val="28"/>
          <w:szCs w:val="28"/>
          <w:rtl/>
        </w:rPr>
        <w:t>ت</w:t>
      </w:r>
      <w:r w:rsidRPr="00F160D4">
        <w:rPr>
          <w:rFonts w:cs="B Nazanin"/>
          <w:sz w:val="28"/>
          <w:szCs w:val="28"/>
          <w:rtl/>
        </w:rPr>
        <w:t xml:space="preserve"> نوع </w:t>
      </w:r>
      <w:r w:rsidRPr="00F160D4">
        <w:rPr>
          <w:rFonts w:cs="B Nazanin"/>
          <w:sz w:val="28"/>
          <w:szCs w:val="28"/>
        </w:rPr>
        <w:t>I</w:t>
      </w:r>
      <w:r>
        <w:rPr>
          <w:rFonts w:cs="B Nazanin"/>
          <w:sz w:val="28"/>
          <w:szCs w:val="28"/>
        </w:rPr>
        <w:t>'</w:t>
      </w:r>
      <w:r w:rsidRPr="00F160D4">
        <w:rPr>
          <w:rFonts w:cs="B Nazanin"/>
          <w:sz w:val="28"/>
          <w:szCs w:val="28"/>
          <w:rtl/>
        </w:rPr>
        <w:t xml:space="preserve"> محدود به سلولها</w:t>
      </w:r>
      <w:r w:rsidRPr="00F160D4">
        <w:rPr>
          <w:rFonts w:cs="B Nazanin" w:hint="cs"/>
          <w:sz w:val="28"/>
          <w:szCs w:val="28"/>
          <w:rtl/>
        </w:rPr>
        <w:t>ی</w:t>
      </w:r>
      <w:r w:rsidRPr="00F160D4">
        <w:rPr>
          <w:rFonts w:cs="B Nazanin"/>
          <w:sz w:val="28"/>
          <w:szCs w:val="28"/>
          <w:rtl/>
        </w:rPr>
        <w:t xml:space="preserve"> هدف دندر</w:t>
      </w:r>
      <w:r w:rsidRPr="00F160D4">
        <w:rPr>
          <w:rFonts w:cs="B Nazanin" w:hint="cs"/>
          <w:sz w:val="28"/>
          <w:szCs w:val="28"/>
          <w:rtl/>
        </w:rPr>
        <w:t>ی</w:t>
      </w:r>
      <w:r w:rsidRPr="00F160D4">
        <w:rPr>
          <w:rFonts w:cs="B Nazanin" w:hint="eastAsia"/>
          <w:sz w:val="28"/>
          <w:szCs w:val="28"/>
          <w:rtl/>
        </w:rPr>
        <w:t>ت</w:t>
      </w:r>
      <w:r w:rsidRPr="00F160D4">
        <w:rPr>
          <w:rFonts w:cs="B Nazanin"/>
          <w:sz w:val="28"/>
          <w:szCs w:val="28"/>
          <w:rtl/>
        </w:rPr>
        <w:t xml:space="preserve"> واسطه </w:t>
      </w:r>
      <m:oMath>
        <m:sSub>
          <m:sSubPr>
            <m:ctrlPr>
              <w:rPr>
                <w:rFonts w:ascii="Cambria Math" w:hAnsi="Cambria Math" w:cs="B Nazanin"/>
                <w:sz w:val="28"/>
                <w:szCs w:val="28"/>
              </w:rPr>
            </m:ctrlPr>
          </m:sSubPr>
          <m:e>
            <m:r>
              <m:rPr>
                <m:sty m:val="p"/>
              </m:rPr>
              <w:rPr>
                <w:rFonts w:ascii="Cambria Math" w:hAnsi="Cambria Math" w:cs="B Nazanin"/>
                <w:sz w:val="28"/>
                <w:szCs w:val="28"/>
              </w:rPr>
              <m:t>GABA</m:t>
            </m:r>
          </m:e>
          <m:sub>
            <m:r>
              <w:rPr>
                <w:rFonts w:ascii="Cambria Math" w:hAnsi="Cambria Math" w:cs="B Nazanin"/>
                <w:sz w:val="28"/>
                <w:szCs w:val="28"/>
              </w:rPr>
              <m:t>A</m:t>
            </m:r>
          </m:sub>
        </m:sSub>
      </m:oMath>
      <w:r w:rsidRPr="00F160D4">
        <w:rPr>
          <w:rFonts w:cs="B Nazanin"/>
          <w:sz w:val="28"/>
          <w:szCs w:val="28"/>
          <w:rtl/>
        </w:rPr>
        <w:t xml:space="preserve"> ، جر</w:t>
      </w:r>
      <w:r w:rsidRPr="00F160D4">
        <w:rPr>
          <w:rFonts w:cs="B Nazanin" w:hint="cs"/>
          <w:sz w:val="28"/>
          <w:szCs w:val="28"/>
          <w:rtl/>
        </w:rPr>
        <w:t>ی</w:t>
      </w:r>
      <w:r w:rsidRPr="00F160D4">
        <w:rPr>
          <w:rFonts w:cs="B Nazanin" w:hint="eastAsia"/>
          <w:sz w:val="28"/>
          <w:szCs w:val="28"/>
          <w:rtl/>
        </w:rPr>
        <w:t>ان</w:t>
      </w:r>
      <w:r w:rsidRPr="00F160D4">
        <w:rPr>
          <w:rFonts w:cs="B Nazanin"/>
          <w:sz w:val="28"/>
          <w:szCs w:val="28"/>
          <w:rtl/>
        </w:rPr>
        <w:t xml:space="preserve"> آهسته در سلولها</w:t>
      </w:r>
      <w:r w:rsidRPr="00F160D4">
        <w:rPr>
          <w:rFonts w:cs="B Nazanin" w:hint="cs"/>
          <w:sz w:val="28"/>
          <w:szCs w:val="28"/>
          <w:rtl/>
        </w:rPr>
        <w:t>ی</w:t>
      </w:r>
      <w:r w:rsidRPr="00F160D4">
        <w:rPr>
          <w:rFonts w:cs="B Nazanin"/>
          <w:sz w:val="28"/>
          <w:szCs w:val="28"/>
          <w:rtl/>
        </w:rPr>
        <w:t xml:space="preserve"> هرم</w:t>
      </w:r>
      <w:r w:rsidRPr="00F160D4">
        <w:rPr>
          <w:rFonts w:cs="B Nazanin" w:hint="cs"/>
          <w:sz w:val="28"/>
          <w:szCs w:val="28"/>
          <w:rtl/>
        </w:rPr>
        <w:t>ی</w:t>
      </w:r>
      <w:r w:rsidRPr="00F160D4">
        <w:rPr>
          <w:rFonts w:cs="B Nazanin"/>
          <w:sz w:val="28"/>
          <w:szCs w:val="28"/>
          <w:rtl/>
        </w:rPr>
        <w:t xml:space="preserve"> است. گ</w:t>
      </w:r>
      <w:r w:rsidRPr="00F160D4">
        <w:rPr>
          <w:rFonts w:cs="B Nazanin" w:hint="cs"/>
          <w:sz w:val="28"/>
          <w:szCs w:val="28"/>
          <w:rtl/>
        </w:rPr>
        <w:t>ی</w:t>
      </w:r>
      <w:r w:rsidRPr="00F160D4">
        <w:rPr>
          <w:rFonts w:cs="B Nazanin" w:hint="eastAsia"/>
          <w:sz w:val="28"/>
          <w:szCs w:val="28"/>
          <w:rtl/>
        </w:rPr>
        <w:t>رنده</w:t>
      </w:r>
      <w:r w:rsidRPr="00F160D4">
        <w:rPr>
          <w:rFonts w:cs="B Nazanin"/>
          <w:sz w:val="28"/>
          <w:szCs w:val="28"/>
          <w:rtl/>
        </w:rPr>
        <w:t xml:space="preserve"> </w:t>
      </w:r>
      <m:oMath>
        <m:sSub>
          <m:sSubPr>
            <m:ctrlPr>
              <w:rPr>
                <w:rFonts w:ascii="Cambria Math" w:hAnsi="Cambria Math" w:cs="B Nazanin"/>
                <w:sz w:val="28"/>
                <w:szCs w:val="28"/>
              </w:rPr>
            </m:ctrlPr>
          </m:sSubPr>
          <m:e>
            <m:r>
              <m:rPr>
                <m:sty m:val="p"/>
              </m:rPr>
              <w:rPr>
                <w:rFonts w:ascii="Cambria Math" w:hAnsi="Cambria Math" w:cs="B Nazanin"/>
                <w:sz w:val="28"/>
                <w:szCs w:val="28"/>
              </w:rPr>
              <m:t>GABA</m:t>
            </m:r>
          </m:e>
          <m:sub>
            <m:r>
              <w:rPr>
                <w:rFonts w:ascii="Cambria Math" w:hAnsi="Cambria Math" w:cs="B Nazanin"/>
                <w:sz w:val="28"/>
                <w:szCs w:val="28"/>
              </w:rPr>
              <m:t>B</m:t>
            </m:r>
          </m:sub>
        </m:sSub>
      </m:oMath>
      <w:r w:rsidRPr="00F160D4">
        <w:rPr>
          <w:rFonts w:cs="B Nazanin"/>
          <w:sz w:val="28"/>
          <w:szCs w:val="28"/>
          <w:rtl/>
        </w:rPr>
        <w:t>، که ب</w:t>
      </w:r>
      <w:r w:rsidRPr="00F160D4">
        <w:rPr>
          <w:rFonts w:cs="B Nazanin" w:hint="cs"/>
          <w:sz w:val="28"/>
          <w:szCs w:val="28"/>
          <w:rtl/>
        </w:rPr>
        <w:t>ی</w:t>
      </w:r>
      <w:r w:rsidRPr="00F160D4">
        <w:rPr>
          <w:rFonts w:cs="B Nazanin" w:hint="eastAsia"/>
          <w:sz w:val="28"/>
          <w:szCs w:val="28"/>
          <w:rtl/>
        </w:rPr>
        <w:t>شتر</w:t>
      </w:r>
      <w:r w:rsidRPr="00F160D4">
        <w:rPr>
          <w:rFonts w:cs="B Nazanin"/>
          <w:sz w:val="28"/>
          <w:szCs w:val="28"/>
          <w:rtl/>
        </w:rPr>
        <w:t xml:space="preserve"> توسط سلولها</w:t>
      </w:r>
      <w:r w:rsidRPr="00F160D4">
        <w:rPr>
          <w:rFonts w:cs="B Nazanin" w:hint="cs"/>
          <w:sz w:val="28"/>
          <w:szCs w:val="28"/>
          <w:rtl/>
        </w:rPr>
        <w:t>ی</w:t>
      </w:r>
      <w:r w:rsidRPr="00F160D4">
        <w:rPr>
          <w:rFonts w:cs="B Nazanin"/>
          <w:sz w:val="28"/>
          <w:szCs w:val="28"/>
          <w:rtl/>
        </w:rPr>
        <w:t xml:space="preserve"> </w:t>
      </w:r>
      <w:r w:rsidR="00685C6A">
        <w:rPr>
          <w:rFonts w:cs="B Nazanin" w:hint="cs"/>
          <w:sz w:val="28"/>
          <w:szCs w:val="28"/>
          <w:rtl/>
        </w:rPr>
        <w:t>نوروگلیا</w:t>
      </w:r>
      <w:r w:rsidRPr="00F160D4">
        <w:rPr>
          <w:rFonts w:cs="B Nazanin"/>
          <w:sz w:val="28"/>
          <w:szCs w:val="28"/>
          <w:rtl/>
        </w:rPr>
        <w:t xml:space="preserve"> ارائه م</w:t>
      </w:r>
      <w:r w:rsidRPr="00F160D4">
        <w:rPr>
          <w:rFonts w:cs="B Nazanin" w:hint="cs"/>
          <w:sz w:val="28"/>
          <w:szCs w:val="28"/>
          <w:rtl/>
        </w:rPr>
        <w:t>ی</w:t>
      </w:r>
      <w:r w:rsidRPr="00F160D4">
        <w:rPr>
          <w:rFonts w:cs="B Nazanin"/>
          <w:sz w:val="28"/>
          <w:szCs w:val="28"/>
          <w:rtl/>
        </w:rPr>
        <w:t xml:space="preserve"> شود ، در جمع</w:t>
      </w:r>
      <w:r w:rsidRPr="00F160D4">
        <w:rPr>
          <w:rFonts w:cs="B Nazanin" w:hint="cs"/>
          <w:sz w:val="28"/>
          <w:szCs w:val="28"/>
          <w:rtl/>
        </w:rPr>
        <w:t>ی</w:t>
      </w:r>
      <w:r w:rsidRPr="00F160D4">
        <w:rPr>
          <w:rFonts w:cs="B Nazanin" w:hint="eastAsia"/>
          <w:sz w:val="28"/>
          <w:szCs w:val="28"/>
          <w:rtl/>
        </w:rPr>
        <w:t>ت</w:t>
      </w:r>
      <w:r w:rsidRPr="00F160D4">
        <w:rPr>
          <w:rFonts w:cs="B Nazanin"/>
          <w:sz w:val="28"/>
          <w:szCs w:val="28"/>
          <w:rtl/>
        </w:rPr>
        <w:t xml:space="preserve"> نوع </w:t>
      </w:r>
      <w:r w:rsidRPr="00F160D4">
        <w:rPr>
          <w:rFonts w:cs="B Nazanin"/>
          <w:sz w:val="28"/>
          <w:szCs w:val="28"/>
        </w:rPr>
        <w:t>I</w:t>
      </w:r>
      <w:r>
        <w:rPr>
          <w:rFonts w:cs="B Nazanin"/>
          <w:sz w:val="28"/>
          <w:szCs w:val="28"/>
        </w:rPr>
        <w:t>'</w:t>
      </w:r>
      <w:r w:rsidRPr="00F160D4">
        <w:rPr>
          <w:rFonts w:cs="B Nazanin"/>
          <w:sz w:val="28"/>
          <w:szCs w:val="28"/>
          <w:rtl/>
        </w:rPr>
        <w:t xml:space="preserve"> قرار نگرفت</w:t>
      </w:r>
      <w:r>
        <w:rPr>
          <w:rFonts w:cs="B Nazanin"/>
          <w:sz w:val="28"/>
          <w:szCs w:val="28"/>
        </w:rPr>
        <w:t>.</w:t>
      </w:r>
    </w:p>
    <w:p w14:paraId="7E13545C" w14:textId="5B6F081B" w:rsidR="00F160D4" w:rsidRDefault="00E50083" w:rsidP="00CA6066">
      <w:pPr>
        <w:jc w:val="center"/>
        <w:rPr>
          <w:rFonts w:cs="B Nazanin"/>
          <w:sz w:val="28"/>
          <w:szCs w:val="28"/>
          <w:rtl/>
        </w:rPr>
      </w:pPr>
      <w:r>
        <w:rPr>
          <w:rFonts w:cs="B Nazanin"/>
          <w:sz w:val="28"/>
          <w:szCs w:val="28"/>
        </w:rPr>
        <w:pict w14:anchorId="4B1CEECD">
          <v:shape id="_x0000_i1040" type="#_x0000_t75" style="width:201.6pt;height:243.6pt">
            <v:imagedata r:id="rId30" o:title="1"/>
          </v:shape>
        </w:pict>
      </w:r>
    </w:p>
    <w:p w14:paraId="46983A71" w14:textId="7E8070D5" w:rsidR="001C7538" w:rsidRPr="001C7538" w:rsidRDefault="00685C6A" w:rsidP="00CA6066">
      <w:pPr>
        <w:jc w:val="center"/>
        <w:rPr>
          <w:rFonts w:cs="B Nazanin"/>
        </w:rPr>
      </w:pPr>
      <w:r>
        <w:rPr>
          <w:rFonts w:cs="B Nazanin" w:hint="cs"/>
          <w:rtl/>
        </w:rPr>
        <w:t>شکل 3-17 .</w:t>
      </w:r>
      <w:r w:rsidR="001C7538" w:rsidRPr="001C7538">
        <w:rPr>
          <w:rFonts w:cs="B Nazanin" w:hint="cs"/>
          <w:rtl/>
        </w:rPr>
        <w:t xml:space="preserve"> (</w:t>
      </w:r>
      <w:r w:rsidR="001C7538" w:rsidRPr="001C7538">
        <w:rPr>
          <w:rFonts w:cs="B Nazanin"/>
        </w:rPr>
        <w:t>a</w:t>
      </w:r>
      <w:r w:rsidR="001C7538" w:rsidRPr="001C7538">
        <w:rPr>
          <w:rFonts w:cs="B Nazanin" w:hint="cs"/>
          <w:rtl/>
        </w:rPr>
        <w:t xml:space="preserve">) </w:t>
      </w:r>
      <w:r w:rsidR="001C7538" w:rsidRPr="001C7538">
        <w:rPr>
          <w:rFonts w:cs="B Nazanin"/>
          <w:rtl/>
        </w:rPr>
        <w:t>ساختار مدل و اتصالات س</w:t>
      </w:r>
      <w:r w:rsidR="001C7538" w:rsidRPr="001C7538">
        <w:rPr>
          <w:rFonts w:cs="B Nazanin" w:hint="cs"/>
          <w:rtl/>
        </w:rPr>
        <w:t>ی</w:t>
      </w:r>
      <w:r w:rsidR="001C7538" w:rsidRPr="001C7538">
        <w:rPr>
          <w:rFonts w:cs="B Nazanin" w:hint="eastAsia"/>
          <w:rtl/>
        </w:rPr>
        <w:t>ناپس</w:t>
      </w:r>
      <w:r w:rsidR="001C7538" w:rsidRPr="001C7538">
        <w:rPr>
          <w:rFonts w:cs="B Nazanin" w:hint="cs"/>
          <w:rtl/>
        </w:rPr>
        <w:t>ی</w:t>
      </w:r>
      <w:r w:rsidR="001C7538" w:rsidRPr="001C7538">
        <w:rPr>
          <w:rFonts w:cs="B Nazanin"/>
          <w:rtl/>
        </w:rPr>
        <w:t xml:space="preserve"> ب</w:t>
      </w:r>
      <w:r w:rsidR="001C7538" w:rsidRPr="001C7538">
        <w:rPr>
          <w:rFonts w:cs="B Nazanin" w:hint="cs"/>
          <w:rtl/>
        </w:rPr>
        <w:t>ی</w:t>
      </w:r>
      <w:r w:rsidR="001C7538" w:rsidRPr="001C7538">
        <w:rPr>
          <w:rFonts w:cs="B Nazanin" w:hint="eastAsia"/>
          <w:rtl/>
        </w:rPr>
        <w:t>ن</w:t>
      </w:r>
      <w:r w:rsidR="001C7538" w:rsidRPr="001C7538">
        <w:rPr>
          <w:rFonts w:cs="B Nazanin"/>
          <w:rtl/>
        </w:rPr>
        <w:t xml:space="preserve"> ز</w:t>
      </w:r>
      <w:r w:rsidR="001C7538" w:rsidRPr="001C7538">
        <w:rPr>
          <w:rFonts w:cs="B Nazanin" w:hint="cs"/>
          <w:rtl/>
        </w:rPr>
        <w:t>ی</w:t>
      </w:r>
      <w:r w:rsidR="001C7538" w:rsidRPr="001C7538">
        <w:rPr>
          <w:rFonts w:cs="B Nazanin" w:hint="eastAsia"/>
          <w:rtl/>
        </w:rPr>
        <w:t>رجمع</w:t>
      </w:r>
      <w:r w:rsidR="001C7538" w:rsidRPr="001C7538">
        <w:rPr>
          <w:rFonts w:cs="B Nazanin" w:hint="cs"/>
          <w:rtl/>
        </w:rPr>
        <w:t>ی</w:t>
      </w:r>
      <w:r w:rsidR="001C7538" w:rsidRPr="001C7538">
        <w:rPr>
          <w:rFonts w:cs="B Nazanin" w:hint="eastAsia"/>
          <w:rtl/>
        </w:rPr>
        <w:t>ت</w:t>
      </w:r>
      <w:r w:rsidR="001C7538" w:rsidRPr="001C7538">
        <w:rPr>
          <w:rFonts w:cs="B Nazanin"/>
          <w:rtl/>
        </w:rPr>
        <w:t xml:space="preserve"> ها</w:t>
      </w:r>
      <w:r w:rsidR="001C7538" w:rsidRPr="001C7538">
        <w:rPr>
          <w:rFonts w:cs="B Nazanin" w:hint="cs"/>
          <w:rtl/>
        </w:rPr>
        <w:t xml:space="preserve"> (</w:t>
      </w:r>
      <w:r w:rsidR="001C7538" w:rsidRPr="001C7538">
        <w:rPr>
          <w:rFonts w:cs="B Nazanin"/>
        </w:rPr>
        <w:t>b</w:t>
      </w:r>
      <w:r w:rsidR="001C7538" w:rsidRPr="001C7538">
        <w:rPr>
          <w:rFonts w:cs="B Nazanin" w:hint="cs"/>
          <w:rtl/>
        </w:rPr>
        <w:t xml:space="preserve">) اجزای داخلی زیرجمعیت </w:t>
      </w:r>
      <w:r w:rsidR="001C7538" w:rsidRPr="001C7538">
        <w:rPr>
          <w:rFonts w:cs="B Nazanin"/>
        </w:rPr>
        <w:t>P</w:t>
      </w:r>
      <w:r w:rsidR="002D0652">
        <w:rPr>
          <w:rFonts w:cs="B Nazanin" w:hint="cs"/>
          <w:rtl/>
        </w:rPr>
        <w:t xml:space="preserve"> </w:t>
      </w:r>
      <w:r w:rsidR="002D0652">
        <w:rPr>
          <w:rFonts w:cs="B Nazanin"/>
        </w:rPr>
        <w:t>[</w:t>
      </w:r>
      <w:r w:rsidR="00FE2E01">
        <w:rPr>
          <w:rFonts w:cs="B Nazanin"/>
        </w:rPr>
        <w:t>5</w:t>
      </w:r>
      <w:r w:rsidR="002D0652">
        <w:rPr>
          <w:rFonts w:cs="B Nazanin"/>
        </w:rPr>
        <w:t>]</w:t>
      </w:r>
    </w:p>
    <w:p w14:paraId="5906E5FA" w14:textId="48BC1843" w:rsidR="002D4342" w:rsidDel="00CA6066" w:rsidRDefault="002D4342" w:rsidP="00CA6066">
      <w:pPr>
        <w:jc w:val="both"/>
        <w:rPr>
          <w:del w:id="482" w:author="Fariba" w:date="2021-02-02T19:22:00Z"/>
          <w:rFonts w:cs="B Nazanin"/>
          <w:sz w:val="28"/>
          <w:szCs w:val="28"/>
          <w:rtl/>
        </w:rPr>
      </w:pPr>
      <w:r w:rsidRPr="00F160D4">
        <w:rPr>
          <w:rFonts w:cs="B Nazanin"/>
          <w:sz w:val="28"/>
          <w:szCs w:val="28"/>
          <w:rtl/>
        </w:rPr>
        <w:t>تعاملات ب</w:t>
      </w:r>
      <w:r w:rsidRPr="00F160D4">
        <w:rPr>
          <w:rFonts w:cs="B Nazanin" w:hint="cs"/>
          <w:sz w:val="28"/>
          <w:szCs w:val="28"/>
          <w:rtl/>
        </w:rPr>
        <w:t>ی</w:t>
      </w:r>
      <w:r w:rsidRPr="00F160D4">
        <w:rPr>
          <w:rFonts w:cs="B Nazanin" w:hint="eastAsia"/>
          <w:sz w:val="28"/>
          <w:szCs w:val="28"/>
          <w:rtl/>
        </w:rPr>
        <w:t>ن</w:t>
      </w:r>
      <w:r w:rsidRPr="00F160D4">
        <w:rPr>
          <w:rFonts w:cs="B Nazanin"/>
          <w:sz w:val="28"/>
          <w:szCs w:val="28"/>
          <w:rtl/>
        </w:rPr>
        <w:t xml:space="preserve"> سه ز</w:t>
      </w:r>
      <w:r w:rsidRPr="00F160D4">
        <w:rPr>
          <w:rFonts w:cs="B Nazanin" w:hint="cs"/>
          <w:sz w:val="28"/>
          <w:szCs w:val="28"/>
          <w:rtl/>
        </w:rPr>
        <w:t>ی</w:t>
      </w:r>
      <w:r w:rsidRPr="00F160D4">
        <w:rPr>
          <w:rFonts w:cs="B Nazanin" w:hint="eastAsia"/>
          <w:sz w:val="28"/>
          <w:szCs w:val="28"/>
          <w:rtl/>
        </w:rPr>
        <w:t>ر</w:t>
      </w:r>
      <w:r w:rsidRPr="00F160D4">
        <w:rPr>
          <w:rFonts w:cs="B Nazanin"/>
          <w:sz w:val="28"/>
          <w:szCs w:val="28"/>
          <w:rtl/>
        </w:rPr>
        <w:t xml:space="preserve"> جمع</w:t>
      </w:r>
      <w:r w:rsidRPr="00F160D4">
        <w:rPr>
          <w:rFonts w:cs="B Nazanin" w:hint="cs"/>
          <w:sz w:val="28"/>
          <w:szCs w:val="28"/>
          <w:rtl/>
        </w:rPr>
        <w:t>ی</w:t>
      </w:r>
      <w:r w:rsidRPr="00F160D4">
        <w:rPr>
          <w:rFonts w:cs="B Nazanin" w:hint="eastAsia"/>
          <w:sz w:val="28"/>
          <w:szCs w:val="28"/>
          <w:rtl/>
        </w:rPr>
        <w:t>ت</w:t>
      </w:r>
      <w:r w:rsidRPr="00F160D4">
        <w:rPr>
          <w:rFonts w:cs="B Nazanin"/>
          <w:sz w:val="28"/>
          <w:szCs w:val="28"/>
          <w:rtl/>
        </w:rPr>
        <w:t xml:space="preserve"> با مشخصه ها</w:t>
      </w:r>
      <w:r w:rsidRPr="00F160D4">
        <w:rPr>
          <w:rFonts w:cs="B Nazanin" w:hint="cs"/>
          <w:sz w:val="28"/>
          <w:szCs w:val="28"/>
          <w:rtl/>
        </w:rPr>
        <w:t>ی</w:t>
      </w:r>
      <w:r w:rsidRPr="00F160D4">
        <w:rPr>
          <w:rFonts w:cs="B Nazanin"/>
          <w:sz w:val="28"/>
          <w:szCs w:val="28"/>
          <w:rtl/>
        </w:rPr>
        <w:t xml:space="preserve"> اتصال </w:t>
      </w:r>
      <w:r w:rsidRPr="00F160D4">
        <w:rPr>
          <w:rFonts w:cs="B Nazanin"/>
          <w:sz w:val="28"/>
          <w:szCs w:val="28"/>
        </w:rPr>
        <w:t xml:space="preserve">CPP </w:t>
      </w:r>
      <w:r w:rsidRPr="00F160D4">
        <w:rPr>
          <w:rFonts w:cs="B Nazanin"/>
          <w:sz w:val="28"/>
          <w:szCs w:val="28"/>
          <w:rtl/>
        </w:rPr>
        <w:t xml:space="preserve">، </w:t>
      </w:r>
      <w:r w:rsidRPr="00F160D4">
        <w:rPr>
          <w:rFonts w:cs="B Nazanin"/>
          <w:sz w:val="28"/>
          <w:szCs w:val="28"/>
        </w:rPr>
        <w:t xml:space="preserve">CPI </w:t>
      </w:r>
      <w:r w:rsidRPr="00F160D4">
        <w:rPr>
          <w:rFonts w:cs="B Nazanin"/>
          <w:sz w:val="28"/>
          <w:szCs w:val="28"/>
          <w:rtl/>
        </w:rPr>
        <w:t xml:space="preserve">، </w:t>
      </w:r>
      <w:r w:rsidRPr="00F160D4">
        <w:rPr>
          <w:rFonts w:cs="B Nazanin"/>
          <w:sz w:val="28"/>
          <w:szCs w:val="28"/>
        </w:rPr>
        <w:t xml:space="preserve">CIP </w:t>
      </w:r>
      <w:r w:rsidRPr="00F160D4">
        <w:rPr>
          <w:rFonts w:cs="B Nazanin"/>
          <w:sz w:val="28"/>
          <w:szCs w:val="28"/>
          <w:rtl/>
        </w:rPr>
        <w:t xml:space="preserve">، </w:t>
      </w:r>
      <w:r w:rsidRPr="00F160D4">
        <w:rPr>
          <w:rFonts w:cs="B Nazanin"/>
          <w:sz w:val="28"/>
          <w:szCs w:val="28"/>
        </w:rPr>
        <w:t xml:space="preserve">CII </w:t>
      </w:r>
      <w:r w:rsidRPr="00F160D4">
        <w:rPr>
          <w:rFonts w:cs="B Nazanin"/>
          <w:sz w:val="28"/>
          <w:szCs w:val="28"/>
          <w:rtl/>
        </w:rPr>
        <w:t xml:space="preserve">، </w:t>
      </w:r>
      <w:r w:rsidRPr="00F160D4">
        <w:rPr>
          <w:rFonts w:cs="B Nazanin"/>
          <w:sz w:val="28"/>
          <w:szCs w:val="28"/>
        </w:rPr>
        <w:t xml:space="preserve">CPI' </w:t>
      </w:r>
      <w:r w:rsidRPr="00F160D4">
        <w:rPr>
          <w:rFonts w:cs="B Nazanin"/>
          <w:sz w:val="28"/>
          <w:szCs w:val="28"/>
          <w:rtl/>
        </w:rPr>
        <w:t xml:space="preserve">، </w:t>
      </w:r>
      <w:r w:rsidRPr="00F160D4">
        <w:rPr>
          <w:rFonts w:cs="B Nazanin"/>
          <w:sz w:val="28"/>
          <w:szCs w:val="28"/>
        </w:rPr>
        <w:t xml:space="preserve">CI'P </w:t>
      </w:r>
      <w:r w:rsidRPr="00F160D4">
        <w:rPr>
          <w:rFonts w:cs="B Nazanin"/>
          <w:sz w:val="28"/>
          <w:szCs w:val="28"/>
          <w:rtl/>
        </w:rPr>
        <w:t xml:space="preserve">، </w:t>
      </w:r>
      <w:r w:rsidRPr="00F160D4">
        <w:rPr>
          <w:rFonts w:cs="B Nazanin"/>
          <w:sz w:val="28"/>
          <w:szCs w:val="28"/>
        </w:rPr>
        <w:t>CI'I'</w:t>
      </w:r>
      <w:r w:rsidRPr="00F160D4">
        <w:rPr>
          <w:rFonts w:cs="B Nazanin"/>
          <w:sz w:val="28"/>
          <w:szCs w:val="28"/>
          <w:rtl/>
        </w:rPr>
        <w:t xml:space="preserve"> و </w:t>
      </w:r>
      <w:r w:rsidRPr="00F160D4">
        <w:rPr>
          <w:rFonts w:cs="B Nazanin"/>
          <w:sz w:val="28"/>
          <w:szCs w:val="28"/>
        </w:rPr>
        <w:t>CI'I</w:t>
      </w:r>
      <w:r w:rsidRPr="00F160D4">
        <w:rPr>
          <w:rFonts w:cs="B Nazanin"/>
          <w:sz w:val="28"/>
          <w:szCs w:val="28"/>
          <w:rtl/>
        </w:rPr>
        <w:t xml:space="preserve"> مشخص م</w:t>
      </w:r>
      <w:r w:rsidRPr="00F160D4">
        <w:rPr>
          <w:rFonts w:cs="B Nazanin" w:hint="cs"/>
          <w:sz w:val="28"/>
          <w:szCs w:val="28"/>
          <w:rtl/>
        </w:rPr>
        <w:t>ی</w:t>
      </w:r>
      <w:r w:rsidRPr="00F160D4">
        <w:rPr>
          <w:rFonts w:cs="B Nazanin"/>
          <w:sz w:val="28"/>
          <w:szCs w:val="28"/>
          <w:rtl/>
        </w:rPr>
        <w:t xml:space="preserve"> شود که م</w:t>
      </w:r>
      <w:r w:rsidRPr="00F160D4">
        <w:rPr>
          <w:rFonts w:cs="B Nazanin" w:hint="cs"/>
          <w:sz w:val="28"/>
          <w:szCs w:val="28"/>
          <w:rtl/>
        </w:rPr>
        <w:t>ی</w:t>
      </w:r>
      <w:r w:rsidRPr="00F160D4">
        <w:rPr>
          <w:rFonts w:cs="B Nazanin" w:hint="eastAsia"/>
          <w:sz w:val="28"/>
          <w:szCs w:val="28"/>
          <w:rtl/>
        </w:rPr>
        <w:t>انگ</w:t>
      </w:r>
      <w:r w:rsidRPr="00F160D4">
        <w:rPr>
          <w:rFonts w:cs="B Nazanin" w:hint="cs"/>
          <w:sz w:val="28"/>
          <w:szCs w:val="28"/>
          <w:rtl/>
        </w:rPr>
        <w:t>ی</w:t>
      </w:r>
      <w:r w:rsidRPr="00F160D4">
        <w:rPr>
          <w:rFonts w:cs="B Nazanin" w:hint="eastAsia"/>
          <w:sz w:val="28"/>
          <w:szCs w:val="28"/>
          <w:rtl/>
        </w:rPr>
        <w:t>ن</w:t>
      </w:r>
      <w:r w:rsidRPr="00F160D4">
        <w:rPr>
          <w:rFonts w:cs="B Nazanin"/>
          <w:sz w:val="28"/>
          <w:szCs w:val="28"/>
          <w:rtl/>
        </w:rPr>
        <w:t xml:space="preserve"> تعداد </w:t>
      </w:r>
      <w:r w:rsidR="00685C6A">
        <w:rPr>
          <w:rFonts w:cs="B Nazanin" w:hint="cs"/>
          <w:sz w:val="28"/>
          <w:szCs w:val="28"/>
          <w:rtl/>
        </w:rPr>
        <w:t>اتصالات</w:t>
      </w:r>
      <w:r w:rsidRPr="00F160D4">
        <w:rPr>
          <w:rFonts w:cs="B Nazanin"/>
          <w:sz w:val="28"/>
          <w:szCs w:val="28"/>
          <w:rtl/>
        </w:rPr>
        <w:t xml:space="preserve"> س</w:t>
      </w:r>
      <w:r w:rsidRPr="00F160D4">
        <w:rPr>
          <w:rFonts w:cs="B Nazanin" w:hint="cs"/>
          <w:sz w:val="28"/>
          <w:szCs w:val="28"/>
          <w:rtl/>
        </w:rPr>
        <w:t>ی</w:t>
      </w:r>
      <w:r w:rsidRPr="00F160D4">
        <w:rPr>
          <w:rFonts w:cs="B Nazanin" w:hint="eastAsia"/>
          <w:sz w:val="28"/>
          <w:szCs w:val="28"/>
          <w:rtl/>
        </w:rPr>
        <w:t>ناپس</w:t>
      </w:r>
      <w:r w:rsidRPr="00F160D4">
        <w:rPr>
          <w:rFonts w:cs="B Nazanin" w:hint="cs"/>
          <w:sz w:val="28"/>
          <w:szCs w:val="28"/>
          <w:rtl/>
        </w:rPr>
        <w:t>ی</w:t>
      </w:r>
      <w:r w:rsidRPr="00F160D4">
        <w:rPr>
          <w:rFonts w:cs="B Nazanin"/>
          <w:sz w:val="28"/>
          <w:szCs w:val="28"/>
          <w:rtl/>
        </w:rPr>
        <w:t xml:space="preserve"> ب</w:t>
      </w:r>
      <w:r w:rsidRPr="00F160D4">
        <w:rPr>
          <w:rFonts w:cs="B Nazanin" w:hint="cs"/>
          <w:sz w:val="28"/>
          <w:szCs w:val="28"/>
          <w:rtl/>
        </w:rPr>
        <w:t>ی</w:t>
      </w:r>
      <w:r w:rsidRPr="00F160D4">
        <w:rPr>
          <w:rFonts w:cs="B Nazanin" w:hint="eastAsia"/>
          <w:sz w:val="28"/>
          <w:szCs w:val="28"/>
          <w:rtl/>
        </w:rPr>
        <w:t>ن</w:t>
      </w:r>
      <w:r w:rsidRPr="00F160D4">
        <w:rPr>
          <w:rFonts w:cs="B Nazanin"/>
          <w:sz w:val="28"/>
          <w:szCs w:val="28"/>
          <w:rtl/>
        </w:rPr>
        <w:t xml:space="preserve"> ز</w:t>
      </w:r>
      <w:r w:rsidRPr="00F160D4">
        <w:rPr>
          <w:rFonts w:cs="B Nazanin" w:hint="cs"/>
          <w:sz w:val="28"/>
          <w:szCs w:val="28"/>
          <w:rtl/>
        </w:rPr>
        <w:t>ی</w:t>
      </w:r>
      <w:r w:rsidRPr="00F160D4">
        <w:rPr>
          <w:rFonts w:cs="B Nazanin" w:hint="eastAsia"/>
          <w:sz w:val="28"/>
          <w:szCs w:val="28"/>
          <w:rtl/>
        </w:rPr>
        <w:t>ر</w:t>
      </w:r>
      <w:r w:rsidRPr="00F160D4">
        <w:rPr>
          <w:rFonts w:cs="B Nazanin"/>
          <w:sz w:val="28"/>
          <w:szCs w:val="28"/>
          <w:rtl/>
        </w:rPr>
        <w:t xml:space="preserve"> جمع</w:t>
      </w:r>
      <w:r w:rsidRPr="00F160D4">
        <w:rPr>
          <w:rFonts w:cs="B Nazanin" w:hint="cs"/>
          <w:sz w:val="28"/>
          <w:szCs w:val="28"/>
          <w:rtl/>
        </w:rPr>
        <w:t>ی</w:t>
      </w:r>
      <w:r w:rsidRPr="00F160D4">
        <w:rPr>
          <w:rFonts w:cs="B Nazanin" w:hint="eastAsia"/>
          <w:sz w:val="28"/>
          <w:szCs w:val="28"/>
          <w:rtl/>
        </w:rPr>
        <w:t>ت</w:t>
      </w:r>
      <w:r w:rsidRPr="00F160D4">
        <w:rPr>
          <w:rFonts w:cs="B Nazanin"/>
          <w:sz w:val="28"/>
          <w:szCs w:val="28"/>
          <w:rtl/>
        </w:rPr>
        <w:t xml:space="preserve"> ها را به خو</w:t>
      </w:r>
      <w:r w:rsidRPr="00F160D4">
        <w:rPr>
          <w:rFonts w:cs="B Nazanin" w:hint="eastAsia"/>
          <w:sz w:val="28"/>
          <w:szCs w:val="28"/>
          <w:rtl/>
        </w:rPr>
        <w:t>د</w:t>
      </w:r>
      <w:r w:rsidRPr="00F160D4">
        <w:rPr>
          <w:rFonts w:cs="B Nazanin"/>
          <w:sz w:val="28"/>
          <w:szCs w:val="28"/>
          <w:rtl/>
        </w:rPr>
        <w:t xml:space="preserve"> اختصاص م</w:t>
      </w:r>
      <w:r w:rsidRPr="00F160D4">
        <w:rPr>
          <w:rFonts w:cs="B Nazanin" w:hint="cs"/>
          <w:sz w:val="28"/>
          <w:szCs w:val="28"/>
          <w:rtl/>
        </w:rPr>
        <w:t>ی</w:t>
      </w:r>
      <w:r w:rsidRPr="00F160D4">
        <w:rPr>
          <w:rFonts w:cs="B Nazanin"/>
          <w:sz w:val="28"/>
          <w:szCs w:val="28"/>
          <w:rtl/>
        </w:rPr>
        <w:t xml:space="preserve"> دهد.</w:t>
      </w:r>
      <w:ins w:id="483" w:author="Fariba" w:date="2021-02-02T19:22:00Z">
        <w:r w:rsidR="00CA6066">
          <w:rPr>
            <w:rFonts w:cs="B Nazanin" w:hint="cs"/>
            <w:sz w:val="28"/>
            <w:szCs w:val="28"/>
            <w:rtl/>
          </w:rPr>
          <w:t xml:space="preserve"> </w:t>
        </w:r>
      </w:ins>
    </w:p>
    <w:p w14:paraId="78B19B5B" w14:textId="6D781840" w:rsidR="002D4342" w:rsidRDefault="002D4342" w:rsidP="00CA6066">
      <w:pPr>
        <w:jc w:val="both"/>
        <w:rPr>
          <w:rFonts w:cs="B Nazanin"/>
          <w:sz w:val="28"/>
          <w:szCs w:val="28"/>
          <w:rtl/>
        </w:rPr>
      </w:pPr>
      <w:r w:rsidRPr="002D4342">
        <w:rPr>
          <w:rFonts w:cs="B Nazanin"/>
          <w:sz w:val="28"/>
          <w:szCs w:val="28"/>
          <w:rtl/>
        </w:rPr>
        <w:t xml:space="preserve">همانطور که در شکل </w:t>
      </w:r>
      <w:r w:rsidR="001C7538">
        <w:rPr>
          <w:rFonts w:cs="B Nazanin" w:hint="cs"/>
          <w:sz w:val="28"/>
          <w:szCs w:val="28"/>
          <w:rtl/>
        </w:rPr>
        <w:t>3-18</w:t>
      </w:r>
      <w:r w:rsidRPr="002D4342">
        <w:rPr>
          <w:rFonts w:cs="B Nazanin"/>
          <w:sz w:val="28"/>
          <w:szCs w:val="28"/>
          <w:rtl/>
        </w:rPr>
        <w:t xml:space="preserve"> نشان داده شده است ، </w:t>
      </w:r>
      <w:r w:rsidRPr="002D4342">
        <w:rPr>
          <w:rFonts w:cs="B Nazanin" w:hint="cs"/>
          <w:sz w:val="28"/>
          <w:szCs w:val="28"/>
          <w:rtl/>
        </w:rPr>
        <w:t>ی</w:t>
      </w:r>
      <w:r w:rsidRPr="002D4342">
        <w:rPr>
          <w:rFonts w:cs="B Nazanin" w:hint="eastAsia"/>
          <w:sz w:val="28"/>
          <w:szCs w:val="28"/>
          <w:rtl/>
        </w:rPr>
        <w:t>ک</w:t>
      </w:r>
      <w:r w:rsidRPr="002D4342">
        <w:rPr>
          <w:rFonts w:cs="B Nazanin"/>
          <w:sz w:val="28"/>
          <w:szCs w:val="28"/>
          <w:rtl/>
        </w:rPr>
        <w:t xml:space="preserve"> م</w:t>
      </w:r>
      <w:r w:rsidRPr="002D4342">
        <w:rPr>
          <w:rFonts w:cs="B Nazanin" w:hint="cs"/>
          <w:sz w:val="28"/>
          <w:szCs w:val="28"/>
          <w:rtl/>
        </w:rPr>
        <w:t>ی</w:t>
      </w:r>
      <w:r w:rsidRPr="002D4342">
        <w:rPr>
          <w:rFonts w:cs="B Nazanin" w:hint="eastAsia"/>
          <w:sz w:val="28"/>
          <w:szCs w:val="28"/>
          <w:rtl/>
        </w:rPr>
        <w:t>دان</w:t>
      </w:r>
      <w:r w:rsidRPr="002D4342">
        <w:rPr>
          <w:rFonts w:cs="B Nazanin"/>
          <w:sz w:val="28"/>
          <w:szCs w:val="28"/>
          <w:rtl/>
        </w:rPr>
        <w:t xml:space="preserve"> با جهت ارتودروم</w:t>
      </w:r>
      <w:r w:rsidRPr="002D4342">
        <w:rPr>
          <w:rFonts w:cs="B Nazanin" w:hint="cs"/>
          <w:sz w:val="28"/>
          <w:szCs w:val="28"/>
          <w:rtl/>
        </w:rPr>
        <w:t>ی</w:t>
      </w:r>
      <w:r w:rsidRPr="002D4342">
        <w:rPr>
          <w:rFonts w:cs="B Nazanin" w:hint="eastAsia"/>
          <w:sz w:val="28"/>
          <w:szCs w:val="28"/>
          <w:rtl/>
        </w:rPr>
        <w:t>ک</w:t>
      </w:r>
      <w:r>
        <w:rPr>
          <w:rFonts w:cs="B Nazanin"/>
          <w:sz w:val="28"/>
          <w:szCs w:val="28"/>
          <w:rtl/>
        </w:rPr>
        <w:t xml:space="preserve"> (</w:t>
      </w:r>
      <w:r w:rsidRPr="002D4342">
        <w:rPr>
          <w:rFonts w:cs="B Nazanin"/>
          <w:sz w:val="28"/>
          <w:szCs w:val="28"/>
          <w:rtl/>
        </w:rPr>
        <w:t>دندر</w:t>
      </w:r>
      <w:r w:rsidRPr="002D4342">
        <w:rPr>
          <w:rFonts w:cs="B Nazanin" w:hint="cs"/>
          <w:sz w:val="28"/>
          <w:szCs w:val="28"/>
          <w:rtl/>
        </w:rPr>
        <w:t>ی</w:t>
      </w:r>
      <w:r w:rsidRPr="002D4342">
        <w:rPr>
          <w:rFonts w:cs="B Nazanin" w:hint="eastAsia"/>
          <w:sz w:val="28"/>
          <w:szCs w:val="28"/>
          <w:rtl/>
        </w:rPr>
        <w:t>ت</w:t>
      </w:r>
      <w:r w:rsidRPr="002D4342">
        <w:rPr>
          <w:rFonts w:cs="B Nazanin"/>
          <w:sz w:val="28"/>
          <w:szCs w:val="28"/>
          <w:rtl/>
        </w:rPr>
        <w:t xml:space="preserve"> به آکسون) ، منجر به ا</w:t>
      </w:r>
      <w:r w:rsidRPr="002D4342">
        <w:rPr>
          <w:rFonts w:cs="B Nazanin" w:hint="cs"/>
          <w:sz w:val="28"/>
          <w:szCs w:val="28"/>
          <w:rtl/>
        </w:rPr>
        <w:t>ی</w:t>
      </w:r>
      <w:r w:rsidRPr="002D4342">
        <w:rPr>
          <w:rFonts w:cs="B Nazanin" w:hint="eastAsia"/>
          <w:sz w:val="28"/>
          <w:szCs w:val="28"/>
          <w:rtl/>
        </w:rPr>
        <w:t>جاد</w:t>
      </w:r>
      <w:r w:rsidRPr="002D4342">
        <w:rPr>
          <w:rFonts w:cs="B Nazanin"/>
          <w:sz w:val="28"/>
          <w:szCs w:val="28"/>
          <w:rtl/>
        </w:rPr>
        <w:t xml:space="preserve"> </w:t>
      </w:r>
      <w:r w:rsidRPr="002D4342">
        <w:rPr>
          <w:rFonts w:cs="B Nazanin" w:hint="cs"/>
          <w:sz w:val="28"/>
          <w:szCs w:val="28"/>
          <w:rtl/>
        </w:rPr>
        <w:t>ی</w:t>
      </w:r>
      <w:r w:rsidRPr="002D4342">
        <w:rPr>
          <w:rFonts w:cs="B Nazanin" w:hint="eastAsia"/>
          <w:sz w:val="28"/>
          <w:szCs w:val="28"/>
          <w:rtl/>
        </w:rPr>
        <w:t>ک</w:t>
      </w:r>
      <w:r w:rsidRPr="002D4342">
        <w:rPr>
          <w:rFonts w:cs="B Nazanin"/>
          <w:sz w:val="28"/>
          <w:szCs w:val="28"/>
          <w:rtl/>
        </w:rPr>
        <w:t xml:space="preserve"> اختلال مثبت (دپلار</w:t>
      </w:r>
      <w:r w:rsidRPr="002D4342">
        <w:rPr>
          <w:rFonts w:cs="B Nazanin" w:hint="cs"/>
          <w:sz w:val="28"/>
          <w:szCs w:val="28"/>
          <w:rtl/>
        </w:rPr>
        <w:t>ی</w:t>
      </w:r>
      <w:r>
        <w:rPr>
          <w:rFonts w:cs="B Nazanin" w:hint="eastAsia"/>
          <w:sz w:val="28"/>
          <w:szCs w:val="28"/>
          <w:rtl/>
        </w:rPr>
        <w:t>ز</w:t>
      </w:r>
      <w:r>
        <w:rPr>
          <w:rFonts w:cs="B Nazanin" w:hint="cs"/>
          <w:sz w:val="28"/>
          <w:szCs w:val="28"/>
          <w:rtl/>
        </w:rPr>
        <w:t>اسیو</w:t>
      </w:r>
      <w:r w:rsidRPr="002D4342">
        <w:rPr>
          <w:rFonts w:cs="B Nazanin" w:hint="eastAsia"/>
          <w:sz w:val="28"/>
          <w:szCs w:val="28"/>
          <w:rtl/>
        </w:rPr>
        <w:t>ن</w:t>
      </w:r>
      <w:r w:rsidRPr="002D4342">
        <w:rPr>
          <w:rFonts w:cs="B Nazanin"/>
          <w:sz w:val="28"/>
          <w:szCs w:val="28"/>
          <w:rtl/>
        </w:rPr>
        <w:t xml:space="preserve"> </w:t>
      </w:r>
      <w:r w:rsidRPr="002D4342">
        <w:rPr>
          <w:rFonts w:cs="B Nazanin" w:hint="cs"/>
          <w:sz w:val="28"/>
          <w:szCs w:val="28"/>
          <w:rtl/>
        </w:rPr>
        <w:t>ی</w:t>
      </w:r>
      <w:r w:rsidRPr="002D4342">
        <w:rPr>
          <w:rFonts w:cs="B Nazanin" w:hint="eastAsia"/>
          <w:sz w:val="28"/>
          <w:szCs w:val="28"/>
          <w:rtl/>
        </w:rPr>
        <w:t>ا</w:t>
      </w:r>
      <w:r w:rsidRPr="002D4342">
        <w:rPr>
          <w:rFonts w:cs="B Nazanin"/>
          <w:sz w:val="28"/>
          <w:szCs w:val="28"/>
          <w:rtl/>
        </w:rPr>
        <w:t xml:space="preserve"> تحر</w:t>
      </w:r>
      <w:r w:rsidRPr="002D4342">
        <w:rPr>
          <w:rFonts w:cs="B Nazanin" w:hint="cs"/>
          <w:sz w:val="28"/>
          <w:szCs w:val="28"/>
          <w:rtl/>
        </w:rPr>
        <w:t>ی</w:t>
      </w:r>
      <w:r w:rsidRPr="002D4342">
        <w:rPr>
          <w:rFonts w:cs="B Nazanin" w:hint="eastAsia"/>
          <w:sz w:val="28"/>
          <w:szCs w:val="28"/>
          <w:rtl/>
        </w:rPr>
        <w:t>ک</w:t>
      </w:r>
      <w:r w:rsidRPr="002D4342">
        <w:rPr>
          <w:rFonts w:cs="B Nazanin"/>
          <w:sz w:val="28"/>
          <w:szCs w:val="28"/>
          <w:rtl/>
        </w:rPr>
        <w:t xml:space="preserve"> کننده) </w:t>
      </w:r>
      <w:r>
        <w:rPr>
          <w:rFonts w:cs="B Nazanin" w:hint="cs"/>
          <w:sz w:val="28"/>
          <w:szCs w:val="28"/>
          <w:rtl/>
        </w:rPr>
        <w:t xml:space="preserve">در </w:t>
      </w:r>
      <w:r w:rsidRPr="002D4342">
        <w:rPr>
          <w:rFonts w:cs="B Nazanin"/>
          <w:sz w:val="28"/>
          <w:szCs w:val="28"/>
          <w:rtl/>
        </w:rPr>
        <w:t>پتانس</w:t>
      </w:r>
      <w:r w:rsidRPr="002D4342">
        <w:rPr>
          <w:rFonts w:cs="B Nazanin" w:hint="cs"/>
          <w:sz w:val="28"/>
          <w:szCs w:val="28"/>
          <w:rtl/>
        </w:rPr>
        <w:t>ی</w:t>
      </w:r>
      <w:r w:rsidRPr="002D4342">
        <w:rPr>
          <w:rFonts w:cs="B Nazanin" w:hint="eastAsia"/>
          <w:sz w:val="28"/>
          <w:szCs w:val="28"/>
          <w:rtl/>
        </w:rPr>
        <w:t>ل</w:t>
      </w:r>
      <w:r w:rsidRPr="002D4342">
        <w:rPr>
          <w:rFonts w:cs="B Nazanin"/>
          <w:sz w:val="28"/>
          <w:szCs w:val="28"/>
          <w:rtl/>
        </w:rPr>
        <w:t xml:space="preserve"> غشا</w:t>
      </w:r>
      <w:r w:rsidRPr="002D4342">
        <w:rPr>
          <w:rFonts w:cs="B Nazanin" w:hint="cs"/>
          <w:sz w:val="28"/>
          <w:szCs w:val="28"/>
          <w:rtl/>
        </w:rPr>
        <w:t>ی</w:t>
      </w:r>
      <w:r w:rsidRPr="002D4342">
        <w:rPr>
          <w:rFonts w:cs="B Nazanin"/>
          <w:sz w:val="28"/>
          <w:szCs w:val="28"/>
          <w:rtl/>
        </w:rPr>
        <w:t xml:space="preserve"> سوما م</w:t>
      </w:r>
      <w:r w:rsidRPr="002D4342">
        <w:rPr>
          <w:rFonts w:cs="B Nazanin" w:hint="cs"/>
          <w:sz w:val="28"/>
          <w:szCs w:val="28"/>
          <w:rtl/>
        </w:rPr>
        <w:t>ی</w:t>
      </w:r>
      <w:r w:rsidRPr="002D4342">
        <w:rPr>
          <w:rFonts w:cs="B Nazanin"/>
          <w:sz w:val="28"/>
          <w:szCs w:val="28"/>
          <w:rtl/>
        </w:rPr>
        <w:t xml:space="preserve"> شود. برعکس</w:t>
      </w:r>
      <w:del w:id="484" w:author="Fariba" w:date="2021-02-02T19:24:00Z">
        <w:r w:rsidRPr="002D4342" w:rsidDel="00CA6066">
          <w:rPr>
            <w:rFonts w:cs="B Nazanin"/>
            <w:sz w:val="28"/>
            <w:szCs w:val="28"/>
            <w:rtl/>
          </w:rPr>
          <w:delText xml:space="preserve"> </w:delText>
        </w:r>
      </w:del>
      <w:r w:rsidRPr="002D4342">
        <w:rPr>
          <w:rFonts w:cs="B Nazanin"/>
          <w:sz w:val="28"/>
          <w:szCs w:val="28"/>
          <w:rtl/>
        </w:rPr>
        <w:t xml:space="preserve">، </w:t>
      </w:r>
      <w:r w:rsidRPr="002D4342">
        <w:rPr>
          <w:rFonts w:cs="B Nazanin" w:hint="cs"/>
          <w:sz w:val="28"/>
          <w:szCs w:val="28"/>
          <w:rtl/>
        </w:rPr>
        <w:t>ی</w:t>
      </w:r>
      <w:r w:rsidRPr="002D4342">
        <w:rPr>
          <w:rFonts w:cs="B Nazanin" w:hint="eastAsia"/>
          <w:sz w:val="28"/>
          <w:szCs w:val="28"/>
          <w:rtl/>
        </w:rPr>
        <w:t>ک</w:t>
      </w:r>
      <w:r w:rsidRPr="002D4342">
        <w:rPr>
          <w:rFonts w:cs="B Nazanin"/>
          <w:sz w:val="28"/>
          <w:szCs w:val="28"/>
          <w:rtl/>
        </w:rPr>
        <w:t xml:space="preserve"> م</w:t>
      </w:r>
      <w:r w:rsidRPr="002D4342">
        <w:rPr>
          <w:rFonts w:cs="B Nazanin" w:hint="cs"/>
          <w:sz w:val="28"/>
          <w:szCs w:val="28"/>
          <w:rtl/>
        </w:rPr>
        <w:t>ی</w:t>
      </w:r>
      <w:r w:rsidRPr="002D4342">
        <w:rPr>
          <w:rFonts w:cs="B Nazanin" w:hint="eastAsia"/>
          <w:sz w:val="28"/>
          <w:szCs w:val="28"/>
          <w:rtl/>
        </w:rPr>
        <w:t>دان</w:t>
      </w:r>
      <w:r w:rsidRPr="002D4342">
        <w:rPr>
          <w:rFonts w:cs="B Nazanin"/>
          <w:sz w:val="28"/>
          <w:szCs w:val="28"/>
          <w:rtl/>
        </w:rPr>
        <w:t xml:space="preserve"> در جهت </w:t>
      </w:r>
      <w:r>
        <w:rPr>
          <w:rFonts w:cs="B Nazanin" w:hint="cs"/>
          <w:sz w:val="28"/>
          <w:szCs w:val="28"/>
          <w:rtl/>
        </w:rPr>
        <w:t>مخالف</w:t>
      </w:r>
      <w:r w:rsidRPr="002D4342">
        <w:rPr>
          <w:rFonts w:cs="B Nazanin"/>
          <w:sz w:val="28"/>
          <w:szCs w:val="28"/>
          <w:rtl/>
        </w:rPr>
        <w:t xml:space="preserve"> تأث</w:t>
      </w:r>
      <w:r w:rsidRPr="002D4342">
        <w:rPr>
          <w:rFonts w:cs="B Nazanin" w:hint="cs"/>
          <w:sz w:val="28"/>
          <w:szCs w:val="28"/>
          <w:rtl/>
        </w:rPr>
        <w:t>ی</w:t>
      </w:r>
      <w:r w:rsidRPr="002D4342">
        <w:rPr>
          <w:rFonts w:cs="B Nazanin" w:hint="eastAsia"/>
          <w:sz w:val="28"/>
          <w:szCs w:val="28"/>
          <w:rtl/>
        </w:rPr>
        <w:t>ر</w:t>
      </w:r>
      <w:r w:rsidRPr="002D4342">
        <w:rPr>
          <w:rFonts w:cs="B Nazanin"/>
          <w:sz w:val="28"/>
          <w:szCs w:val="28"/>
          <w:rtl/>
        </w:rPr>
        <w:t xml:space="preserve"> منف</w:t>
      </w:r>
      <w:r w:rsidRPr="002D4342">
        <w:rPr>
          <w:rFonts w:cs="B Nazanin" w:hint="cs"/>
          <w:sz w:val="28"/>
          <w:szCs w:val="28"/>
          <w:rtl/>
        </w:rPr>
        <w:t>ی</w:t>
      </w:r>
      <w:r w:rsidRPr="002D4342">
        <w:rPr>
          <w:rFonts w:cs="B Nazanin"/>
          <w:sz w:val="28"/>
          <w:szCs w:val="28"/>
          <w:rtl/>
        </w:rPr>
        <w:t xml:space="preserve"> خواهد داشت (</w:t>
      </w:r>
      <w:r>
        <w:rPr>
          <w:rFonts w:cs="B Nazanin" w:hint="cs"/>
          <w:sz w:val="28"/>
          <w:szCs w:val="28"/>
          <w:rtl/>
        </w:rPr>
        <w:t>هایپرپلاریزاسیون</w:t>
      </w:r>
      <w:r w:rsidRPr="002D4342">
        <w:rPr>
          <w:rFonts w:cs="B Nazanin"/>
          <w:sz w:val="28"/>
          <w:szCs w:val="28"/>
          <w:rtl/>
        </w:rPr>
        <w:t xml:space="preserve"> </w:t>
      </w:r>
      <w:r w:rsidRPr="002D4342">
        <w:rPr>
          <w:rFonts w:cs="B Nazanin" w:hint="cs"/>
          <w:sz w:val="28"/>
          <w:szCs w:val="28"/>
          <w:rtl/>
        </w:rPr>
        <w:t>ی</w:t>
      </w:r>
      <w:r w:rsidRPr="002D4342">
        <w:rPr>
          <w:rFonts w:cs="B Nazanin" w:hint="eastAsia"/>
          <w:sz w:val="28"/>
          <w:szCs w:val="28"/>
          <w:rtl/>
        </w:rPr>
        <w:t>ا</w:t>
      </w:r>
      <w:r w:rsidRPr="002D4342">
        <w:rPr>
          <w:rFonts w:cs="B Nazanin"/>
          <w:sz w:val="28"/>
          <w:szCs w:val="28"/>
          <w:rtl/>
        </w:rPr>
        <w:t xml:space="preserve"> م</w:t>
      </w:r>
      <w:r w:rsidRPr="002D4342">
        <w:rPr>
          <w:rFonts w:cs="B Nazanin" w:hint="eastAsia"/>
          <w:sz w:val="28"/>
          <w:szCs w:val="28"/>
          <w:rtl/>
        </w:rPr>
        <w:t>هار</w:t>
      </w:r>
      <w:r w:rsidRPr="002D4342">
        <w:rPr>
          <w:rFonts w:cs="B Nazanin" w:hint="cs"/>
          <w:sz w:val="28"/>
          <w:szCs w:val="28"/>
          <w:rtl/>
        </w:rPr>
        <w:t>ی</w:t>
      </w:r>
      <w:r w:rsidRPr="002D4342">
        <w:rPr>
          <w:rFonts w:cs="B Nazanin"/>
          <w:sz w:val="28"/>
          <w:szCs w:val="28"/>
          <w:rtl/>
        </w:rPr>
        <w:t>).</w:t>
      </w:r>
    </w:p>
    <w:p w14:paraId="50A1F5B5" w14:textId="64CF8435" w:rsidR="00F160D4" w:rsidRDefault="00E50083" w:rsidP="00CA6066">
      <w:pPr>
        <w:jc w:val="center"/>
        <w:rPr>
          <w:rFonts w:cs="B Nazanin"/>
          <w:sz w:val="28"/>
          <w:szCs w:val="28"/>
          <w:rtl/>
        </w:rPr>
      </w:pPr>
      <w:r>
        <w:rPr>
          <w:rFonts w:cs="B Nazanin"/>
          <w:sz w:val="28"/>
          <w:szCs w:val="28"/>
        </w:rPr>
        <w:lastRenderedPageBreak/>
        <w:pict w14:anchorId="30020FE1">
          <v:shape id="_x0000_i1041" type="#_x0000_t75" style="width:270.6pt;height:194.4pt">
            <v:imagedata r:id="rId31" o:title="1"/>
          </v:shape>
        </w:pict>
      </w:r>
    </w:p>
    <w:p w14:paraId="705C0023" w14:textId="75D1955D" w:rsidR="00F160D4" w:rsidRPr="001C7538" w:rsidRDefault="001C7538" w:rsidP="00CA6066">
      <w:pPr>
        <w:jc w:val="center"/>
        <w:rPr>
          <w:rFonts w:cs="B Nazanin"/>
        </w:rPr>
      </w:pPr>
      <w:r w:rsidRPr="001C7538">
        <w:rPr>
          <w:rFonts w:cs="B Nazanin" w:hint="cs"/>
          <w:rtl/>
        </w:rPr>
        <w:t xml:space="preserve">شکل 3-18 </w:t>
      </w:r>
      <w:r w:rsidR="00685C6A">
        <w:rPr>
          <w:rFonts w:cs="B Nazanin" w:hint="cs"/>
          <w:rtl/>
        </w:rPr>
        <w:t>.</w:t>
      </w:r>
      <w:r w:rsidRPr="001C7538">
        <w:rPr>
          <w:rFonts w:cs="B Nazanin" w:hint="cs"/>
          <w:rtl/>
        </w:rPr>
        <w:t xml:space="preserve"> مدل زیرجمعیت </w:t>
      </w:r>
      <w:r w:rsidRPr="001C7538">
        <w:rPr>
          <w:rFonts w:cs="B Nazanin"/>
        </w:rPr>
        <w:t>P</w:t>
      </w:r>
      <w:r w:rsidRPr="001C7538">
        <w:rPr>
          <w:rFonts w:cs="B Nazanin" w:hint="cs"/>
          <w:rtl/>
        </w:rPr>
        <w:t xml:space="preserve"> و </w:t>
      </w:r>
      <w:r w:rsidRPr="001C7538">
        <w:rPr>
          <w:rFonts w:cs="B Nazanin"/>
          <w:rtl/>
        </w:rPr>
        <w:t>و م</w:t>
      </w:r>
      <w:r w:rsidRPr="001C7538">
        <w:rPr>
          <w:rFonts w:cs="B Nazanin" w:hint="cs"/>
          <w:rtl/>
        </w:rPr>
        <w:t>ی</w:t>
      </w:r>
      <w:r w:rsidRPr="001C7538">
        <w:rPr>
          <w:rFonts w:cs="B Nazanin" w:hint="eastAsia"/>
          <w:rtl/>
        </w:rPr>
        <w:t>دان</w:t>
      </w:r>
      <w:r w:rsidRPr="001C7538">
        <w:rPr>
          <w:rFonts w:cs="B Nazanin"/>
          <w:rtl/>
        </w:rPr>
        <w:t xml:space="preserve"> الکتر</w:t>
      </w:r>
      <w:r w:rsidRPr="001C7538">
        <w:rPr>
          <w:rFonts w:cs="B Nazanin" w:hint="cs"/>
          <w:rtl/>
        </w:rPr>
        <w:t>ی</w:t>
      </w:r>
      <w:r w:rsidRPr="001C7538">
        <w:rPr>
          <w:rFonts w:cs="B Nazanin" w:hint="eastAsia"/>
          <w:rtl/>
        </w:rPr>
        <w:t>ک</w:t>
      </w:r>
      <w:r w:rsidRPr="001C7538">
        <w:rPr>
          <w:rFonts w:cs="B Nazanin" w:hint="cs"/>
          <w:rtl/>
        </w:rPr>
        <w:t>ی</w:t>
      </w:r>
      <w:r w:rsidRPr="001C7538">
        <w:rPr>
          <w:rFonts w:cs="B Nazanin"/>
          <w:rtl/>
        </w:rPr>
        <w:t xml:space="preserve"> حاصل از </w:t>
      </w:r>
      <w:r w:rsidRPr="001C7538">
        <w:rPr>
          <w:rFonts w:cs="B Nazanin"/>
        </w:rPr>
        <w:t>tDCS</w:t>
      </w:r>
      <w:r w:rsidR="002D0652">
        <w:rPr>
          <w:rFonts w:cs="B Nazanin" w:hint="cs"/>
          <w:rtl/>
        </w:rPr>
        <w:t xml:space="preserve"> </w:t>
      </w:r>
      <w:r w:rsidR="002D0652">
        <w:rPr>
          <w:rFonts w:cs="B Nazanin"/>
        </w:rPr>
        <w:t>[</w:t>
      </w:r>
      <w:r w:rsidR="00FE2E01">
        <w:rPr>
          <w:rFonts w:cs="B Nazanin"/>
        </w:rPr>
        <w:t>5</w:t>
      </w:r>
      <w:r w:rsidR="002D0652">
        <w:rPr>
          <w:rFonts w:cs="B Nazanin"/>
        </w:rPr>
        <w:t>]</w:t>
      </w:r>
    </w:p>
    <w:p w14:paraId="147E2153" w14:textId="59CF0BB7" w:rsidR="00F160D4" w:rsidDel="00CA6066" w:rsidRDefault="00F160D4" w:rsidP="00E22416">
      <w:pPr>
        <w:jc w:val="center"/>
        <w:rPr>
          <w:del w:id="485" w:author="Fariba" w:date="2021-02-02T19:22:00Z"/>
          <w:rFonts w:cs="B Nazanin"/>
          <w:sz w:val="28"/>
          <w:szCs w:val="28"/>
          <w:rtl/>
        </w:rPr>
        <w:pPrChange w:id="486" w:author="Fariba" w:date="2021-02-02T19:06:00Z">
          <w:pPr/>
        </w:pPrChange>
      </w:pPr>
    </w:p>
    <w:p w14:paraId="45D12220" w14:textId="2127534E" w:rsidR="00F160D4" w:rsidDel="00CA6066" w:rsidRDefault="00F160D4" w:rsidP="00E22416">
      <w:pPr>
        <w:jc w:val="center"/>
        <w:rPr>
          <w:del w:id="487" w:author="Fariba" w:date="2021-02-02T19:22:00Z"/>
          <w:rFonts w:cs="B Nazanin"/>
          <w:sz w:val="28"/>
          <w:szCs w:val="28"/>
          <w:rtl/>
        </w:rPr>
        <w:pPrChange w:id="488" w:author="Fariba" w:date="2021-02-02T19:06:00Z">
          <w:pPr/>
        </w:pPrChange>
      </w:pPr>
    </w:p>
    <w:p w14:paraId="03170F94" w14:textId="7F31B05E" w:rsidR="00F160D4" w:rsidDel="00CA6066" w:rsidRDefault="00F160D4" w:rsidP="00E22416">
      <w:pPr>
        <w:jc w:val="center"/>
        <w:rPr>
          <w:del w:id="489" w:author="Fariba" w:date="2021-02-02T19:22:00Z"/>
          <w:rFonts w:cs="B Nazanin"/>
          <w:sz w:val="28"/>
          <w:szCs w:val="28"/>
          <w:rtl/>
        </w:rPr>
        <w:pPrChange w:id="490" w:author="Fariba" w:date="2021-02-02T19:06:00Z">
          <w:pPr/>
        </w:pPrChange>
      </w:pPr>
    </w:p>
    <w:p w14:paraId="26BD4E19" w14:textId="0DCA44DE" w:rsidR="00F160D4" w:rsidDel="00CA6066" w:rsidRDefault="00F160D4" w:rsidP="00E22416">
      <w:pPr>
        <w:jc w:val="center"/>
        <w:rPr>
          <w:del w:id="491" w:author="Fariba" w:date="2021-02-02T19:22:00Z"/>
          <w:rFonts w:cs="B Nazanin"/>
          <w:sz w:val="28"/>
          <w:szCs w:val="28"/>
          <w:rtl/>
        </w:rPr>
        <w:pPrChange w:id="492" w:author="Fariba" w:date="2021-02-02T19:06:00Z">
          <w:pPr/>
        </w:pPrChange>
      </w:pPr>
    </w:p>
    <w:p w14:paraId="4769EACD" w14:textId="4A8DC41A" w:rsidR="00F160D4" w:rsidDel="00CA6066" w:rsidRDefault="00F160D4" w:rsidP="00E22416">
      <w:pPr>
        <w:jc w:val="center"/>
        <w:rPr>
          <w:del w:id="493" w:author="Fariba" w:date="2021-02-02T19:22:00Z"/>
          <w:rFonts w:cs="B Nazanin"/>
          <w:sz w:val="28"/>
          <w:szCs w:val="28"/>
          <w:rtl/>
        </w:rPr>
        <w:pPrChange w:id="494" w:author="Fariba" w:date="2021-02-02T19:06:00Z">
          <w:pPr/>
        </w:pPrChange>
      </w:pPr>
    </w:p>
    <w:p w14:paraId="4561A386" w14:textId="55A290F4" w:rsidR="00F160D4" w:rsidDel="00CA6066" w:rsidRDefault="00F160D4" w:rsidP="00E22416">
      <w:pPr>
        <w:jc w:val="center"/>
        <w:rPr>
          <w:del w:id="495" w:author="Fariba" w:date="2021-02-02T19:22:00Z"/>
          <w:rFonts w:cs="B Nazanin"/>
          <w:sz w:val="28"/>
          <w:szCs w:val="28"/>
          <w:rtl/>
        </w:rPr>
        <w:pPrChange w:id="496" w:author="Fariba" w:date="2021-02-02T19:06:00Z">
          <w:pPr/>
        </w:pPrChange>
      </w:pPr>
    </w:p>
    <w:p w14:paraId="4DCB187B" w14:textId="22EA51E2" w:rsidR="00F160D4" w:rsidRDefault="00F160D4" w:rsidP="00E22416">
      <w:pPr>
        <w:jc w:val="center"/>
        <w:rPr>
          <w:rFonts w:cs="B Nazanin"/>
          <w:sz w:val="28"/>
          <w:szCs w:val="28"/>
          <w:rtl/>
        </w:rPr>
        <w:pPrChange w:id="497" w:author="Fariba" w:date="2021-02-02T19:06:00Z">
          <w:pPr/>
        </w:pPrChange>
      </w:pPr>
    </w:p>
    <w:p w14:paraId="0377077F" w14:textId="77777777" w:rsidR="00F160D4" w:rsidRDefault="00F160D4" w:rsidP="00E22416">
      <w:pPr>
        <w:jc w:val="center"/>
        <w:rPr>
          <w:rFonts w:cs="B Nazanin"/>
          <w:sz w:val="28"/>
          <w:szCs w:val="28"/>
          <w:rtl/>
        </w:rPr>
        <w:pPrChange w:id="498" w:author="Fariba" w:date="2021-02-02T19:06:00Z">
          <w:pPr/>
        </w:pPrChange>
      </w:pPr>
    </w:p>
    <w:p w14:paraId="08673A54" w14:textId="77777777" w:rsidR="00F160D4" w:rsidRDefault="00F160D4" w:rsidP="00F160D4">
      <w:pPr>
        <w:rPr>
          <w:rFonts w:cs="B Nazanin"/>
          <w:sz w:val="28"/>
          <w:szCs w:val="28"/>
          <w:rtl/>
        </w:rPr>
      </w:pPr>
    </w:p>
    <w:p w14:paraId="7B355BEA" w14:textId="076CEDBF" w:rsidR="00F160D4" w:rsidRDefault="00E22416" w:rsidP="00F160D4">
      <w:pPr>
        <w:rPr>
          <w:rFonts w:cs="B Nazanin" w:hint="cs"/>
          <w:sz w:val="28"/>
          <w:szCs w:val="28"/>
          <w:rtl/>
        </w:rPr>
      </w:pPr>
      <w:ins w:id="499" w:author="Fariba" w:date="2021-02-02T19:06:00Z">
        <w:r>
          <w:rPr>
            <w:rFonts w:cs="B Nazanin" w:hint="cs"/>
            <w:sz w:val="28"/>
            <w:szCs w:val="28"/>
            <w:rtl/>
          </w:rPr>
          <w:t>شما در این</w:t>
        </w:r>
      </w:ins>
      <w:ins w:id="500" w:author="Fariba" w:date="2021-02-02T19:09:00Z">
        <w:r>
          <w:rPr>
            <w:rFonts w:cs="B Nazanin" w:hint="cs"/>
            <w:sz w:val="28"/>
            <w:szCs w:val="28"/>
            <w:rtl/>
          </w:rPr>
          <w:t>ج</w:t>
        </w:r>
      </w:ins>
      <w:ins w:id="501" w:author="Fariba" w:date="2021-02-02T19:06:00Z">
        <w:r>
          <w:rPr>
            <w:rFonts w:cs="B Nazanin" w:hint="cs"/>
            <w:sz w:val="28"/>
            <w:szCs w:val="28"/>
            <w:rtl/>
          </w:rPr>
          <w:t>ا حتما ی</w:t>
        </w:r>
      </w:ins>
      <w:ins w:id="502" w:author="Fariba" w:date="2021-02-02T19:09:00Z">
        <w:r>
          <w:rPr>
            <w:rFonts w:cs="B Nazanin" w:hint="cs"/>
            <w:sz w:val="28"/>
            <w:szCs w:val="28"/>
            <w:rtl/>
          </w:rPr>
          <w:t>ک</w:t>
        </w:r>
      </w:ins>
      <w:ins w:id="503" w:author="Fariba" w:date="2021-02-02T19:06:00Z">
        <w:r>
          <w:rPr>
            <w:rFonts w:cs="B Nazanin" w:hint="cs"/>
            <w:sz w:val="28"/>
            <w:szCs w:val="28"/>
            <w:rtl/>
          </w:rPr>
          <w:t xml:space="preserve"> جمع</w:t>
        </w:r>
      </w:ins>
      <w:ins w:id="504" w:author="Fariba" w:date="2021-02-02T19:09:00Z">
        <w:r>
          <w:rPr>
            <w:rFonts w:cs="B Nazanin"/>
            <w:sz w:val="28"/>
            <w:szCs w:val="28"/>
            <w:rtl/>
          </w:rPr>
          <w:softHyphen/>
        </w:r>
      </w:ins>
      <w:ins w:id="505" w:author="Fariba" w:date="2021-02-02T19:06:00Z">
        <w:r>
          <w:rPr>
            <w:rFonts w:cs="B Nazanin" w:hint="cs"/>
            <w:sz w:val="28"/>
            <w:szCs w:val="28"/>
            <w:rtl/>
          </w:rPr>
          <w:t>بندی نیاز دارید و اینکه نتیجه گیری کنید که چرا مدل اصلاح شده لیو و ونگ را انتخاب می کنید (3 نوع</w:t>
        </w:r>
      </w:ins>
      <w:ins w:id="506" w:author="Fariba" w:date="2021-02-02T19:07:00Z">
        <w:r>
          <w:rPr>
            <w:rFonts w:cs="B Nazanin" w:hint="cs"/>
            <w:sz w:val="28"/>
            <w:szCs w:val="28"/>
            <w:rtl/>
          </w:rPr>
          <w:t xml:space="preserve"> صرع را مدلسازی می کند و پیش حمله را دارد و میتوانید </w:t>
        </w:r>
        <w:r>
          <w:rPr>
            <w:rFonts w:cs="B Nazanin"/>
            <w:sz w:val="28"/>
            <w:szCs w:val="28"/>
          </w:rPr>
          <w:t>tDCS</w:t>
        </w:r>
        <w:r>
          <w:rPr>
            <w:rFonts w:cs="B Nazanin" w:hint="cs"/>
            <w:sz w:val="28"/>
            <w:szCs w:val="28"/>
            <w:rtl/>
          </w:rPr>
          <w:t xml:space="preserve"> را در همه این حالات بررسی کنید و کانون حمله مشخص ا</w:t>
        </w:r>
      </w:ins>
      <w:ins w:id="507" w:author="Fariba" w:date="2021-02-02T19:08:00Z">
        <w:r>
          <w:rPr>
            <w:rFonts w:cs="B Nazanin" w:hint="cs"/>
            <w:sz w:val="28"/>
            <w:szCs w:val="28"/>
            <w:rtl/>
          </w:rPr>
          <w:t xml:space="preserve">ست) و اینکه روی این مدل </w:t>
        </w:r>
        <w:r>
          <w:rPr>
            <w:rFonts w:cs="B Nazanin"/>
            <w:sz w:val="28"/>
            <w:szCs w:val="28"/>
          </w:rPr>
          <w:t>tDCS</w:t>
        </w:r>
        <w:r>
          <w:rPr>
            <w:rFonts w:cs="B Nazanin" w:hint="cs"/>
            <w:sz w:val="28"/>
            <w:szCs w:val="28"/>
            <w:rtl/>
          </w:rPr>
          <w:t xml:space="preserve"> را اعمال خواهید کرد و نتایج را با کار وندلینگ مقایسه خواهید کرد (در فصل بعد)</w:t>
        </w:r>
      </w:ins>
    </w:p>
    <w:p w14:paraId="49141113" w14:textId="4888BB3A" w:rsidR="00E22416" w:rsidRDefault="00E22416">
      <w:pPr>
        <w:bidi w:val="0"/>
        <w:rPr>
          <w:ins w:id="508" w:author="Fariba" w:date="2021-02-02T19:06:00Z"/>
          <w:rFonts w:cs="B Nazanin"/>
          <w:sz w:val="28"/>
          <w:szCs w:val="28"/>
          <w:rtl/>
        </w:rPr>
      </w:pPr>
      <w:ins w:id="509" w:author="Fariba" w:date="2021-02-02T19:06:00Z">
        <w:r>
          <w:rPr>
            <w:rFonts w:cs="B Nazanin"/>
            <w:sz w:val="28"/>
            <w:szCs w:val="28"/>
            <w:rtl/>
          </w:rPr>
          <w:br w:type="page"/>
        </w:r>
      </w:ins>
    </w:p>
    <w:p w14:paraId="40837E41" w14:textId="154A1103" w:rsidR="00F160D4" w:rsidDel="00E22416" w:rsidRDefault="00F160D4" w:rsidP="00F160D4">
      <w:pPr>
        <w:rPr>
          <w:del w:id="510" w:author="Fariba" w:date="2021-02-02T19:06:00Z"/>
          <w:rFonts w:cs="B Nazanin"/>
          <w:sz w:val="28"/>
          <w:szCs w:val="28"/>
          <w:rtl/>
        </w:rPr>
      </w:pPr>
    </w:p>
    <w:p w14:paraId="21DFE37D" w14:textId="77777777" w:rsidR="00365B6A" w:rsidRPr="008A0E51" w:rsidRDefault="00995A5F" w:rsidP="00544C3B">
      <w:pPr>
        <w:rPr>
          <w:rFonts w:cs="B Nazanin"/>
          <w:sz w:val="48"/>
          <w:szCs w:val="48"/>
          <w:rtl/>
        </w:rPr>
      </w:pPr>
      <w:r w:rsidRPr="008A0E51">
        <w:rPr>
          <w:rFonts w:cs="B Nazanin" w:hint="cs"/>
          <w:sz w:val="48"/>
          <w:szCs w:val="48"/>
          <w:rtl/>
        </w:rPr>
        <w:t xml:space="preserve">فصل </w:t>
      </w:r>
      <w:r w:rsidR="00544C3B" w:rsidRPr="008A0E51">
        <w:rPr>
          <w:rFonts w:cs="B Nazanin" w:hint="cs"/>
          <w:sz w:val="48"/>
          <w:szCs w:val="48"/>
          <w:rtl/>
        </w:rPr>
        <w:t>4</w:t>
      </w:r>
      <w:r w:rsidRPr="008A0E51">
        <w:rPr>
          <w:rFonts w:cs="B Nazanin" w:hint="cs"/>
          <w:sz w:val="48"/>
          <w:szCs w:val="48"/>
          <w:rtl/>
        </w:rPr>
        <w:t>:</w:t>
      </w:r>
    </w:p>
    <w:p w14:paraId="2527073B" w14:textId="0276003E" w:rsidR="00995A5F" w:rsidRPr="008A0E51" w:rsidRDefault="00995A5F" w:rsidP="00110E8C">
      <w:pPr>
        <w:rPr>
          <w:rFonts w:cs="B Nazanin" w:hint="cs"/>
          <w:sz w:val="48"/>
          <w:szCs w:val="48"/>
          <w:rtl/>
        </w:rPr>
      </w:pPr>
      <w:del w:id="511" w:author="Fariba" w:date="2021-02-02T19:09:00Z">
        <w:r w:rsidRPr="008A0E51" w:rsidDel="00110E8C">
          <w:rPr>
            <w:rFonts w:cs="B Nazanin" w:hint="cs"/>
            <w:sz w:val="48"/>
            <w:szCs w:val="48"/>
            <w:rtl/>
          </w:rPr>
          <w:delText>روش پیشنهادی</w:delText>
        </w:r>
      </w:del>
      <w:ins w:id="512" w:author="Fariba" w:date="2021-02-02T19:09:00Z">
        <w:r w:rsidR="00110E8C">
          <w:rPr>
            <w:rFonts w:cs="B Nazanin" w:hint="cs"/>
            <w:sz w:val="48"/>
            <w:szCs w:val="48"/>
            <w:rtl/>
          </w:rPr>
          <w:t xml:space="preserve">شبیه سازی اثر </w:t>
        </w:r>
        <w:r w:rsidR="00110E8C">
          <w:rPr>
            <w:rFonts w:cs="B Nazanin"/>
            <w:sz w:val="48"/>
            <w:szCs w:val="48"/>
          </w:rPr>
          <w:t>tDCS</w:t>
        </w:r>
        <w:r w:rsidR="00110E8C">
          <w:rPr>
            <w:rFonts w:cs="B Nazanin" w:hint="cs"/>
            <w:sz w:val="48"/>
            <w:szCs w:val="48"/>
            <w:rtl/>
          </w:rPr>
          <w:t xml:space="preserve"> در </w:t>
        </w:r>
      </w:ins>
      <w:ins w:id="513" w:author="Fariba" w:date="2021-02-02T19:11:00Z">
        <w:r w:rsidR="00110E8C">
          <w:rPr>
            <w:rFonts w:cs="B Nazanin" w:hint="cs"/>
            <w:sz w:val="48"/>
            <w:szCs w:val="48"/>
            <w:rtl/>
          </w:rPr>
          <w:t>صرع</w:t>
        </w:r>
      </w:ins>
    </w:p>
    <w:p w14:paraId="654D2D96" w14:textId="77777777" w:rsidR="00365B6A" w:rsidRPr="00995A5F" w:rsidRDefault="00544C3B">
      <w:pPr>
        <w:rPr>
          <w:rFonts w:cs="B Nazanin"/>
          <w:sz w:val="32"/>
          <w:szCs w:val="32"/>
          <w:rtl/>
        </w:rPr>
      </w:pPr>
      <w:r>
        <w:rPr>
          <w:rFonts w:cs="B Nazanin" w:hint="cs"/>
          <w:sz w:val="32"/>
          <w:szCs w:val="32"/>
          <w:rtl/>
        </w:rPr>
        <w:t>4</w:t>
      </w:r>
      <w:r w:rsidR="001D478E">
        <w:rPr>
          <w:rFonts w:cs="B Nazanin" w:hint="cs"/>
          <w:sz w:val="32"/>
          <w:szCs w:val="32"/>
          <w:rtl/>
        </w:rPr>
        <w:t>-1-</w:t>
      </w:r>
      <w:r w:rsidR="00995A5F" w:rsidRPr="00995A5F">
        <w:rPr>
          <w:rFonts w:cs="B Nazanin" w:hint="cs"/>
          <w:sz w:val="32"/>
          <w:szCs w:val="32"/>
          <w:rtl/>
        </w:rPr>
        <w:t>مقدمه</w:t>
      </w:r>
    </w:p>
    <w:p w14:paraId="5CDAB473" w14:textId="61D3DF56" w:rsidR="00995A5F" w:rsidRDefault="002D58AB" w:rsidP="00110E8C">
      <w:pPr>
        <w:jc w:val="both"/>
        <w:rPr>
          <w:rFonts w:cs="B Nazanin"/>
          <w:sz w:val="28"/>
          <w:szCs w:val="28"/>
          <w:rtl/>
        </w:rPr>
      </w:pPr>
      <w:r w:rsidRPr="002D58AB">
        <w:rPr>
          <w:rFonts w:cs="B Nazanin"/>
          <w:sz w:val="28"/>
          <w:szCs w:val="28"/>
          <w:rtl/>
        </w:rPr>
        <w:t xml:space="preserve">همان طور که قبلا اشاره شد </w:t>
      </w:r>
      <w:r w:rsidRPr="002D58AB">
        <w:rPr>
          <w:rFonts w:cs="B Nazanin"/>
          <w:sz w:val="28"/>
          <w:szCs w:val="28"/>
        </w:rPr>
        <w:t>tDCS</w:t>
      </w:r>
      <w:r w:rsidRPr="002D58AB">
        <w:rPr>
          <w:rFonts w:cs="B Nazanin"/>
          <w:sz w:val="28"/>
          <w:szCs w:val="28"/>
          <w:rtl/>
        </w:rPr>
        <w:t xml:space="preserve"> </w:t>
      </w:r>
      <w:r w:rsidRPr="002D58AB">
        <w:rPr>
          <w:rFonts w:cs="B Nazanin" w:hint="cs"/>
          <w:sz w:val="28"/>
          <w:szCs w:val="28"/>
          <w:rtl/>
        </w:rPr>
        <w:t>ی</w:t>
      </w:r>
      <w:r w:rsidRPr="002D58AB">
        <w:rPr>
          <w:rFonts w:cs="B Nazanin" w:hint="eastAsia"/>
          <w:sz w:val="28"/>
          <w:szCs w:val="28"/>
          <w:rtl/>
        </w:rPr>
        <w:t>ک</w:t>
      </w:r>
      <w:r w:rsidRPr="002D58AB">
        <w:rPr>
          <w:rFonts w:cs="B Nazanin" w:hint="cs"/>
          <w:sz w:val="28"/>
          <w:szCs w:val="28"/>
          <w:rtl/>
        </w:rPr>
        <w:t>ی</w:t>
      </w:r>
      <w:r w:rsidRPr="002D58AB">
        <w:rPr>
          <w:rFonts w:cs="B Nazanin"/>
          <w:sz w:val="28"/>
          <w:szCs w:val="28"/>
          <w:rtl/>
        </w:rPr>
        <w:t xml:space="preserve"> از روش ها</w:t>
      </w:r>
      <w:r w:rsidRPr="002D58AB">
        <w:rPr>
          <w:rFonts w:cs="B Nazanin" w:hint="cs"/>
          <w:sz w:val="28"/>
          <w:szCs w:val="28"/>
          <w:rtl/>
        </w:rPr>
        <w:t>ی</w:t>
      </w:r>
      <w:r w:rsidRPr="002D58AB">
        <w:rPr>
          <w:rFonts w:cs="B Nazanin"/>
          <w:sz w:val="28"/>
          <w:szCs w:val="28"/>
          <w:rtl/>
        </w:rPr>
        <w:t xml:space="preserve"> تاث</w:t>
      </w:r>
      <w:r w:rsidRPr="002D58AB">
        <w:rPr>
          <w:rFonts w:cs="B Nazanin" w:hint="cs"/>
          <w:sz w:val="28"/>
          <w:szCs w:val="28"/>
          <w:rtl/>
        </w:rPr>
        <w:t>ی</w:t>
      </w:r>
      <w:r w:rsidRPr="002D58AB">
        <w:rPr>
          <w:rFonts w:cs="B Nazanin" w:hint="eastAsia"/>
          <w:sz w:val="28"/>
          <w:szCs w:val="28"/>
          <w:rtl/>
        </w:rPr>
        <w:t>ر</w:t>
      </w:r>
      <w:r w:rsidRPr="002D58AB">
        <w:rPr>
          <w:rFonts w:cs="B Nazanin"/>
          <w:sz w:val="28"/>
          <w:szCs w:val="28"/>
          <w:rtl/>
        </w:rPr>
        <w:t xml:space="preserve"> گذار بر درمان صرع م</w:t>
      </w:r>
      <w:r w:rsidRPr="002D58AB">
        <w:rPr>
          <w:rFonts w:cs="B Nazanin" w:hint="cs"/>
          <w:sz w:val="28"/>
          <w:szCs w:val="28"/>
          <w:rtl/>
        </w:rPr>
        <w:t>ی</w:t>
      </w:r>
      <w:r w:rsidRPr="002D58AB">
        <w:rPr>
          <w:rFonts w:cs="B Nazanin"/>
          <w:sz w:val="28"/>
          <w:szCs w:val="28"/>
          <w:rtl/>
        </w:rPr>
        <w:t xml:space="preserve"> باشد. در مدل اصلاح شده ليو و ونگ سيگنال</w:t>
      </w:r>
      <w:r w:rsidR="004D538B">
        <w:rPr>
          <w:rFonts w:ascii="Cambria" w:hAnsi="Cambria" w:cs="Cambria" w:hint="cs"/>
          <w:sz w:val="28"/>
          <w:szCs w:val="28"/>
          <w:rtl/>
        </w:rPr>
        <w:t xml:space="preserve"> </w:t>
      </w:r>
      <w:r w:rsidRPr="002D58AB">
        <w:rPr>
          <w:rFonts w:cs="B Nazanin" w:hint="cs"/>
          <w:sz w:val="28"/>
          <w:szCs w:val="28"/>
          <w:rtl/>
        </w:rPr>
        <w:t>های</w:t>
      </w:r>
      <w:r w:rsidRPr="002D58AB">
        <w:rPr>
          <w:rFonts w:cs="B Nazanin"/>
          <w:sz w:val="28"/>
          <w:szCs w:val="28"/>
          <w:rtl/>
        </w:rPr>
        <w:t xml:space="preserve"> نرمال، پ</w:t>
      </w:r>
      <w:r w:rsidRPr="002D58AB">
        <w:rPr>
          <w:rFonts w:cs="B Nazanin" w:hint="cs"/>
          <w:sz w:val="28"/>
          <w:szCs w:val="28"/>
          <w:rtl/>
        </w:rPr>
        <w:t>ی</w:t>
      </w:r>
      <w:r w:rsidRPr="002D58AB">
        <w:rPr>
          <w:rFonts w:cs="B Nazanin" w:hint="eastAsia"/>
          <w:sz w:val="28"/>
          <w:szCs w:val="28"/>
          <w:rtl/>
        </w:rPr>
        <w:t>ش</w:t>
      </w:r>
      <w:r w:rsidRPr="002D58AB">
        <w:rPr>
          <w:rFonts w:cs="B Nazanin"/>
          <w:sz w:val="28"/>
          <w:szCs w:val="28"/>
          <w:rtl/>
        </w:rPr>
        <w:t xml:space="preserve"> تشنج و تشنج</w:t>
      </w:r>
      <w:r w:rsidR="001D478E">
        <w:rPr>
          <w:rFonts w:cs="B Nazanin" w:hint="cs"/>
          <w:sz w:val="28"/>
          <w:szCs w:val="28"/>
          <w:rtl/>
        </w:rPr>
        <w:t xml:space="preserve"> های کلونیک ، تونیک و غیابی</w:t>
      </w:r>
      <w:r w:rsidRPr="002D58AB">
        <w:rPr>
          <w:rFonts w:cs="B Nazanin"/>
          <w:sz w:val="28"/>
          <w:szCs w:val="28"/>
          <w:rtl/>
        </w:rPr>
        <w:t xml:space="preserve"> شبيه ساز</w:t>
      </w:r>
      <w:r w:rsidRPr="002D58AB">
        <w:rPr>
          <w:rFonts w:cs="B Nazanin" w:hint="cs"/>
          <w:sz w:val="28"/>
          <w:szCs w:val="28"/>
          <w:rtl/>
        </w:rPr>
        <w:t>ی</w:t>
      </w:r>
      <w:r w:rsidRPr="002D58AB">
        <w:rPr>
          <w:rFonts w:cs="B Nazanin"/>
          <w:sz w:val="28"/>
          <w:szCs w:val="28"/>
          <w:rtl/>
        </w:rPr>
        <w:t xml:space="preserve"> گرد</w:t>
      </w:r>
      <w:r w:rsidRPr="002D58AB">
        <w:rPr>
          <w:rFonts w:cs="B Nazanin" w:hint="cs"/>
          <w:sz w:val="28"/>
          <w:szCs w:val="28"/>
          <w:rtl/>
        </w:rPr>
        <w:t>ی</w:t>
      </w:r>
      <w:r w:rsidRPr="002D58AB">
        <w:rPr>
          <w:rFonts w:cs="B Nazanin" w:hint="eastAsia"/>
          <w:sz w:val="28"/>
          <w:szCs w:val="28"/>
          <w:rtl/>
        </w:rPr>
        <w:t>د</w:t>
      </w:r>
      <w:r w:rsidRPr="002D58AB">
        <w:rPr>
          <w:rFonts w:cs="B Nazanin"/>
          <w:sz w:val="28"/>
          <w:szCs w:val="28"/>
          <w:rtl/>
        </w:rPr>
        <w:t>. در ا</w:t>
      </w:r>
      <w:r w:rsidRPr="002D58AB">
        <w:rPr>
          <w:rFonts w:cs="B Nazanin" w:hint="cs"/>
          <w:sz w:val="28"/>
          <w:szCs w:val="28"/>
          <w:rtl/>
        </w:rPr>
        <w:t>ی</w:t>
      </w:r>
      <w:r w:rsidRPr="002D58AB">
        <w:rPr>
          <w:rFonts w:cs="B Nazanin" w:hint="eastAsia"/>
          <w:sz w:val="28"/>
          <w:szCs w:val="28"/>
          <w:rtl/>
        </w:rPr>
        <w:t>ن</w:t>
      </w:r>
      <w:r w:rsidRPr="002D58AB">
        <w:rPr>
          <w:rFonts w:cs="B Nazanin"/>
          <w:sz w:val="28"/>
          <w:szCs w:val="28"/>
          <w:rtl/>
        </w:rPr>
        <w:t xml:space="preserve"> پروژه تاث</w:t>
      </w:r>
      <w:r w:rsidRPr="002D58AB">
        <w:rPr>
          <w:rFonts w:cs="B Nazanin" w:hint="cs"/>
          <w:sz w:val="28"/>
          <w:szCs w:val="28"/>
          <w:rtl/>
        </w:rPr>
        <w:t>ی</w:t>
      </w:r>
      <w:r w:rsidRPr="002D58AB">
        <w:rPr>
          <w:rFonts w:cs="B Nazanin" w:hint="eastAsia"/>
          <w:sz w:val="28"/>
          <w:szCs w:val="28"/>
          <w:rtl/>
        </w:rPr>
        <w:t>ر</w:t>
      </w:r>
      <w:r w:rsidRPr="002D58AB">
        <w:rPr>
          <w:rFonts w:cs="B Nazanin"/>
          <w:sz w:val="28"/>
          <w:szCs w:val="28"/>
          <w:rtl/>
        </w:rPr>
        <w:t xml:space="preserve"> اعمال </w:t>
      </w:r>
      <w:r w:rsidRPr="002D58AB">
        <w:rPr>
          <w:rFonts w:cs="B Nazanin"/>
          <w:sz w:val="28"/>
          <w:szCs w:val="28"/>
        </w:rPr>
        <w:t>tDCS</w:t>
      </w:r>
      <w:r w:rsidRPr="002D58AB">
        <w:rPr>
          <w:rFonts w:cs="B Nazanin"/>
          <w:sz w:val="28"/>
          <w:szCs w:val="28"/>
          <w:rtl/>
        </w:rPr>
        <w:t xml:space="preserve"> بر </w:t>
      </w:r>
      <w:del w:id="514" w:author="Fariba" w:date="2021-02-02T19:11:00Z">
        <w:r w:rsidRPr="002D58AB" w:rsidDel="00110E8C">
          <w:rPr>
            <w:rFonts w:cs="B Nazanin"/>
            <w:sz w:val="28"/>
            <w:szCs w:val="28"/>
            <w:rtl/>
          </w:rPr>
          <w:delText>س</w:delText>
        </w:r>
        <w:r w:rsidRPr="002D58AB" w:rsidDel="00110E8C">
          <w:rPr>
            <w:rFonts w:cs="B Nazanin" w:hint="cs"/>
            <w:sz w:val="28"/>
            <w:szCs w:val="28"/>
            <w:rtl/>
          </w:rPr>
          <w:delText>ی</w:delText>
        </w:r>
        <w:r w:rsidRPr="002D58AB" w:rsidDel="00110E8C">
          <w:rPr>
            <w:rFonts w:cs="B Nazanin" w:hint="eastAsia"/>
            <w:sz w:val="28"/>
            <w:szCs w:val="28"/>
            <w:rtl/>
          </w:rPr>
          <w:delText>گنال</w:delText>
        </w:r>
        <w:r w:rsidRPr="002D58AB" w:rsidDel="00110E8C">
          <w:rPr>
            <w:rFonts w:cs="B Nazanin"/>
            <w:sz w:val="28"/>
            <w:szCs w:val="28"/>
            <w:rtl/>
          </w:rPr>
          <w:delText xml:space="preserve"> ها</w:delText>
        </w:r>
        <w:r w:rsidRPr="002D58AB" w:rsidDel="00110E8C">
          <w:rPr>
            <w:rFonts w:cs="B Nazanin" w:hint="cs"/>
            <w:sz w:val="28"/>
            <w:szCs w:val="28"/>
            <w:rtl/>
          </w:rPr>
          <w:delText>ی</w:delText>
        </w:r>
      </w:del>
      <w:ins w:id="515" w:author="Fariba" w:date="2021-02-02T19:11:00Z">
        <w:r w:rsidR="00110E8C">
          <w:rPr>
            <w:rFonts w:cs="B Nazanin" w:hint="cs"/>
            <w:sz w:val="28"/>
            <w:szCs w:val="28"/>
            <w:rtl/>
          </w:rPr>
          <w:t>عملکرد مدارهای نورونی مستعد حمله</w:t>
        </w:r>
      </w:ins>
      <w:r w:rsidRPr="002D58AB">
        <w:rPr>
          <w:rFonts w:cs="B Nazanin"/>
          <w:sz w:val="28"/>
          <w:szCs w:val="28"/>
          <w:rtl/>
        </w:rPr>
        <w:t xml:space="preserve"> صرع با استفاده از </w:t>
      </w:r>
      <w:del w:id="516" w:author="Fariba" w:date="2021-02-02T19:11:00Z">
        <w:r w:rsidRPr="002D58AB" w:rsidDel="00110E8C">
          <w:rPr>
            <w:rFonts w:cs="B Nazanin"/>
            <w:sz w:val="28"/>
            <w:szCs w:val="28"/>
            <w:rtl/>
          </w:rPr>
          <w:delText>روش</w:delText>
        </w:r>
      </w:del>
      <w:ins w:id="517" w:author="Fariba" w:date="2021-02-02T19:11:00Z">
        <w:r w:rsidR="00110E8C">
          <w:rPr>
            <w:rFonts w:cs="B Nazanin" w:hint="cs"/>
            <w:sz w:val="28"/>
            <w:szCs w:val="28"/>
            <w:rtl/>
          </w:rPr>
          <w:t>مدل</w:t>
        </w:r>
      </w:ins>
      <w:r w:rsidRPr="002D58AB">
        <w:rPr>
          <w:rFonts w:cs="B Nazanin"/>
          <w:sz w:val="28"/>
          <w:szCs w:val="28"/>
          <w:rtl/>
        </w:rPr>
        <w:t xml:space="preserve"> اصلاح شده ل</w:t>
      </w:r>
      <w:r w:rsidRPr="002D58AB">
        <w:rPr>
          <w:rFonts w:cs="B Nazanin" w:hint="cs"/>
          <w:sz w:val="28"/>
          <w:szCs w:val="28"/>
          <w:rtl/>
        </w:rPr>
        <w:t>ی</w:t>
      </w:r>
      <w:r w:rsidRPr="002D58AB">
        <w:rPr>
          <w:rFonts w:cs="B Nazanin" w:hint="eastAsia"/>
          <w:sz w:val="28"/>
          <w:szCs w:val="28"/>
          <w:rtl/>
        </w:rPr>
        <w:t>و</w:t>
      </w:r>
      <w:r w:rsidR="001D478E">
        <w:rPr>
          <w:rFonts w:cs="B Nazanin" w:hint="cs"/>
          <w:sz w:val="28"/>
          <w:szCs w:val="28"/>
          <w:rtl/>
        </w:rPr>
        <w:t xml:space="preserve"> و ونگ</w:t>
      </w:r>
      <w:r w:rsidRPr="002D58AB">
        <w:rPr>
          <w:rFonts w:cs="B Nazanin"/>
          <w:sz w:val="28"/>
          <w:szCs w:val="28"/>
          <w:rtl/>
        </w:rPr>
        <w:t xml:space="preserve"> مورد بررس</w:t>
      </w:r>
      <w:r w:rsidRPr="002D58AB">
        <w:rPr>
          <w:rFonts w:cs="B Nazanin" w:hint="cs"/>
          <w:sz w:val="28"/>
          <w:szCs w:val="28"/>
          <w:rtl/>
        </w:rPr>
        <w:t>ی</w:t>
      </w:r>
      <w:r w:rsidRPr="002D58AB">
        <w:rPr>
          <w:rFonts w:cs="B Nazanin"/>
          <w:sz w:val="28"/>
          <w:szCs w:val="28"/>
          <w:rtl/>
        </w:rPr>
        <w:t xml:space="preserve"> قرار </w:t>
      </w:r>
      <w:ins w:id="518" w:author="Fariba" w:date="2021-02-02T19:12:00Z">
        <w:r w:rsidR="00110E8C">
          <w:rPr>
            <w:rFonts w:cs="B Nazanin" w:hint="cs"/>
            <w:sz w:val="28"/>
            <w:szCs w:val="28"/>
            <w:rtl/>
          </w:rPr>
          <w:t>می گیرد</w:t>
        </w:r>
      </w:ins>
      <w:del w:id="519" w:author="Fariba" w:date="2021-02-02T19:12:00Z">
        <w:r w:rsidRPr="002D58AB" w:rsidDel="00110E8C">
          <w:rPr>
            <w:rFonts w:cs="B Nazanin"/>
            <w:sz w:val="28"/>
            <w:szCs w:val="28"/>
            <w:rtl/>
          </w:rPr>
          <w:delText>گرف</w:delText>
        </w:r>
        <w:r w:rsidRPr="002D58AB" w:rsidDel="00110E8C">
          <w:rPr>
            <w:rFonts w:cs="B Nazanin" w:hint="eastAsia"/>
            <w:sz w:val="28"/>
            <w:szCs w:val="28"/>
            <w:rtl/>
          </w:rPr>
          <w:delText>ته</w:delText>
        </w:r>
        <w:r w:rsidRPr="002D58AB" w:rsidDel="00110E8C">
          <w:rPr>
            <w:rFonts w:cs="B Nazanin"/>
            <w:sz w:val="28"/>
            <w:szCs w:val="28"/>
            <w:rtl/>
          </w:rPr>
          <w:delText xml:space="preserve"> است</w:delText>
        </w:r>
      </w:del>
      <w:r w:rsidRPr="002D58AB">
        <w:rPr>
          <w:rFonts w:cs="B Nazanin"/>
          <w:sz w:val="28"/>
          <w:szCs w:val="28"/>
          <w:rtl/>
        </w:rPr>
        <w:t>.</w:t>
      </w:r>
    </w:p>
    <w:p w14:paraId="4D497B44" w14:textId="77777777" w:rsidR="00925655" w:rsidRPr="00925655" w:rsidRDefault="001D478E">
      <w:pPr>
        <w:rPr>
          <w:rFonts w:cs="B Nazanin"/>
          <w:sz w:val="32"/>
          <w:szCs w:val="32"/>
          <w:rtl/>
        </w:rPr>
      </w:pPr>
      <w:r>
        <w:rPr>
          <w:rFonts w:cs="B Nazanin" w:hint="cs"/>
          <w:sz w:val="32"/>
          <w:szCs w:val="32"/>
          <w:rtl/>
        </w:rPr>
        <w:t>4-2-</w:t>
      </w:r>
      <w:r w:rsidR="00925655" w:rsidRPr="00925655">
        <w:rPr>
          <w:rFonts w:cs="B Nazanin" w:hint="cs"/>
          <w:sz w:val="32"/>
          <w:szCs w:val="32"/>
          <w:rtl/>
        </w:rPr>
        <w:t>شبیه سازی</w:t>
      </w:r>
    </w:p>
    <w:p w14:paraId="170AB13A" w14:textId="77777777" w:rsidR="002D58AB" w:rsidRPr="002D58AB" w:rsidRDefault="002D58AB" w:rsidP="00FC40A1">
      <w:pPr>
        <w:jc w:val="both"/>
        <w:rPr>
          <w:rFonts w:cs="B Nazanin"/>
          <w:sz w:val="28"/>
          <w:szCs w:val="28"/>
          <w:rtl/>
        </w:rPr>
      </w:pPr>
      <w:r w:rsidRPr="002D58AB">
        <w:rPr>
          <w:rFonts w:cs="B Nazanin" w:hint="cs"/>
          <w:sz w:val="28"/>
          <w:szCs w:val="28"/>
          <w:rtl/>
        </w:rPr>
        <w:t xml:space="preserve">در مدل اصلاح شده لیو و ونگ سیگنال های نرمال، پیش تشنج و تشنج های کلونیک، تونیک و غیابی با استفاده از تغییر پارامتر های </w:t>
      </w:r>
      <m:oMath>
        <m:sSub>
          <m:sSubPr>
            <m:ctrlPr>
              <w:rPr>
                <w:rFonts w:ascii="Cambria Math" w:hAnsi="Cambria Math" w:cs="B Nazanin"/>
                <w:sz w:val="28"/>
                <w:szCs w:val="28"/>
              </w:rPr>
            </m:ctrlPr>
          </m:sSubPr>
          <m:e>
            <m:r>
              <w:rPr>
                <w:rFonts w:ascii="Cambria Math" w:hAnsi="Cambria Math" w:cs="B Nazanin"/>
                <w:sz w:val="28"/>
                <w:szCs w:val="28"/>
              </w:rPr>
              <m:t>c</m:t>
            </m:r>
          </m:e>
          <m:sub>
            <m:r>
              <w:rPr>
                <w:rFonts w:ascii="Cambria Math" w:hAnsi="Cambria Math" w:cs="B Nazanin"/>
                <w:sz w:val="28"/>
                <w:szCs w:val="28"/>
              </w:rPr>
              <m:t>15</m:t>
            </m:r>
          </m:sub>
        </m:sSub>
      </m:oMath>
      <w:r w:rsidRPr="002D58AB">
        <w:rPr>
          <w:rFonts w:cs="B Nazanin" w:hint="cs"/>
          <w:sz w:val="28"/>
          <w:szCs w:val="28"/>
          <w:rtl/>
        </w:rPr>
        <w:t xml:space="preserve"> و </w:t>
      </w:r>
      <m:oMath>
        <m:sSub>
          <m:sSubPr>
            <m:ctrlPr>
              <w:rPr>
                <w:rFonts w:ascii="Cambria Math" w:hAnsi="Cambria Math" w:cs="B Nazanin"/>
                <w:sz w:val="28"/>
                <w:szCs w:val="28"/>
              </w:rPr>
            </m:ctrlPr>
          </m:sSubPr>
          <m:e>
            <m:r>
              <w:rPr>
                <w:rFonts w:ascii="Cambria Math" w:hAnsi="Cambria Math" w:cs="B Nazanin"/>
                <w:sz w:val="28"/>
                <w:szCs w:val="28"/>
              </w:rPr>
              <m:t>c</m:t>
            </m:r>
          </m:e>
          <m:sub>
            <m:r>
              <w:rPr>
                <w:rFonts w:ascii="Cambria Math" w:hAnsi="Cambria Math" w:cs="B Nazanin"/>
                <w:sz w:val="28"/>
                <w:szCs w:val="28"/>
              </w:rPr>
              <m:t>13</m:t>
            </m:r>
          </m:sub>
        </m:sSub>
      </m:oMath>
      <w:r w:rsidRPr="002D58AB">
        <w:rPr>
          <w:rFonts w:cs="B Nazanin" w:hint="cs"/>
          <w:sz w:val="28"/>
          <w:szCs w:val="28"/>
          <w:rtl/>
        </w:rPr>
        <w:t xml:space="preserve"> بدست آمد. مطابق </w:t>
      </w:r>
      <w:commentRangeStart w:id="520"/>
      <w:r w:rsidRPr="002D58AB">
        <w:rPr>
          <w:rFonts w:cs="B Nazanin" w:hint="cs"/>
          <w:sz w:val="28"/>
          <w:szCs w:val="28"/>
          <w:rtl/>
        </w:rPr>
        <w:t xml:space="preserve">شکل 3-15 و 3-16 بازه </w:t>
      </w:r>
      <w:commentRangeEnd w:id="520"/>
      <w:r w:rsidR="00DD735A">
        <w:rPr>
          <w:rStyle w:val="CommentReference"/>
          <w:rtl/>
        </w:rPr>
        <w:commentReference w:id="520"/>
      </w:r>
      <w:r w:rsidRPr="002D58AB">
        <w:rPr>
          <w:rFonts w:cs="B Nazanin" w:hint="cs"/>
          <w:sz w:val="28"/>
          <w:szCs w:val="28"/>
          <w:rtl/>
        </w:rPr>
        <w:t xml:space="preserve">های تقریبی مربوط به مقادیر پارامتر های  </w:t>
      </w:r>
      <m:oMath>
        <m:sSub>
          <m:sSubPr>
            <m:ctrlPr>
              <w:rPr>
                <w:rFonts w:ascii="Cambria Math" w:hAnsi="Cambria Math" w:cs="B Nazanin"/>
                <w:sz w:val="28"/>
                <w:szCs w:val="28"/>
              </w:rPr>
            </m:ctrlPr>
          </m:sSubPr>
          <m:e>
            <m:r>
              <w:rPr>
                <w:rFonts w:ascii="Cambria Math" w:hAnsi="Cambria Math" w:cs="B Nazanin"/>
                <w:sz w:val="28"/>
                <w:szCs w:val="28"/>
              </w:rPr>
              <m:t>c</m:t>
            </m:r>
          </m:e>
          <m:sub>
            <m:r>
              <w:rPr>
                <w:rFonts w:ascii="Cambria Math" w:hAnsi="Cambria Math" w:cs="B Nazanin"/>
                <w:sz w:val="28"/>
                <w:szCs w:val="28"/>
              </w:rPr>
              <m:t>15</m:t>
            </m:r>
          </m:sub>
        </m:sSub>
      </m:oMath>
      <w:r w:rsidRPr="002D58AB">
        <w:rPr>
          <w:rFonts w:cs="B Nazanin" w:hint="cs"/>
          <w:sz w:val="28"/>
          <w:szCs w:val="28"/>
          <w:rtl/>
        </w:rPr>
        <w:t xml:space="preserve"> و </w:t>
      </w:r>
      <m:oMath>
        <m:sSub>
          <m:sSubPr>
            <m:ctrlPr>
              <w:rPr>
                <w:rFonts w:ascii="Cambria Math" w:hAnsi="Cambria Math" w:cs="B Nazanin"/>
                <w:sz w:val="28"/>
                <w:szCs w:val="28"/>
              </w:rPr>
            </m:ctrlPr>
          </m:sSubPr>
          <m:e>
            <m:r>
              <w:rPr>
                <w:rFonts w:ascii="Cambria Math" w:hAnsi="Cambria Math" w:cs="B Nazanin"/>
                <w:sz w:val="28"/>
                <w:szCs w:val="28"/>
              </w:rPr>
              <m:t>c</m:t>
            </m:r>
          </m:e>
          <m:sub>
            <m:r>
              <w:rPr>
                <w:rFonts w:ascii="Cambria Math" w:hAnsi="Cambria Math" w:cs="B Nazanin"/>
                <w:sz w:val="28"/>
                <w:szCs w:val="28"/>
              </w:rPr>
              <m:t>13</m:t>
            </m:r>
          </m:sub>
        </m:sSub>
      </m:oMath>
      <w:r w:rsidRPr="002D58AB">
        <w:rPr>
          <w:rFonts w:cs="B Nazanin" w:hint="cs"/>
          <w:sz w:val="28"/>
          <w:szCs w:val="28"/>
          <w:rtl/>
        </w:rPr>
        <w:t xml:space="preserve"> برای ایجاد </w:t>
      </w:r>
      <w:r w:rsidRPr="002D58AB">
        <w:rPr>
          <w:rFonts w:cs="B Nazanin"/>
          <w:sz w:val="28"/>
          <w:szCs w:val="28"/>
          <w:rtl/>
        </w:rPr>
        <w:t>س</w:t>
      </w:r>
      <w:r w:rsidRPr="002D58AB">
        <w:rPr>
          <w:rFonts w:cs="B Nazanin" w:hint="cs"/>
          <w:sz w:val="28"/>
          <w:szCs w:val="28"/>
          <w:rtl/>
        </w:rPr>
        <w:t>ی</w:t>
      </w:r>
      <w:r w:rsidRPr="002D58AB">
        <w:rPr>
          <w:rFonts w:cs="B Nazanin" w:hint="eastAsia"/>
          <w:sz w:val="28"/>
          <w:szCs w:val="28"/>
          <w:rtl/>
        </w:rPr>
        <w:t>گنال</w:t>
      </w:r>
      <w:r w:rsidRPr="002D58AB">
        <w:rPr>
          <w:rFonts w:cs="B Nazanin" w:hint="cs"/>
          <w:sz w:val="28"/>
          <w:szCs w:val="28"/>
          <w:rtl/>
        </w:rPr>
        <w:t xml:space="preserve"> های</w:t>
      </w:r>
      <w:r w:rsidRPr="002D58AB">
        <w:rPr>
          <w:rFonts w:cs="B Nazanin"/>
          <w:sz w:val="28"/>
          <w:szCs w:val="28"/>
          <w:rtl/>
        </w:rPr>
        <w:t xml:space="preserve"> نرمال ، پ</w:t>
      </w:r>
      <w:r w:rsidRPr="002D58AB">
        <w:rPr>
          <w:rFonts w:cs="B Nazanin" w:hint="cs"/>
          <w:sz w:val="28"/>
          <w:szCs w:val="28"/>
          <w:rtl/>
        </w:rPr>
        <w:t>ی</w:t>
      </w:r>
      <w:r w:rsidRPr="002D58AB">
        <w:rPr>
          <w:rFonts w:cs="B Nazanin" w:hint="eastAsia"/>
          <w:sz w:val="28"/>
          <w:szCs w:val="28"/>
          <w:rtl/>
        </w:rPr>
        <w:t>ش</w:t>
      </w:r>
      <w:r w:rsidRPr="002D58AB">
        <w:rPr>
          <w:rFonts w:cs="B Nazanin"/>
          <w:sz w:val="28"/>
          <w:szCs w:val="28"/>
          <w:rtl/>
        </w:rPr>
        <w:t xml:space="preserve"> تشنج و تشنج ها</w:t>
      </w:r>
      <w:r w:rsidRPr="002D58AB">
        <w:rPr>
          <w:rFonts w:cs="B Nazanin" w:hint="cs"/>
          <w:sz w:val="28"/>
          <w:szCs w:val="28"/>
          <w:rtl/>
        </w:rPr>
        <w:t>ی</w:t>
      </w:r>
      <w:r w:rsidRPr="002D58AB">
        <w:rPr>
          <w:rFonts w:cs="B Nazanin"/>
          <w:sz w:val="28"/>
          <w:szCs w:val="28"/>
          <w:rtl/>
        </w:rPr>
        <w:t xml:space="preserve"> کلون</w:t>
      </w:r>
      <w:r w:rsidRPr="002D58AB">
        <w:rPr>
          <w:rFonts w:cs="B Nazanin" w:hint="cs"/>
          <w:sz w:val="28"/>
          <w:szCs w:val="28"/>
          <w:rtl/>
        </w:rPr>
        <w:t>ی</w:t>
      </w:r>
      <w:r w:rsidRPr="002D58AB">
        <w:rPr>
          <w:rFonts w:cs="B Nazanin" w:hint="eastAsia"/>
          <w:sz w:val="28"/>
          <w:szCs w:val="28"/>
          <w:rtl/>
        </w:rPr>
        <w:t>ک،</w:t>
      </w:r>
      <w:r w:rsidRPr="002D58AB">
        <w:rPr>
          <w:rFonts w:cs="B Nazanin"/>
          <w:sz w:val="28"/>
          <w:szCs w:val="28"/>
          <w:rtl/>
        </w:rPr>
        <w:t xml:space="preserve"> تون</w:t>
      </w:r>
      <w:r w:rsidRPr="002D58AB">
        <w:rPr>
          <w:rFonts w:cs="B Nazanin" w:hint="cs"/>
          <w:sz w:val="28"/>
          <w:szCs w:val="28"/>
          <w:rtl/>
        </w:rPr>
        <w:t>ی</w:t>
      </w:r>
      <w:r w:rsidRPr="002D58AB">
        <w:rPr>
          <w:rFonts w:cs="B Nazanin" w:hint="eastAsia"/>
          <w:sz w:val="28"/>
          <w:szCs w:val="28"/>
          <w:rtl/>
        </w:rPr>
        <w:t>ک</w:t>
      </w:r>
      <w:r w:rsidRPr="002D58AB">
        <w:rPr>
          <w:rFonts w:cs="B Nazanin"/>
          <w:sz w:val="28"/>
          <w:szCs w:val="28"/>
          <w:rtl/>
        </w:rPr>
        <w:t xml:space="preserve"> و غ</w:t>
      </w:r>
      <w:r w:rsidRPr="002D58AB">
        <w:rPr>
          <w:rFonts w:cs="B Nazanin" w:hint="cs"/>
          <w:sz w:val="28"/>
          <w:szCs w:val="28"/>
          <w:rtl/>
        </w:rPr>
        <w:t>ی</w:t>
      </w:r>
      <w:r w:rsidRPr="002D58AB">
        <w:rPr>
          <w:rFonts w:cs="B Nazanin" w:hint="eastAsia"/>
          <w:sz w:val="28"/>
          <w:szCs w:val="28"/>
          <w:rtl/>
        </w:rPr>
        <w:t>اب</w:t>
      </w:r>
      <w:r w:rsidRPr="002D58AB">
        <w:rPr>
          <w:rFonts w:cs="B Nazanin" w:hint="cs"/>
          <w:sz w:val="28"/>
          <w:szCs w:val="28"/>
          <w:rtl/>
        </w:rPr>
        <w:t>ی بدست آمد که بصورت زیر است.</w:t>
      </w:r>
    </w:p>
    <w:p w14:paraId="103DC987" w14:textId="54F94B2D" w:rsidR="009328D1" w:rsidRPr="00DD735A" w:rsidRDefault="00A01EC0" w:rsidP="00A01EC0">
      <w:pPr>
        <w:rPr>
          <w:rFonts w:cs="B Nazanin"/>
          <w:b/>
          <w:bCs/>
          <w:sz w:val="28"/>
          <w:szCs w:val="28"/>
          <w:rtl/>
          <w:rPrChange w:id="521" w:author="Fariba" w:date="2021-02-02T19:17:00Z">
            <w:rPr>
              <w:rFonts w:cs="B Nazanin"/>
              <w:sz w:val="28"/>
              <w:szCs w:val="28"/>
              <w:rtl/>
            </w:rPr>
          </w:rPrChange>
        </w:rPr>
      </w:pPr>
      <w:r w:rsidRPr="00DD735A">
        <w:rPr>
          <w:rFonts w:eastAsiaTheme="minorEastAsia" w:cs="B Nazanin"/>
          <w:b/>
          <w:bCs/>
          <w:sz w:val="28"/>
          <w:szCs w:val="28"/>
          <w:rPrChange w:id="522" w:author="Fariba" w:date="2021-02-02T19:17:00Z">
            <w:rPr>
              <w:rFonts w:eastAsiaTheme="minorEastAsia" w:cs="B Nazanin"/>
              <w:sz w:val="28"/>
              <w:szCs w:val="28"/>
            </w:rPr>
          </w:rPrChange>
        </w:rPr>
        <w:t xml:space="preserve"> :</w:t>
      </w:r>
      <w:commentRangeStart w:id="523"/>
      <m:oMath>
        <m:sSub>
          <m:sSubPr>
            <m:ctrlPr>
              <w:rPr>
                <w:rFonts w:ascii="Cambria Math" w:hAnsi="Cambria Math" w:cs="B Nazanin"/>
                <w:b/>
                <w:bCs/>
                <w:sz w:val="28"/>
                <w:szCs w:val="28"/>
                <w:rPrChange w:id="524" w:author="Fariba" w:date="2021-02-02T19:17:00Z">
                  <w:rPr>
                    <w:rFonts w:ascii="Cambria Math" w:hAnsi="Cambria Math" w:cs="B Nazanin"/>
                    <w:sz w:val="28"/>
                    <w:szCs w:val="28"/>
                  </w:rPr>
                </w:rPrChange>
              </w:rPr>
            </m:ctrlPr>
          </m:sSubPr>
          <m:e>
            <m:r>
              <m:rPr>
                <m:sty m:val="bi"/>
              </m:rPr>
              <w:rPr>
                <w:rFonts w:ascii="Cambria Math" w:hAnsi="Cambria Math" w:cs="B Nazanin"/>
                <w:sz w:val="28"/>
                <w:szCs w:val="28"/>
                <w:rPrChange w:id="525" w:author="Fariba" w:date="2021-02-02T19:17:00Z">
                  <w:rPr>
                    <w:rFonts w:ascii="Cambria Math" w:hAnsi="Cambria Math" w:cs="B Nazanin"/>
                    <w:sz w:val="28"/>
                    <w:szCs w:val="28"/>
                  </w:rPr>
                </w:rPrChange>
              </w:rPr>
              <m:t>c</m:t>
            </m:r>
          </m:e>
          <m:sub>
            <m:r>
              <m:rPr>
                <m:sty m:val="bi"/>
              </m:rPr>
              <w:rPr>
                <w:rFonts w:ascii="Cambria Math" w:hAnsi="Cambria Math" w:cs="B Nazanin"/>
                <w:sz w:val="28"/>
                <w:szCs w:val="28"/>
                <w:rPrChange w:id="526" w:author="Fariba" w:date="2021-02-02T19:17:00Z">
                  <w:rPr>
                    <w:rFonts w:ascii="Cambria Math" w:hAnsi="Cambria Math" w:cs="B Nazanin"/>
                    <w:sz w:val="28"/>
                    <w:szCs w:val="28"/>
                  </w:rPr>
                </w:rPrChange>
              </w:rPr>
              <m:t>13</m:t>
            </m:r>
          </m:sub>
        </m:sSub>
      </m:oMath>
    </w:p>
    <w:p w14:paraId="2D68F026" w14:textId="77777777" w:rsidR="00365B6A" w:rsidRPr="00A01EC0" w:rsidRDefault="00A01EC0" w:rsidP="00EF6E75">
      <w:pPr>
        <w:rPr>
          <w:rFonts w:cs="B Nazanin"/>
          <w:sz w:val="28"/>
          <w:szCs w:val="28"/>
        </w:rPr>
      </w:pPr>
      <w:r>
        <w:rPr>
          <w:rFonts w:cs="B Nazanin" w:hint="cs"/>
          <w:sz w:val="28"/>
          <w:szCs w:val="28"/>
          <w:rtl/>
        </w:rPr>
        <w:t>بازه مربوط به سیگنال نرمال</w:t>
      </w:r>
      <w:r w:rsidR="009328D1">
        <w:rPr>
          <w:rFonts w:cs="B Nazanin" w:hint="cs"/>
          <w:sz w:val="28"/>
          <w:szCs w:val="28"/>
          <w:rtl/>
        </w:rPr>
        <w:t xml:space="preserve"> : </w:t>
      </w:r>
      <w:r w:rsidR="009328D1">
        <w:rPr>
          <w:rFonts w:cs="B Nazanin"/>
          <w:sz w:val="28"/>
          <w:szCs w:val="28"/>
        </w:rPr>
        <w:t>[0.75</w:t>
      </w:r>
      <w:r w:rsidR="00EF6E75">
        <w:rPr>
          <w:rFonts w:cs="B Nazanin"/>
          <w:sz w:val="28"/>
          <w:szCs w:val="28"/>
        </w:rPr>
        <w:t>,</w:t>
      </w:r>
      <w:r w:rsidR="009328D1">
        <w:rPr>
          <w:rFonts w:cs="B Nazanin"/>
          <w:sz w:val="28"/>
          <w:szCs w:val="28"/>
        </w:rPr>
        <w:t>0.9]</w:t>
      </w:r>
    </w:p>
    <w:p w14:paraId="2DD1ACCF" w14:textId="77777777" w:rsidR="00365B6A" w:rsidRDefault="009328D1" w:rsidP="00EF6E75">
      <w:pPr>
        <w:rPr>
          <w:rFonts w:cs="B Nazanin"/>
          <w:sz w:val="28"/>
          <w:szCs w:val="28"/>
        </w:rPr>
      </w:pPr>
      <w:r>
        <w:rPr>
          <w:rFonts w:cs="B Nazanin" w:hint="cs"/>
          <w:sz w:val="28"/>
          <w:szCs w:val="28"/>
          <w:rtl/>
        </w:rPr>
        <w:t xml:space="preserve">بازه مربوط به سیگنال پیش تشنج : </w:t>
      </w:r>
      <w:r>
        <w:rPr>
          <w:rFonts w:cs="B Nazanin"/>
          <w:sz w:val="28"/>
          <w:szCs w:val="28"/>
        </w:rPr>
        <w:t>[0.73</w:t>
      </w:r>
      <w:r w:rsidR="00EF6E75">
        <w:rPr>
          <w:rFonts w:cs="B Nazanin"/>
          <w:sz w:val="28"/>
          <w:szCs w:val="28"/>
        </w:rPr>
        <w:t>,</w:t>
      </w:r>
      <w:r>
        <w:rPr>
          <w:rFonts w:cs="B Nazanin"/>
          <w:sz w:val="28"/>
          <w:szCs w:val="28"/>
        </w:rPr>
        <w:t>0.75]</w:t>
      </w:r>
    </w:p>
    <w:p w14:paraId="5FDF5438" w14:textId="77777777" w:rsidR="00E43E47" w:rsidRDefault="009328D1" w:rsidP="00EF6E75">
      <w:pPr>
        <w:rPr>
          <w:rFonts w:cs="B Nazanin"/>
          <w:sz w:val="28"/>
          <w:szCs w:val="28"/>
        </w:rPr>
      </w:pPr>
      <w:r>
        <w:rPr>
          <w:rFonts w:cs="B Nazanin" w:hint="cs"/>
          <w:sz w:val="28"/>
          <w:szCs w:val="28"/>
          <w:rtl/>
        </w:rPr>
        <w:t xml:space="preserve">بازه مربوط به سیگنال تشنج کلونیک : </w:t>
      </w:r>
      <w:r>
        <w:rPr>
          <w:rFonts w:cs="B Nazanin"/>
          <w:sz w:val="28"/>
          <w:szCs w:val="28"/>
        </w:rPr>
        <w:t>[0.7</w:t>
      </w:r>
      <w:r w:rsidR="00EF6E75">
        <w:rPr>
          <w:rFonts w:cs="B Nazanin"/>
          <w:sz w:val="28"/>
          <w:szCs w:val="28"/>
        </w:rPr>
        <w:t>,</w:t>
      </w:r>
      <w:r>
        <w:rPr>
          <w:rFonts w:cs="B Nazanin"/>
          <w:sz w:val="28"/>
          <w:szCs w:val="28"/>
        </w:rPr>
        <w:t>0.73]</w:t>
      </w:r>
    </w:p>
    <w:p w14:paraId="15AECC14" w14:textId="77777777" w:rsidR="00E43E47" w:rsidRDefault="009328D1" w:rsidP="00EF6E75">
      <w:pPr>
        <w:rPr>
          <w:rFonts w:cs="B Nazanin"/>
          <w:sz w:val="28"/>
          <w:szCs w:val="28"/>
        </w:rPr>
      </w:pPr>
      <w:r>
        <w:rPr>
          <w:rFonts w:cs="B Nazanin" w:hint="cs"/>
          <w:sz w:val="28"/>
          <w:szCs w:val="28"/>
          <w:rtl/>
        </w:rPr>
        <w:t xml:space="preserve">بازه مربوط به سیگنال تشنج غیابی : </w:t>
      </w:r>
      <w:r>
        <w:rPr>
          <w:rFonts w:cs="B Nazanin"/>
          <w:sz w:val="28"/>
          <w:szCs w:val="28"/>
        </w:rPr>
        <w:t>[0.57</w:t>
      </w:r>
      <w:r w:rsidR="00EF6E75">
        <w:rPr>
          <w:rFonts w:cs="B Nazanin"/>
          <w:sz w:val="28"/>
          <w:szCs w:val="28"/>
        </w:rPr>
        <w:t>,</w:t>
      </w:r>
      <w:r>
        <w:rPr>
          <w:rFonts w:cs="B Nazanin"/>
          <w:sz w:val="28"/>
          <w:szCs w:val="28"/>
        </w:rPr>
        <w:t>0.7]</w:t>
      </w:r>
    </w:p>
    <w:p w14:paraId="6DD7C5AC" w14:textId="77777777" w:rsidR="00E43E47" w:rsidRDefault="009328D1" w:rsidP="00EF6E75">
      <w:pPr>
        <w:rPr>
          <w:rFonts w:cs="B Nazanin"/>
          <w:sz w:val="28"/>
          <w:szCs w:val="28"/>
        </w:rPr>
      </w:pPr>
      <w:r>
        <w:rPr>
          <w:rFonts w:cs="B Nazanin" w:hint="cs"/>
          <w:sz w:val="28"/>
          <w:szCs w:val="28"/>
          <w:rtl/>
        </w:rPr>
        <w:t xml:space="preserve">بازه مربوط به سیگنال تشنج تونیک : </w:t>
      </w:r>
      <w:r>
        <w:rPr>
          <w:rFonts w:cs="B Nazanin"/>
          <w:sz w:val="28"/>
          <w:szCs w:val="28"/>
        </w:rPr>
        <w:t>[0.1</w:t>
      </w:r>
      <w:r w:rsidR="00EF6E75">
        <w:rPr>
          <w:rFonts w:cs="B Nazanin"/>
          <w:sz w:val="28"/>
          <w:szCs w:val="28"/>
        </w:rPr>
        <w:t>,</w:t>
      </w:r>
      <w:r>
        <w:rPr>
          <w:rFonts w:cs="B Nazanin"/>
          <w:sz w:val="28"/>
          <w:szCs w:val="28"/>
        </w:rPr>
        <w:t>0.45]</w:t>
      </w:r>
    </w:p>
    <w:p w14:paraId="09C75059" w14:textId="14DE7B68" w:rsidR="00E43E47" w:rsidRPr="00DD735A" w:rsidRDefault="009328D1" w:rsidP="009328D1">
      <w:pPr>
        <w:rPr>
          <w:rFonts w:cs="B Nazanin"/>
          <w:b/>
          <w:bCs/>
          <w:sz w:val="28"/>
          <w:szCs w:val="28"/>
          <w:rtl/>
          <w:rPrChange w:id="527" w:author="Fariba" w:date="2021-02-02T19:17:00Z">
            <w:rPr>
              <w:rFonts w:cs="B Nazanin"/>
              <w:sz w:val="28"/>
              <w:szCs w:val="28"/>
              <w:rtl/>
            </w:rPr>
          </w:rPrChange>
        </w:rPr>
      </w:pPr>
      <w:r w:rsidRPr="00DD735A">
        <w:rPr>
          <w:rFonts w:eastAsiaTheme="minorEastAsia" w:cs="B Nazanin"/>
          <w:b/>
          <w:bCs/>
          <w:sz w:val="28"/>
          <w:szCs w:val="28"/>
          <w:rPrChange w:id="528" w:author="Fariba" w:date="2021-02-02T19:17:00Z">
            <w:rPr>
              <w:rFonts w:eastAsiaTheme="minorEastAsia" w:cs="B Nazanin"/>
              <w:sz w:val="28"/>
              <w:szCs w:val="28"/>
            </w:rPr>
          </w:rPrChange>
        </w:rPr>
        <w:t>:</w:t>
      </w:r>
      <m:oMath>
        <m:sSub>
          <m:sSubPr>
            <m:ctrlPr>
              <w:rPr>
                <w:rFonts w:ascii="Cambria Math" w:hAnsi="Cambria Math" w:cs="B Nazanin"/>
                <w:b/>
                <w:bCs/>
                <w:sz w:val="28"/>
                <w:szCs w:val="28"/>
                <w:rPrChange w:id="529" w:author="Fariba" w:date="2021-02-02T19:17:00Z">
                  <w:rPr>
                    <w:rFonts w:ascii="Cambria Math" w:hAnsi="Cambria Math" w:cs="B Nazanin"/>
                    <w:sz w:val="28"/>
                    <w:szCs w:val="28"/>
                  </w:rPr>
                </w:rPrChange>
              </w:rPr>
            </m:ctrlPr>
          </m:sSubPr>
          <m:e>
            <m:r>
              <m:rPr>
                <m:sty m:val="bi"/>
              </m:rPr>
              <w:rPr>
                <w:rFonts w:ascii="Cambria Math" w:hAnsi="Cambria Math" w:cs="B Nazanin"/>
                <w:sz w:val="28"/>
                <w:szCs w:val="28"/>
                <w:rPrChange w:id="530" w:author="Fariba" w:date="2021-02-02T19:17:00Z">
                  <w:rPr>
                    <w:rFonts w:ascii="Cambria Math" w:hAnsi="Cambria Math" w:cs="B Nazanin"/>
                    <w:sz w:val="28"/>
                    <w:szCs w:val="28"/>
                  </w:rPr>
                </w:rPrChange>
              </w:rPr>
              <m:t>c</m:t>
            </m:r>
          </m:e>
          <m:sub>
            <m:r>
              <m:rPr>
                <m:sty m:val="bi"/>
              </m:rPr>
              <w:rPr>
                <w:rFonts w:ascii="Cambria Math" w:hAnsi="Cambria Math" w:cs="B Nazanin"/>
                <w:sz w:val="28"/>
                <w:szCs w:val="28"/>
                <w:rPrChange w:id="531" w:author="Fariba" w:date="2021-02-02T19:17:00Z">
                  <w:rPr>
                    <w:rFonts w:ascii="Cambria Math" w:hAnsi="Cambria Math" w:cs="B Nazanin"/>
                    <w:sz w:val="28"/>
                    <w:szCs w:val="28"/>
                  </w:rPr>
                </w:rPrChange>
              </w:rPr>
              <m:t>15</m:t>
            </m:r>
          </m:sub>
        </m:sSub>
      </m:oMath>
    </w:p>
    <w:p w14:paraId="3E62195C" w14:textId="77777777" w:rsidR="009328D1" w:rsidRPr="009328D1" w:rsidRDefault="009328D1" w:rsidP="00EF6E75">
      <w:pPr>
        <w:rPr>
          <w:rFonts w:cs="B Nazanin"/>
          <w:sz w:val="28"/>
          <w:szCs w:val="28"/>
          <w:rtl/>
        </w:rPr>
      </w:pPr>
      <w:r w:rsidRPr="009328D1">
        <w:rPr>
          <w:rFonts w:cs="B Nazanin"/>
          <w:sz w:val="28"/>
          <w:szCs w:val="28"/>
          <w:rtl/>
        </w:rPr>
        <w:t>بازه مربوط به س</w:t>
      </w:r>
      <w:r w:rsidRPr="009328D1">
        <w:rPr>
          <w:rFonts w:cs="B Nazanin" w:hint="cs"/>
          <w:sz w:val="28"/>
          <w:szCs w:val="28"/>
          <w:rtl/>
        </w:rPr>
        <w:t>ی</w:t>
      </w:r>
      <w:r w:rsidRPr="009328D1">
        <w:rPr>
          <w:rFonts w:cs="B Nazanin" w:hint="eastAsia"/>
          <w:sz w:val="28"/>
          <w:szCs w:val="28"/>
          <w:rtl/>
        </w:rPr>
        <w:t>گنال</w:t>
      </w:r>
      <w:r w:rsidRPr="009328D1">
        <w:rPr>
          <w:rFonts w:cs="B Nazanin"/>
          <w:sz w:val="28"/>
          <w:szCs w:val="28"/>
          <w:rtl/>
        </w:rPr>
        <w:t xml:space="preserve"> نرمال : [0.</w:t>
      </w:r>
      <w:r>
        <w:rPr>
          <w:rFonts w:cs="B Nazanin" w:hint="cs"/>
          <w:sz w:val="28"/>
          <w:szCs w:val="28"/>
          <w:rtl/>
        </w:rPr>
        <w:t>34</w:t>
      </w:r>
      <w:r w:rsidR="00EF6E75">
        <w:rPr>
          <w:rFonts w:cs="B Nazanin"/>
          <w:sz w:val="28"/>
          <w:szCs w:val="28"/>
        </w:rPr>
        <w:t>,</w:t>
      </w:r>
      <w:r w:rsidRPr="009328D1">
        <w:rPr>
          <w:rFonts w:cs="B Nazanin"/>
          <w:sz w:val="28"/>
          <w:szCs w:val="28"/>
          <w:rtl/>
        </w:rPr>
        <w:t>0.</w:t>
      </w:r>
      <w:r>
        <w:rPr>
          <w:rFonts w:cs="B Nazanin" w:hint="cs"/>
          <w:sz w:val="28"/>
          <w:szCs w:val="28"/>
          <w:rtl/>
        </w:rPr>
        <w:t>2</w:t>
      </w:r>
      <w:r w:rsidRPr="009328D1">
        <w:rPr>
          <w:rFonts w:cs="B Nazanin"/>
          <w:sz w:val="28"/>
          <w:szCs w:val="28"/>
          <w:rtl/>
        </w:rPr>
        <w:t>]</w:t>
      </w:r>
    </w:p>
    <w:p w14:paraId="5473ACA5" w14:textId="77777777" w:rsidR="009328D1" w:rsidRPr="009328D1" w:rsidRDefault="009328D1" w:rsidP="00EF6E75">
      <w:pPr>
        <w:rPr>
          <w:rFonts w:cs="B Nazanin"/>
          <w:sz w:val="28"/>
          <w:szCs w:val="28"/>
          <w:rtl/>
        </w:rPr>
      </w:pPr>
      <w:r w:rsidRPr="009328D1">
        <w:rPr>
          <w:rFonts w:cs="B Nazanin" w:hint="eastAsia"/>
          <w:sz w:val="28"/>
          <w:szCs w:val="28"/>
          <w:rtl/>
        </w:rPr>
        <w:t>بازه</w:t>
      </w:r>
      <w:r w:rsidRPr="009328D1">
        <w:rPr>
          <w:rFonts w:cs="B Nazanin"/>
          <w:sz w:val="28"/>
          <w:szCs w:val="28"/>
          <w:rtl/>
        </w:rPr>
        <w:t xml:space="preserve"> مربوط به س</w:t>
      </w:r>
      <w:r w:rsidRPr="009328D1">
        <w:rPr>
          <w:rFonts w:cs="B Nazanin" w:hint="cs"/>
          <w:sz w:val="28"/>
          <w:szCs w:val="28"/>
          <w:rtl/>
        </w:rPr>
        <w:t>ی</w:t>
      </w:r>
      <w:r w:rsidRPr="009328D1">
        <w:rPr>
          <w:rFonts w:cs="B Nazanin" w:hint="eastAsia"/>
          <w:sz w:val="28"/>
          <w:szCs w:val="28"/>
          <w:rtl/>
        </w:rPr>
        <w:t>گنال</w:t>
      </w:r>
      <w:r w:rsidRPr="009328D1">
        <w:rPr>
          <w:rFonts w:cs="B Nazanin"/>
          <w:sz w:val="28"/>
          <w:szCs w:val="28"/>
          <w:rtl/>
        </w:rPr>
        <w:t xml:space="preserve"> پ</w:t>
      </w:r>
      <w:r w:rsidRPr="009328D1">
        <w:rPr>
          <w:rFonts w:cs="B Nazanin" w:hint="cs"/>
          <w:sz w:val="28"/>
          <w:szCs w:val="28"/>
          <w:rtl/>
        </w:rPr>
        <w:t>ی</w:t>
      </w:r>
      <w:r w:rsidRPr="009328D1">
        <w:rPr>
          <w:rFonts w:cs="B Nazanin" w:hint="eastAsia"/>
          <w:sz w:val="28"/>
          <w:szCs w:val="28"/>
          <w:rtl/>
        </w:rPr>
        <w:t>ش</w:t>
      </w:r>
      <w:r w:rsidRPr="009328D1">
        <w:rPr>
          <w:rFonts w:cs="B Nazanin"/>
          <w:sz w:val="28"/>
          <w:szCs w:val="28"/>
          <w:rtl/>
        </w:rPr>
        <w:t xml:space="preserve"> تشنج : [0.</w:t>
      </w:r>
      <w:r>
        <w:rPr>
          <w:rFonts w:cs="B Nazanin" w:hint="cs"/>
          <w:sz w:val="28"/>
          <w:szCs w:val="28"/>
          <w:rtl/>
        </w:rPr>
        <w:t>37</w:t>
      </w:r>
      <w:r w:rsidR="00EF6E75">
        <w:rPr>
          <w:rFonts w:cs="B Nazanin"/>
          <w:sz w:val="28"/>
          <w:szCs w:val="28"/>
        </w:rPr>
        <w:t>,</w:t>
      </w:r>
      <w:r w:rsidRPr="009328D1">
        <w:rPr>
          <w:rFonts w:cs="B Nazanin"/>
          <w:sz w:val="28"/>
          <w:szCs w:val="28"/>
          <w:rtl/>
        </w:rPr>
        <w:t>0.</w:t>
      </w:r>
      <w:r>
        <w:rPr>
          <w:rFonts w:cs="B Nazanin" w:hint="cs"/>
          <w:sz w:val="28"/>
          <w:szCs w:val="28"/>
          <w:rtl/>
        </w:rPr>
        <w:t>34</w:t>
      </w:r>
      <w:r w:rsidRPr="009328D1">
        <w:rPr>
          <w:rFonts w:cs="B Nazanin"/>
          <w:sz w:val="28"/>
          <w:szCs w:val="28"/>
          <w:rtl/>
        </w:rPr>
        <w:t>]</w:t>
      </w:r>
    </w:p>
    <w:p w14:paraId="74B3280E" w14:textId="77777777" w:rsidR="009328D1" w:rsidRPr="009328D1" w:rsidRDefault="009328D1" w:rsidP="00EF6E75">
      <w:pPr>
        <w:rPr>
          <w:rFonts w:cs="B Nazanin"/>
          <w:sz w:val="28"/>
          <w:szCs w:val="28"/>
          <w:rtl/>
        </w:rPr>
      </w:pPr>
      <w:r w:rsidRPr="009328D1">
        <w:rPr>
          <w:rFonts w:cs="B Nazanin" w:hint="eastAsia"/>
          <w:sz w:val="28"/>
          <w:szCs w:val="28"/>
          <w:rtl/>
        </w:rPr>
        <w:t>بازه</w:t>
      </w:r>
      <w:r w:rsidRPr="009328D1">
        <w:rPr>
          <w:rFonts w:cs="B Nazanin"/>
          <w:sz w:val="28"/>
          <w:szCs w:val="28"/>
          <w:rtl/>
        </w:rPr>
        <w:t xml:space="preserve"> مربوط به س</w:t>
      </w:r>
      <w:r w:rsidRPr="009328D1">
        <w:rPr>
          <w:rFonts w:cs="B Nazanin" w:hint="cs"/>
          <w:sz w:val="28"/>
          <w:szCs w:val="28"/>
          <w:rtl/>
        </w:rPr>
        <w:t>ی</w:t>
      </w:r>
      <w:r w:rsidRPr="009328D1">
        <w:rPr>
          <w:rFonts w:cs="B Nazanin" w:hint="eastAsia"/>
          <w:sz w:val="28"/>
          <w:szCs w:val="28"/>
          <w:rtl/>
        </w:rPr>
        <w:t>گنال</w:t>
      </w:r>
      <w:r w:rsidRPr="009328D1">
        <w:rPr>
          <w:rFonts w:cs="B Nazanin"/>
          <w:sz w:val="28"/>
          <w:szCs w:val="28"/>
          <w:rtl/>
        </w:rPr>
        <w:t xml:space="preserve"> تشنج کلون</w:t>
      </w:r>
      <w:r w:rsidRPr="009328D1">
        <w:rPr>
          <w:rFonts w:cs="B Nazanin" w:hint="cs"/>
          <w:sz w:val="28"/>
          <w:szCs w:val="28"/>
          <w:rtl/>
        </w:rPr>
        <w:t>ی</w:t>
      </w:r>
      <w:r w:rsidRPr="009328D1">
        <w:rPr>
          <w:rFonts w:cs="B Nazanin" w:hint="eastAsia"/>
          <w:sz w:val="28"/>
          <w:szCs w:val="28"/>
          <w:rtl/>
        </w:rPr>
        <w:t>ک</w:t>
      </w:r>
      <w:r w:rsidRPr="009328D1">
        <w:rPr>
          <w:rFonts w:cs="B Nazanin"/>
          <w:sz w:val="28"/>
          <w:szCs w:val="28"/>
          <w:rtl/>
        </w:rPr>
        <w:t xml:space="preserve"> : [0.</w:t>
      </w:r>
      <w:r>
        <w:rPr>
          <w:rFonts w:cs="B Nazanin" w:hint="cs"/>
          <w:sz w:val="28"/>
          <w:szCs w:val="28"/>
          <w:rtl/>
        </w:rPr>
        <w:t>39</w:t>
      </w:r>
      <w:r w:rsidR="00EF6E75">
        <w:rPr>
          <w:rFonts w:cs="B Nazanin"/>
          <w:sz w:val="28"/>
          <w:szCs w:val="28"/>
        </w:rPr>
        <w:t>,</w:t>
      </w:r>
      <w:r w:rsidRPr="009328D1">
        <w:rPr>
          <w:rFonts w:cs="B Nazanin"/>
          <w:sz w:val="28"/>
          <w:szCs w:val="28"/>
          <w:rtl/>
        </w:rPr>
        <w:t>0.</w:t>
      </w:r>
      <w:r>
        <w:rPr>
          <w:rFonts w:cs="B Nazanin" w:hint="cs"/>
          <w:sz w:val="28"/>
          <w:szCs w:val="28"/>
          <w:rtl/>
        </w:rPr>
        <w:t>37</w:t>
      </w:r>
      <w:r w:rsidRPr="009328D1">
        <w:rPr>
          <w:rFonts w:cs="B Nazanin"/>
          <w:sz w:val="28"/>
          <w:szCs w:val="28"/>
          <w:rtl/>
        </w:rPr>
        <w:t>]</w:t>
      </w:r>
    </w:p>
    <w:p w14:paraId="1814936E" w14:textId="77777777" w:rsidR="009328D1" w:rsidRPr="009328D1" w:rsidRDefault="009328D1" w:rsidP="00EF6E75">
      <w:pPr>
        <w:rPr>
          <w:rFonts w:cs="B Nazanin"/>
          <w:sz w:val="28"/>
          <w:szCs w:val="28"/>
          <w:rtl/>
        </w:rPr>
      </w:pPr>
      <w:r w:rsidRPr="009328D1">
        <w:rPr>
          <w:rFonts w:cs="B Nazanin" w:hint="eastAsia"/>
          <w:sz w:val="28"/>
          <w:szCs w:val="28"/>
          <w:rtl/>
        </w:rPr>
        <w:t>بازه</w:t>
      </w:r>
      <w:r w:rsidRPr="009328D1">
        <w:rPr>
          <w:rFonts w:cs="B Nazanin"/>
          <w:sz w:val="28"/>
          <w:szCs w:val="28"/>
          <w:rtl/>
        </w:rPr>
        <w:t xml:space="preserve"> مربوط به س</w:t>
      </w:r>
      <w:r w:rsidRPr="009328D1">
        <w:rPr>
          <w:rFonts w:cs="B Nazanin" w:hint="cs"/>
          <w:sz w:val="28"/>
          <w:szCs w:val="28"/>
          <w:rtl/>
        </w:rPr>
        <w:t>ی</w:t>
      </w:r>
      <w:r w:rsidRPr="009328D1">
        <w:rPr>
          <w:rFonts w:cs="B Nazanin" w:hint="eastAsia"/>
          <w:sz w:val="28"/>
          <w:szCs w:val="28"/>
          <w:rtl/>
        </w:rPr>
        <w:t>گنال</w:t>
      </w:r>
      <w:r w:rsidRPr="009328D1">
        <w:rPr>
          <w:rFonts w:cs="B Nazanin"/>
          <w:sz w:val="28"/>
          <w:szCs w:val="28"/>
          <w:rtl/>
        </w:rPr>
        <w:t xml:space="preserve"> </w:t>
      </w:r>
      <w:commentRangeEnd w:id="523"/>
      <w:r w:rsidR="00DD735A">
        <w:rPr>
          <w:rStyle w:val="CommentReference"/>
          <w:rtl/>
        </w:rPr>
        <w:commentReference w:id="523"/>
      </w:r>
      <w:r w:rsidRPr="009328D1">
        <w:rPr>
          <w:rFonts w:cs="B Nazanin"/>
          <w:sz w:val="28"/>
          <w:szCs w:val="28"/>
          <w:rtl/>
        </w:rPr>
        <w:t>تشنج غ</w:t>
      </w:r>
      <w:r w:rsidRPr="009328D1">
        <w:rPr>
          <w:rFonts w:cs="B Nazanin" w:hint="cs"/>
          <w:sz w:val="28"/>
          <w:szCs w:val="28"/>
          <w:rtl/>
        </w:rPr>
        <w:t>ی</w:t>
      </w:r>
      <w:r w:rsidRPr="009328D1">
        <w:rPr>
          <w:rFonts w:cs="B Nazanin" w:hint="eastAsia"/>
          <w:sz w:val="28"/>
          <w:szCs w:val="28"/>
          <w:rtl/>
        </w:rPr>
        <w:t>اب</w:t>
      </w:r>
      <w:r w:rsidRPr="009328D1">
        <w:rPr>
          <w:rFonts w:cs="B Nazanin" w:hint="cs"/>
          <w:sz w:val="28"/>
          <w:szCs w:val="28"/>
          <w:rtl/>
        </w:rPr>
        <w:t>ی</w:t>
      </w:r>
      <w:r w:rsidRPr="009328D1">
        <w:rPr>
          <w:rFonts w:cs="B Nazanin"/>
          <w:sz w:val="28"/>
          <w:szCs w:val="28"/>
          <w:rtl/>
        </w:rPr>
        <w:t xml:space="preserve"> : [0.</w:t>
      </w:r>
      <w:r>
        <w:rPr>
          <w:rFonts w:cs="B Nazanin" w:hint="cs"/>
          <w:sz w:val="28"/>
          <w:szCs w:val="28"/>
          <w:rtl/>
        </w:rPr>
        <w:t>53</w:t>
      </w:r>
      <w:r w:rsidR="00EF6E75">
        <w:rPr>
          <w:rFonts w:cs="B Nazanin"/>
          <w:sz w:val="28"/>
          <w:szCs w:val="28"/>
        </w:rPr>
        <w:t>,</w:t>
      </w:r>
      <w:r w:rsidRPr="009328D1">
        <w:rPr>
          <w:rFonts w:cs="B Nazanin"/>
          <w:sz w:val="28"/>
          <w:szCs w:val="28"/>
          <w:rtl/>
        </w:rPr>
        <w:t>0.</w:t>
      </w:r>
      <w:r>
        <w:rPr>
          <w:rFonts w:cs="B Nazanin" w:hint="cs"/>
          <w:sz w:val="28"/>
          <w:szCs w:val="28"/>
          <w:rtl/>
        </w:rPr>
        <w:t>39</w:t>
      </w:r>
      <w:r w:rsidRPr="009328D1">
        <w:rPr>
          <w:rFonts w:cs="B Nazanin"/>
          <w:sz w:val="28"/>
          <w:szCs w:val="28"/>
          <w:rtl/>
        </w:rPr>
        <w:t>]</w:t>
      </w:r>
    </w:p>
    <w:p w14:paraId="68689DA1" w14:textId="77777777" w:rsidR="00E43E47" w:rsidRDefault="009328D1" w:rsidP="009328D1">
      <w:pPr>
        <w:rPr>
          <w:rFonts w:cs="B Nazanin"/>
          <w:sz w:val="28"/>
          <w:szCs w:val="28"/>
          <w:rtl/>
        </w:rPr>
      </w:pPr>
      <w:r w:rsidRPr="009328D1">
        <w:rPr>
          <w:rFonts w:cs="B Nazanin" w:hint="eastAsia"/>
          <w:sz w:val="28"/>
          <w:szCs w:val="28"/>
          <w:rtl/>
        </w:rPr>
        <w:lastRenderedPageBreak/>
        <w:t>بازه</w:t>
      </w:r>
      <w:r w:rsidRPr="009328D1">
        <w:rPr>
          <w:rFonts w:cs="B Nazanin"/>
          <w:sz w:val="28"/>
          <w:szCs w:val="28"/>
          <w:rtl/>
        </w:rPr>
        <w:t xml:space="preserve"> مربوط به س</w:t>
      </w:r>
      <w:r w:rsidRPr="009328D1">
        <w:rPr>
          <w:rFonts w:cs="B Nazanin" w:hint="cs"/>
          <w:sz w:val="28"/>
          <w:szCs w:val="28"/>
          <w:rtl/>
        </w:rPr>
        <w:t>ی</w:t>
      </w:r>
      <w:r w:rsidRPr="009328D1">
        <w:rPr>
          <w:rFonts w:cs="B Nazanin" w:hint="eastAsia"/>
          <w:sz w:val="28"/>
          <w:szCs w:val="28"/>
          <w:rtl/>
        </w:rPr>
        <w:t>گنال</w:t>
      </w:r>
      <w:r w:rsidRPr="009328D1">
        <w:rPr>
          <w:rFonts w:cs="B Nazanin"/>
          <w:sz w:val="28"/>
          <w:szCs w:val="28"/>
          <w:rtl/>
        </w:rPr>
        <w:t xml:space="preserve"> تشنج تون</w:t>
      </w:r>
      <w:r w:rsidRPr="009328D1">
        <w:rPr>
          <w:rFonts w:cs="B Nazanin" w:hint="cs"/>
          <w:sz w:val="28"/>
          <w:szCs w:val="28"/>
          <w:rtl/>
        </w:rPr>
        <w:t>ی</w:t>
      </w:r>
      <w:r w:rsidRPr="009328D1">
        <w:rPr>
          <w:rFonts w:cs="B Nazanin" w:hint="eastAsia"/>
          <w:sz w:val="28"/>
          <w:szCs w:val="28"/>
          <w:rtl/>
        </w:rPr>
        <w:t>ک</w:t>
      </w:r>
      <w:r w:rsidRPr="009328D1">
        <w:rPr>
          <w:rFonts w:cs="B Nazanin"/>
          <w:sz w:val="28"/>
          <w:szCs w:val="28"/>
          <w:rtl/>
        </w:rPr>
        <w:t xml:space="preserve"> : [0.</w:t>
      </w:r>
      <w:r>
        <w:rPr>
          <w:rFonts w:cs="B Nazanin" w:hint="cs"/>
          <w:sz w:val="28"/>
          <w:szCs w:val="28"/>
          <w:rtl/>
        </w:rPr>
        <w:t>9</w:t>
      </w:r>
      <w:r w:rsidRPr="009328D1">
        <w:rPr>
          <w:rFonts w:cs="B Nazanin"/>
          <w:sz w:val="28"/>
          <w:szCs w:val="28"/>
          <w:rtl/>
        </w:rPr>
        <w:t>-0.</w:t>
      </w:r>
      <w:r>
        <w:rPr>
          <w:rFonts w:cs="B Nazanin" w:hint="cs"/>
          <w:sz w:val="28"/>
          <w:szCs w:val="28"/>
          <w:rtl/>
        </w:rPr>
        <w:t>63</w:t>
      </w:r>
      <w:r w:rsidRPr="009328D1">
        <w:rPr>
          <w:rFonts w:cs="B Nazanin"/>
          <w:sz w:val="28"/>
          <w:szCs w:val="28"/>
          <w:rtl/>
        </w:rPr>
        <w:t>]</w:t>
      </w:r>
    </w:p>
    <w:p w14:paraId="10740BF3" w14:textId="77777777" w:rsidR="00E43E47" w:rsidRDefault="004D538B" w:rsidP="004D538B">
      <w:pPr>
        <w:rPr>
          <w:rFonts w:cs="B Nazanin"/>
          <w:sz w:val="28"/>
          <w:szCs w:val="28"/>
          <w:rtl/>
        </w:rPr>
      </w:pPr>
      <w:r w:rsidRPr="004D538B">
        <w:rPr>
          <w:rFonts w:cs="B Nazanin"/>
          <w:sz w:val="28"/>
          <w:szCs w:val="28"/>
          <w:rtl/>
        </w:rPr>
        <w:t>با استفاده از بازه ها</w:t>
      </w:r>
      <w:r w:rsidRPr="004D538B">
        <w:rPr>
          <w:rFonts w:cs="B Nazanin" w:hint="cs"/>
          <w:sz w:val="28"/>
          <w:szCs w:val="28"/>
          <w:rtl/>
        </w:rPr>
        <w:t>ی</w:t>
      </w:r>
      <w:r w:rsidRPr="004D538B">
        <w:rPr>
          <w:rFonts w:cs="B Nazanin"/>
          <w:sz w:val="28"/>
          <w:szCs w:val="28"/>
          <w:rtl/>
        </w:rPr>
        <w:t xml:space="preserve"> بدست آمده، س</w:t>
      </w:r>
      <w:r w:rsidRPr="004D538B">
        <w:rPr>
          <w:rFonts w:cs="B Nazanin" w:hint="cs"/>
          <w:sz w:val="28"/>
          <w:szCs w:val="28"/>
          <w:rtl/>
        </w:rPr>
        <w:t>ی</w:t>
      </w:r>
      <w:r w:rsidRPr="004D538B">
        <w:rPr>
          <w:rFonts w:cs="B Nazanin" w:hint="eastAsia"/>
          <w:sz w:val="28"/>
          <w:szCs w:val="28"/>
          <w:rtl/>
        </w:rPr>
        <w:t>گنال</w:t>
      </w:r>
      <w:r w:rsidRPr="004D538B">
        <w:rPr>
          <w:rFonts w:cs="B Nazanin"/>
          <w:sz w:val="28"/>
          <w:szCs w:val="28"/>
          <w:rtl/>
        </w:rPr>
        <w:t xml:space="preserve"> ها</w:t>
      </w:r>
      <w:r w:rsidRPr="004D538B">
        <w:rPr>
          <w:rFonts w:cs="B Nazanin" w:hint="cs"/>
          <w:sz w:val="28"/>
          <w:szCs w:val="28"/>
          <w:rtl/>
        </w:rPr>
        <w:t>ی</w:t>
      </w:r>
      <w:r w:rsidRPr="004D538B">
        <w:rPr>
          <w:rFonts w:cs="B Nazanin"/>
          <w:sz w:val="28"/>
          <w:szCs w:val="28"/>
          <w:rtl/>
        </w:rPr>
        <w:t xml:space="preserve"> مربوط به هر مرحله از تشنج با استفاده از نرم افزار </w:t>
      </w:r>
      <w:r>
        <w:rPr>
          <w:rFonts w:cs="B Nazanin"/>
          <w:sz w:val="28"/>
          <w:szCs w:val="28"/>
        </w:rPr>
        <w:t>MATLAB</w:t>
      </w:r>
      <w:r w:rsidRPr="004D538B">
        <w:rPr>
          <w:rFonts w:cs="B Nazanin"/>
          <w:sz w:val="28"/>
          <w:szCs w:val="28"/>
          <w:rtl/>
        </w:rPr>
        <w:t xml:space="preserve"> رسم گرد</w:t>
      </w:r>
      <w:r w:rsidRPr="004D538B">
        <w:rPr>
          <w:rFonts w:cs="B Nazanin" w:hint="cs"/>
          <w:sz w:val="28"/>
          <w:szCs w:val="28"/>
          <w:rtl/>
        </w:rPr>
        <w:t>ی</w:t>
      </w:r>
      <w:r w:rsidRPr="004D538B">
        <w:rPr>
          <w:rFonts w:cs="B Nazanin" w:hint="eastAsia"/>
          <w:sz w:val="28"/>
          <w:szCs w:val="28"/>
          <w:rtl/>
        </w:rPr>
        <w:t>د</w:t>
      </w:r>
      <w:r w:rsidRPr="004D538B">
        <w:rPr>
          <w:rFonts w:cs="B Nazanin"/>
          <w:sz w:val="28"/>
          <w:szCs w:val="28"/>
          <w:rtl/>
        </w:rPr>
        <w:t>.</w:t>
      </w:r>
    </w:p>
    <w:p w14:paraId="4EFB1050" w14:textId="77777777" w:rsidR="00E43E47" w:rsidRDefault="00E50083" w:rsidP="00507005">
      <w:pPr>
        <w:jc w:val="center"/>
        <w:rPr>
          <w:rFonts w:cs="B Nazanin"/>
          <w:sz w:val="28"/>
          <w:szCs w:val="28"/>
        </w:rPr>
      </w:pPr>
      <w:r>
        <w:rPr>
          <w:rFonts w:cs="B Nazanin"/>
          <w:sz w:val="28"/>
          <w:szCs w:val="28"/>
        </w:rPr>
        <w:pict w14:anchorId="5A2809AC">
          <v:shape id="_x0000_i1042" type="#_x0000_t75" style="width:315.6pt;height:237.6pt">
            <v:imagedata r:id="rId32" o:title="normal"/>
          </v:shape>
        </w:pict>
      </w:r>
    </w:p>
    <w:p w14:paraId="10ADBF42" w14:textId="6FECBA62" w:rsidR="00507005" w:rsidRDefault="001D478E" w:rsidP="00491BB8">
      <w:pPr>
        <w:jc w:val="center"/>
        <w:rPr>
          <w:rFonts w:cs="B Nazanin"/>
          <w:rtl/>
        </w:rPr>
      </w:pPr>
      <w:r>
        <w:rPr>
          <w:rFonts w:cs="B Nazanin" w:hint="cs"/>
          <w:rtl/>
        </w:rPr>
        <w:t>شکل 4-1 .</w:t>
      </w:r>
      <w:r w:rsidR="00507005" w:rsidRPr="00491BB8">
        <w:rPr>
          <w:rFonts w:cs="B Nazanin" w:hint="cs"/>
          <w:rtl/>
        </w:rPr>
        <w:t xml:space="preserve"> خروجی مدل در حالت نرمال بدون تشنج به ازای </w:t>
      </w:r>
      <m:oMath>
        <m:sSub>
          <m:sSubPr>
            <m:ctrlPr>
              <w:rPr>
                <w:rFonts w:ascii="Cambria Math" w:hAnsi="Cambria Math" w:cs="B Nazanin"/>
              </w:rPr>
            </m:ctrlPr>
          </m:sSubPr>
          <m:e>
            <m:r>
              <w:rPr>
                <w:rFonts w:ascii="Cambria Math" w:hAnsi="Cambria Math" w:cs="B Nazanin"/>
              </w:rPr>
              <m:t>c</m:t>
            </m:r>
          </m:e>
          <m:sub>
            <m:r>
              <w:rPr>
                <w:rFonts w:ascii="Cambria Math" w:hAnsi="Cambria Math" w:cs="B Nazanin"/>
              </w:rPr>
              <m:t>15</m:t>
            </m:r>
          </m:sub>
        </m:sSub>
        <m:r>
          <w:rPr>
            <w:rFonts w:ascii="Cambria Math" w:hAnsi="Cambria Math" w:cs="B Nazanin"/>
          </w:rPr>
          <m:t>=0.3</m:t>
        </m:r>
      </m:oMath>
      <w:r w:rsidR="00507005" w:rsidRPr="00491BB8">
        <w:rPr>
          <w:rFonts w:cs="B Nazanin" w:hint="cs"/>
          <w:rtl/>
        </w:rPr>
        <w:t xml:space="preserve"> و </w:t>
      </w:r>
      <m:oMath>
        <m:sSub>
          <m:sSubPr>
            <m:ctrlPr>
              <w:rPr>
                <w:rFonts w:ascii="Cambria Math" w:hAnsi="Cambria Math" w:cs="B Nazanin"/>
              </w:rPr>
            </m:ctrlPr>
          </m:sSubPr>
          <m:e>
            <m:r>
              <w:rPr>
                <w:rFonts w:ascii="Cambria Math" w:hAnsi="Cambria Math" w:cs="B Nazanin"/>
              </w:rPr>
              <m:t>c</m:t>
            </m:r>
          </m:e>
          <m:sub>
            <m:r>
              <w:rPr>
                <w:rFonts w:ascii="Cambria Math" w:hAnsi="Cambria Math" w:cs="B Nazanin"/>
              </w:rPr>
              <m:t>13</m:t>
            </m:r>
          </m:sub>
        </m:sSub>
        <m:r>
          <w:rPr>
            <w:rFonts w:ascii="Cambria Math" w:hAnsi="Cambria Math" w:cs="B Nazanin"/>
          </w:rPr>
          <m:t>=0.8</m:t>
        </m:r>
      </m:oMath>
      <w:ins w:id="532" w:author="Fariba" w:date="2021-02-02T19:18:00Z">
        <w:r w:rsidR="00CA6066">
          <w:rPr>
            <w:rFonts w:eastAsiaTheme="minorEastAsia" w:cs="B Nazanin" w:hint="cs"/>
            <w:rtl/>
          </w:rPr>
          <w:t>. یک ثانیه اول گراف فوق هنوز خروجی مدل در حالت عملکرد ا</w:t>
        </w:r>
      </w:ins>
      <w:ins w:id="533" w:author="Fariba" w:date="2021-02-02T19:19:00Z">
        <w:r w:rsidR="00CA6066">
          <w:rPr>
            <w:rFonts w:eastAsiaTheme="minorEastAsia" w:cs="B Nazanin" w:hint="cs"/>
            <w:rtl/>
          </w:rPr>
          <w:t>صل</w:t>
        </w:r>
      </w:ins>
      <w:ins w:id="534" w:author="Fariba" w:date="2021-02-02T19:18:00Z">
        <w:r w:rsidR="00CA6066">
          <w:rPr>
            <w:rFonts w:eastAsiaTheme="minorEastAsia" w:cs="B Nazanin" w:hint="cs"/>
            <w:rtl/>
          </w:rPr>
          <w:t>ی نیست و مربوط به مقادیر اولیه متغیرها در هنگام شبیه سازی است.</w:t>
        </w:r>
      </w:ins>
    </w:p>
    <w:p w14:paraId="748EF38E" w14:textId="77777777" w:rsidR="00DD4DFE" w:rsidRDefault="00DD4DFE" w:rsidP="00491BB8">
      <w:pPr>
        <w:jc w:val="center"/>
        <w:rPr>
          <w:rFonts w:cs="B Nazanin"/>
          <w:rtl/>
        </w:rPr>
      </w:pPr>
    </w:p>
    <w:p w14:paraId="2B2291B6" w14:textId="77777777" w:rsidR="00DD4DFE" w:rsidRDefault="00DD4DFE" w:rsidP="00491BB8">
      <w:pPr>
        <w:jc w:val="center"/>
        <w:rPr>
          <w:rFonts w:cs="B Nazanin"/>
          <w:rtl/>
        </w:rPr>
      </w:pPr>
    </w:p>
    <w:p w14:paraId="683CC829" w14:textId="77777777" w:rsidR="00507005" w:rsidRDefault="00E50083" w:rsidP="00491BB8">
      <w:pPr>
        <w:jc w:val="center"/>
        <w:rPr>
          <w:rFonts w:cs="B Nazanin"/>
          <w:sz w:val="28"/>
          <w:szCs w:val="28"/>
          <w:rtl/>
        </w:rPr>
      </w:pPr>
      <w:r>
        <w:rPr>
          <w:rFonts w:cs="B Nazanin"/>
          <w:sz w:val="28"/>
          <w:szCs w:val="28"/>
        </w:rPr>
        <w:pict w14:anchorId="4D07EAA5">
          <v:shape id="_x0000_i1043" type="#_x0000_t75" style="width:409.8pt;height:181.8pt">
            <v:imagedata r:id="rId33" o:title="4preictal"/>
          </v:shape>
        </w:pict>
      </w:r>
    </w:p>
    <w:p w14:paraId="7ED7ACF3" w14:textId="77777777" w:rsidR="00491BB8" w:rsidRPr="00491BB8" w:rsidRDefault="00491BB8" w:rsidP="00491BB8">
      <w:pPr>
        <w:jc w:val="center"/>
        <w:rPr>
          <w:rFonts w:cs="B Nazanin"/>
          <w:i/>
          <w:rtl/>
        </w:rPr>
      </w:pPr>
      <w:r w:rsidRPr="00491BB8">
        <w:rPr>
          <w:rFonts w:cs="B Nazanin" w:hint="cs"/>
          <w:rtl/>
        </w:rPr>
        <w:t>شکل 4-</w:t>
      </w:r>
      <w:r>
        <w:rPr>
          <w:rFonts w:cs="B Nazanin" w:hint="cs"/>
          <w:rtl/>
        </w:rPr>
        <w:t>2</w:t>
      </w:r>
      <w:r w:rsidR="001D478E">
        <w:rPr>
          <w:rFonts w:cs="B Nazanin" w:hint="cs"/>
          <w:rtl/>
        </w:rPr>
        <w:t xml:space="preserve"> .</w:t>
      </w:r>
      <w:r w:rsidRPr="00491BB8">
        <w:rPr>
          <w:rFonts w:cs="B Nazanin" w:hint="cs"/>
          <w:rtl/>
        </w:rPr>
        <w:t xml:space="preserve"> خروجی مدل در حالت </w:t>
      </w:r>
      <w:r>
        <w:rPr>
          <w:rFonts w:cs="B Nazanin" w:hint="cs"/>
          <w:rtl/>
        </w:rPr>
        <w:t>پیش تشنج</w:t>
      </w:r>
      <w:r w:rsidRPr="00491BB8">
        <w:rPr>
          <w:rFonts w:cs="B Nazanin" w:hint="cs"/>
          <w:rtl/>
        </w:rPr>
        <w:t xml:space="preserve"> به ازای </w:t>
      </w:r>
      <m:oMath>
        <m:sSub>
          <m:sSubPr>
            <m:ctrlPr>
              <w:rPr>
                <w:rFonts w:ascii="Cambria Math" w:hAnsi="Cambria Math" w:cs="B Nazanin"/>
              </w:rPr>
            </m:ctrlPr>
          </m:sSubPr>
          <m:e>
            <m:r>
              <w:rPr>
                <w:rFonts w:ascii="Cambria Math" w:hAnsi="Cambria Math" w:cs="B Nazanin"/>
              </w:rPr>
              <m:t>c</m:t>
            </m:r>
          </m:e>
          <m:sub>
            <m:r>
              <w:rPr>
                <w:rFonts w:ascii="Cambria Math" w:hAnsi="Cambria Math" w:cs="B Nazanin"/>
              </w:rPr>
              <m:t>15</m:t>
            </m:r>
          </m:sub>
        </m:sSub>
        <m:r>
          <w:rPr>
            <w:rFonts w:ascii="Cambria Math" w:hAnsi="Cambria Math" w:cs="B Nazanin"/>
          </w:rPr>
          <m:t>=0.35</m:t>
        </m:r>
      </m:oMath>
      <w:r w:rsidRPr="00491BB8">
        <w:rPr>
          <w:rFonts w:cs="B Nazanin" w:hint="cs"/>
          <w:rtl/>
        </w:rPr>
        <w:t xml:space="preserve"> و </w:t>
      </w:r>
      <m:oMath>
        <m:sSub>
          <m:sSubPr>
            <m:ctrlPr>
              <w:rPr>
                <w:rFonts w:ascii="Cambria Math" w:hAnsi="Cambria Math" w:cs="B Nazanin"/>
              </w:rPr>
            </m:ctrlPr>
          </m:sSubPr>
          <m:e>
            <m:r>
              <w:rPr>
                <w:rFonts w:ascii="Cambria Math" w:hAnsi="Cambria Math" w:cs="B Nazanin"/>
              </w:rPr>
              <m:t>c</m:t>
            </m:r>
          </m:e>
          <m:sub>
            <m:r>
              <w:rPr>
                <w:rFonts w:ascii="Cambria Math" w:hAnsi="Cambria Math" w:cs="B Nazanin"/>
              </w:rPr>
              <m:t>13</m:t>
            </m:r>
          </m:sub>
        </m:sSub>
        <m:r>
          <w:rPr>
            <w:rFonts w:ascii="Cambria Math" w:hAnsi="Cambria Math" w:cs="B Nazanin"/>
          </w:rPr>
          <m:t>=0.74</m:t>
        </m:r>
      </m:oMath>
    </w:p>
    <w:p w14:paraId="3312E13C" w14:textId="77777777" w:rsidR="00491BB8" w:rsidRDefault="00E50083" w:rsidP="006B20B7">
      <w:pPr>
        <w:jc w:val="center"/>
        <w:rPr>
          <w:rFonts w:cs="B Nazanin"/>
          <w:sz w:val="28"/>
          <w:szCs w:val="28"/>
          <w:rtl/>
        </w:rPr>
      </w:pPr>
      <w:r>
        <w:rPr>
          <w:rFonts w:cs="B Nazanin"/>
          <w:sz w:val="28"/>
          <w:szCs w:val="28"/>
        </w:rPr>
        <w:lastRenderedPageBreak/>
        <w:pict w14:anchorId="43C189A4">
          <v:shape id="_x0000_i1044" type="#_x0000_t75" style="width:424.2pt;height:178.2pt">
            <v:imagedata r:id="rId34" o:title="4clonic"/>
          </v:shape>
        </w:pict>
      </w:r>
    </w:p>
    <w:p w14:paraId="7657977B" w14:textId="77777777" w:rsidR="00491BB8" w:rsidRDefault="00491BB8" w:rsidP="00491BB8">
      <w:pPr>
        <w:jc w:val="center"/>
        <w:rPr>
          <w:rFonts w:cs="B Nazanin"/>
          <w:i/>
          <w:rtl/>
        </w:rPr>
      </w:pPr>
      <w:r w:rsidRPr="00491BB8">
        <w:rPr>
          <w:rFonts w:cs="B Nazanin" w:hint="cs"/>
          <w:rtl/>
        </w:rPr>
        <w:t>شکل 4-</w:t>
      </w:r>
      <w:r>
        <w:rPr>
          <w:rFonts w:cs="B Nazanin" w:hint="cs"/>
          <w:rtl/>
        </w:rPr>
        <w:t>3</w:t>
      </w:r>
      <w:r w:rsidR="001D478E">
        <w:rPr>
          <w:rFonts w:cs="B Nazanin" w:hint="cs"/>
          <w:rtl/>
        </w:rPr>
        <w:t xml:space="preserve"> .</w:t>
      </w:r>
      <w:r w:rsidR="00BC435E">
        <w:rPr>
          <w:rFonts w:cs="B Nazanin" w:hint="cs"/>
          <w:rtl/>
        </w:rPr>
        <w:t xml:space="preserve"> خروجی مدل در حالت</w:t>
      </w:r>
      <w:r>
        <w:rPr>
          <w:rFonts w:cs="B Nazanin" w:hint="cs"/>
          <w:rtl/>
        </w:rPr>
        <w:t xml:space="preserve"> تشنج</w:t>
      </w:r>
      <w:r w:rsidR="00BC435E">
        <w:rPr>
          <w:rFonts w:cs="B Nazanin" w:hint="cs"/>
          <w:rtl/>
        </w:rPr>
        <w:t xml:space="preserve"> کلونیک</w:t>
      </w:r>
      <w:r w:rsidRPr="00491BB8">
        <w:rPr>
          <w:rFonts w:cs="B Nazanin" w:hint="cs"/>
          <w:rtl/>
        </w:rPr>
        <w:t xml:space="preserve"> به ازای </w:t>
      </w:r>
      <m:oMath>
        <m:sSub>
          <m:sSubPr>
            <m:ctrlPr>
              <w:rPr>
                <w:rFonts w:ascii="Cambria Math" w:hAnsi="Cambria Math" w:cs="B Nazanin"/>
              </w:rPr>
            </m:ctrlPr>
          </m:sSubPr>
          <m:e>
            <m:r>
              <w:rPr>
                <w:rFonts w:ascii="Cambria Math" w:hAnsi="Cambria Math" w:cs="B Nazanin"/>
              </w:rPr>
              <m:t>c</m:t>
            </m:r>
          </m:e>
          <m:sub>
            <m:r>
              <w:rPr>
                <w:rFonts w:ascii="Cambria Math" w:hAnsi="Cambria Math" w:cs="B Nazanin"/>
              </w:rPr>
              <m:t>15</m:t>
            </m:r>
          </m:sub>
        </m:sSub>
        <m:r>
          <w:rPr>
            <w:rFonts w:ascii="Cambria Math" w:hAnsi="Cambria Math" w:cs="B Nazanin"/>
          </w:rPr>
          <m:t>=0.38</m:t>
        </m:r>
      </m:oMath>
      <w:r w:rsidRPr="00491BB8">
        <w:rPr>
          <w:rFonts w:cs="B Nazanin" w:hint="cs"/>
          <w:rtl/>
        </w:rPr>
        <w:t xml:space="preserve"> و </w:t>
      </w:r>
      <m:oMath>
        <m:sSub>
          <m:sSubPr>
            <m:ctrlPr>
              <w:rPr>
                <w:rFonts w:ascii="Cambria Math" w:hAnsi="Cambria Math" w:cs="B Nazanin"/>
              </w:rPr>
            </m:ctrlPr>
          </m:sSubPr>
          <m:e>
            <m:r>
              <w:rPr>
                <w:rFonts w:ascii="Cambria Math" w:hAnsi="Cambria Math" w:cs="B Nazanin"/>
              </w:rPr>
              <m:t>c</m:t>
            </m:r>
          </m:e>
          <m:sub>
            <m:r>
              <w:rPr>
                <w:rFonts w:ascii="Cambria Math" w:hAnsi="Cambria Math" w:cs="B Nazanin"/>
              </w:rPr>
              <m:t>13</m:t>
            </m:r>
          </m:sub>
        </m:sSub>
        <m:r>
          <w:rPr>
            <w:rFonts w:ascii="Cambria Math" w:hAnsi="Cambria Math" w:cs="B Nazanin"/>
          </w:rPr>
          <m:t>=0.71</m:t>
        </m:r>
      </m:oMath>
    </w:p>
    <w:p w14:paraId="195B3DFA" w14:textId="77777777" w:rsidR="00DD4DFE" w:rsidRPr="00491BB8" w:rsidRDefault="00DD4DFE" w:rsidP="00491BB8">
      <w:pPr>
        <w:jc w:val="center"/>
        <w:rPr>
          <w:rFonts w:cs="B Nazanin"/>
          <w:i/>
          <w:rtl/>
        </w:rPr>
      </w:pPr>
    </w:p>
    <w:p w14:paraId="5C654FB3" w14:textId="77777777" w:rsidR="00491BB8" w:rsidRDefault="00E50083" w:rsidP="00DD4DFE">
      <w:pPr>
        <w:jc w:val="center"/>
        <w:rPr>
          <w:rFonts w:cs="B Nazanin"/>
          <w:sz w:val="28"/>
          <w:szCs w:val="28"/>
          <w:rtl/>
        </w:rPr>
      </w:pPr>
      <w:r>
        <w:rPr>
          <w:rFonts w:cs="B Nazanin"/>
          <w:sz w:val="28"/>
          <w:szCs w:val="28"/>
        </w:rPr>
        <w:pict w14:anchorId="72CA4047">
          <v:shape id="_x0000_i1045" type="#_x0000_t75" style="width:402pt;height:172.8pt">
            <v:imagedata r:id="rId35" o:title="4absence"/>
          </v:shape>
        </w:pict>
      </w:r>
    </w:p>
    <w:p w14:paraId="35AF627D" w14:textId="77777777" w:rsidR="00491BB8" w:rsidRDefault="00491BB8" w:rsidP="00BC435E">
      <w:pPr>
        <w:jc w:val="center"/>
        <w:rPr>
          <w:rFonts w:cs="B Nazanin"/>
          <w:i/>
          <w:rtl/>
        </w:rPr>
      </w:pPr>
      <w:r w:rsidRPr="00491BB8">
        <w:rPr>
          <w:rFonts w:cs="B Nazanin" w:hint="cs"/>
          <w:rtl/>
        </w:rPr>
        <w:t>شکل 4-</w:t>
      </w:r>
      <w:r>
        <w:rPr>
          <w:rFonts w:cs="B Nazanin" w:hint="cs"/>
          <w:rtl/>
        </w:rPr>
        <w:t>4</w:t>
      </w:r>
      <w:r w:rsidR="001D478E">
        <w:rPr>
          <w:rFonts w:cs="B Nazanin" w:hint="cs"/>
          <w:rtl/>
        </w:rPr>
        <w:t xml:space="preserve"> .</w:t>
      </w:r>
      <w:r w:rsidRPr="00491BB8">
        <w:rPr>
          <w:rFonts w:cs="B Nazanin" w:hint="cs"/>
          <w:rtl/>
        </w:rPr>
        <w:t xml:space="preserve"> خروجی مدل در حالت </w:t>
      </w:r>
      <w:r w:rsidR="00BC435E">
        <w:rPr>
          <w:rFonts w:cs="B Nazanin" w:hint="cs"/>
          <w:rtl/>
        </w:rPr>
        <w:t>تشنج غیابی</w:t>
      </w:r>
      <w:r w:rsidRPr="00491BB8">
        <w:rPr>
          <w:rFonts w:cs="B Nazanin" w:hint="cs"/>
          <w:rtl/>
        </w:rPr>
        <w:t xml:space="preserve"> به ازای </w:t>
      </w:r>
      <m:oMath>
        <m:sSub>
          <m:sSubPr>
            <m:ctrlPr>
              <w:rPr>
                <w:rFonts w:ascii="Cambria Math" w:hAnsi="Cambria Math" w:cs="B Nazanin"/>
              </w:rPr>
            </m:ctrlPr>
          </m:sSubPr>
          <m:e>
            <m:r>
              <w:rPr>
                <w:rFonts w:ascii="Cambria Math" w:hAnsi="Cambria Math" w:cs="B Nazanin"/>
              </w:rPr>
              <m:t>c</m:t>
            </m:r>
          </m:e>
          <m:sub>
            <m:r>
              <w:rPr>
                <w:rFonts w:ascii="Cambria Math" w:hAnsi="Cambria Math" w:cs="B Nazanin"/>
              </w:rPr>
              <m:t>15</m:t>
            </m:r>
          </m:sub>
        </m:sSub>
        <m:r>
          <w:rPr>
            <w:rFonts w:ascii="Cambria Math" w:hAnsi="Cambria Math" w:cs="B Nazanin"/>
          </w:rPr>
          <m:t>=0.45</m:t>
        </m:r>
      </m:oMath>
      <w:r w:rsidRPr="00491BB8">
        <w:rPr>
          <w:rFonts w:cs="B Nazanin" w:hint="cs"/>
          <w:rtl/>
        </w:rPr>
        <w:t xml:space="preserve"> و </w:t>
      </w:r>
      <m:oMath>
        <m:sSub>
          <m:sSubPr>
            <m:ctrlPr>
              <w:rPr>
                <w:rFonts w:ascii="Cambria Math" w:hAnsi="Cambria Math" w:cs="B Nazanin"/>
              </w:rPr>
            </m:ctrlPr>
          </m:sSubPr>
          <m:e>
            <m:r>
              <w:rPr>
                <w:rFonts w:ascii="Cambria Math" w:hAnsi="Cambria Math" w:cs="B Nazanin"/>
              </w:rPr>
              <m:t>c</m:t>
            </m:r>
          </m:e>
          <m:sub>
            <m:r>
              <w:rPr>
                <w:rFonts w:ascii="Cambria Math" w:hAnsi="Cambria Math" w:cs="B Nazanin"/>
              </w:rPr>
              <m:t>13</m:t>
            </m:r>
          </m:sub>
        </m:sSub>
        <m:r>
          <w:rPr>
            <w:rFonts w:ascii="Cambria Math" w:hAnsi="Cambria Math" w:cs="B Nazanin"/>
          </w:rPr>
          <m:t>=0.6</m:t>
        </m:r>
      </m:oMath>
    </w:p>
    <w:p w14:paraId="246234CC" w14:textId="77777777" w:rsidR="00DD4DFE" w:rsidRPr="00491BB8" w:rsidRDefault="00DD4DFE" w:rsidP="00BC435E">
      <w:pPr>
        <w:jc w:val="center"/>
        <w:rPr>
          <w:rFonts w:cs="B Nazanin"/>
          <w:i/>
          <w:rtl/>
        </w:rPr>
      </w:pPr>
    </w:p>
    <w:p w14:paraId="6690325A" w14:textId="77777777" w:rsidR="00491BB8" w:rsidRDefault="00E50083" w:rsidP="00DD4DFE">
      <w:pPr>
        <w:jc w:val="center"/>
        <w:rPr>
          <w:rFonts w:cs="B Nazanin"/>
          <w:sz w:val="28"/>
          <w:szCs w:val="28"/>
          <w:rtl/>
        </w:rPr>
      </w:pPr>
      <w:r>
        <w:rPr>
          <w:rFonts w:cs="B Nazanin"/>
          <w:sz w:val="28"/>
          <w:szCs w:val="28"/>
        </w:rPr>
        <w:pict w14:anchorId="5410CC9E">
          <v:shape id="_x0000_i1046" type="#_x0000_t75" style="width:419.4pt;height:172.8pt">
            <v:imagedata r:id="rId36" o:title="4tonic"/>
          </v:shape>
        </w:pict>
      </w:r>
    </w:p>
    <w:p w14:paraId="44E88208" w14:textId="77777777" w:rsidR="00874C08" w:rsidRPr="00420E7B" w:rsidRDefault="00874C08" w:rsidP="00420E7B">
      <w:pPr>
        <w:jc w:val="center"/>
        <w:rPr>
          <w:rFonts w:cs="B Nazanin"/>
          <w:i/>
          <w:rtl/>
        </w:rPr>
      </w:pPr>
      <w:r w:rsidRPr="00491BB8">
        <w:rPr>
          <w:rFonts w:cs="B Nazanin" w:hint="cs"/>
          <w:rtl/>
        </w:rPr>
        <w:t>شکل 4-</w:t>
      </w:r>
      <w:r>
        <w:rPr>
          <w:rFonts w:cs="B Nazanin" w:hint="cs"/>
          <w:rtl/>
        </w:rPr>
        <w:t>5</w:t>
      </w:r>
      <w:r w:rsidR="001D478E">
        <w:rPr>
          <w:rFonts w:cs="B Nazanin" w:hint="cs"/>
          <w:rtl/>
        </w:rPr>
        <w:t xml:space="preserve"> .</w:t>
      </w:r>
      <w:r w:rsidRPr="00491BB8">
        <w:rPr>
          <w:rFonts w:cs="B Nazanin" w:hint="cs"/>
          <w:rtl/>
        </w:rPr>
        <w:t xml:space="preserve"> خروجی مدل در حالت </w:t>
      </w:r>
      <w:r>
        <w:rPr>
          <w:rFonts w:cs="B Nazanin" w:hint="cs"/>
          <w:rtl/>
        </w:rPr>
        <w:t>تشنج تونیک</w:t>
      </w:r>
      <w:r w:rsidRPr="00491BB8">
        <w:rPr>
          <w:rFonts w:cs="B Nazanin" w:hint="cs"/>
          <w:rtl/>
        </w:rPr>
        <w:t xml:space="preserve"> به ازای </w:t>
      </w:r>
      <m:oMath>
        <m:sSub>
          <m:sSubPr>
            <m:ctrlPr>
              <w:rPr>
                <w:rFonts w:ascii="Cambria Math" w:hAnsi="Cambria Math" w:cs="B Nazanin"/>
              </w:rPr>
            </m:ctrlPr>
          </m:sSubPr>
          <m:e>
            <m:r>
              <w:rPr>
                <w:rFonts w:ascii="Cambria Math" w:hAnsi="Cambria Math" w:cs="B Nazanin"/>
              </w:rPr>
              <m:t>c</m:t>
            </m:r>
          </m:e>
          <m:sub>
            <m:r>
              <w:rPr>
                <w:rFonts w:ascii="Cambria Math" w:hAnsi="Cambria Math" w:cs="B Nazanin"/>
              </w:rPr>
              <m:t>15</m:t>
            </m:r>
          </m:sub>
        </m:sSub>
        <m:r>
          <w:rPr>
            <w:rFonts w:ascii="Cambria Math" w:hAnsi="Cambria Math" w:cs="B Nazanin"/>
          </w:rPr>
          <m:t>=0.7</m:t>
        </m:r>
      </m:oMath>
      <w:r w:rsidRPr="00491BB8">
        <w:rPr>
          <w:rFonts w:cs="B Nazanin" w:hint="cs"/>
          <w:rtl/>
        </w:rPr>
        <w:t xml:space="preserve"> و </w:t>
      </w:r>
      <m:oMath>
        <m:sSub>
          <m:sSubPr>
            <m:ctrlPr>
              <w:rPr>
                <w:rFonts w:ascii="Cambria Math" w:hAnsi="Cambria Math" w:cs="B Nazanin"/>
              </w:rPr>
            </m:ctrlPr>
          </m:sSubPr>
          <m:e>
            <m:r>
              <w:rPr>
                <w:rFonts w:ascii="Cambria Math" w:hAnsi="Cambria Math" w:cs="B Nazanin"/>
              </w:rPr>
              <m:t>c</m:t>
            </m:r>
          </m:e>
          <m:sub>
            <m:r>
              <w:rPr>
                <w:rFonts w:ascii="Cambria Math" w:hAnsi="Cambria Math" w:cs="B Nazanin"/>
              </w:rPr>
              <m:t>13</m:t>
            </m:r>
          </m:sub>
        </m:sSub>
        <m:r>
          <w:rPr>
            <w:rFonts w:ascii="Cambria Math" w:hAnsi="Cambria Math" w:cs="B Nazanin"/>
          </w:rPr>
          <m:t>=0.3</m:t>
        </m:r>
      </m:oMath>
    </w:p>
    <w:p w14:paraId="26D156DB" w14:textId="74009FCB" w:rsidR="00E43E47" w:rsidDel="00CA6066" w:rsidRDefault="00507005" w:rsidP="00FC40A1">
      <w:pPr>
        <w:jc w:val="both"/>
        <w:rPr>
          <w:del w:id="535" w:author="Fariba" w:date="2021-02-02T19:20:00Z"/>
          <w:rFonts w:cs="B Nazanin"/>
          <w:sz w:val="28"/>
          <w:szCs w:val="28"/>
          <w:rtl/>
        </w:rPr>
      </w:pPr>
      <w:r>
        <w:rPr>
          <w:rFonts w:cs="B Nazanin" w:hint="cs"/>
          <w:sz w:val="28"/>
          <w:szCs w:val="28"/>
          <w:rtl/>
        </w:rPr>
        <w:lastRenderedPageBreak/>
        <w:t xml:space="preserve">به منظور شبیه کردن خروجی مدل به سیگنال </w:t>
      </w:r>
      <w:r>
        <w:rPr>
          <w:rFonts w:cs="B Nazanin"/>
          <w:sz w:val="28"/>
          <w:szCs w:val="28"/>
        </w:rPr>
        <w:t>EEG</w:t>
      </w:r>
      <w:r>
        <w:rPr>
          <w:rFonts w:cs="B Nazanin" w:hint="cs"/>
          <w:sz w:val="28"/>
          <w:szCs w:val="28"/>
          <w:rtl/>
        </w:rPr>
        <w:t xml:space="preserve"> </w:t>
      </w:r>
      <w:r w:rsidR="001D478E">
        <w:rPr>
          <w:rFonts w:cs="B Nazanin" w:hint="cs"/>
          <w:sz w:val="28"/>
          <w:szCs w:val="28"/>
          <w:rtl/>
        </w:rPr>
        <w:t xml:space="preserve">، </w:t>
      </w:r>
      <w:r>
        <w:rPr>
          <w:rFonts w:cs="B Nazanin" w:hint="cs"/>
          <w:sz w:val="28"/>
          <w:szCs w:val="28"/>
          <w:rtl/>
        </w:rPr>
        <w:t>نویز گوسی در</w:t>
      </w:r>
      <w:r w:rsidR="001D478E">
        <w:rPr>
          <w:rFonts w:cs="B Nazanin" w:hint="cs"/>
          <w:sz w:val="28"/>
          <w:szCs w:val="28"/>
          <w:rtl/>
        </w:rPr>
        <w:t xml:space="preserve"> این</w:t>
      </w:r>
      <w:r>
        <w:rPr>
          <w:rFonts w:cs="B Nazanin" w:hint="cs"/>
          <w:sz w:val="28"/>
          <w:szCs w:val="28"/>
          <w:rtl/>
        </w:rPr>
        <w:t xml:space="preserve"> مدل وجود دارد.</w:t>
      </w:r>
      <w:ins w:id="536" w:author="Fariba" w:date="2021-02-02T19:20:00Z">
        <w:r w:rsidR="00CA6066">
          <w:rPr>
            <w:rFonts w:cs="B Nazanin" w:hint="cs"/>
            <w:sz w:val="28"/>
            <w:szCs w:val="28"/>
            <w:rtl/>
          </w:rPr>
          <w:t xml:space="preserve"> </w:t>
        </w:r>
      </w:ins>
    </w:p>
    <w:p w14:paraId="47FDE341" w14:textId="5F07482D" w:rsidR="00507005" w:rsidRDefault="00507005" w:rsidP="00CA6066">
      <w:pPr>
        <w:jc w:val="both"/>
        <w:rPr>
          <w:rFonts w:cs="B Nazanin"/>
          <w:sz w:val="28"/>
          <w:szCs w:val="28"/>
          <w:rtl/>
        </w:rPr>
      </w:pPr>
      <w:r>
        <w:rPr>
          <w:rFonts w:cs="B Nazanin" w:hint="cs"/>
          <w:sz w:val="28"/>
          <w:szCs w:val="28"/>
          <w:rtl/>
        </w:rPr>
        <w:t>نکته دیگری که باید در خروجی سیگنال در نظر گرفت این است که یک ثانیه ی ابتدایی همه سیگنال های ترسیم شده مربوط به حالت محاسباتی سیستم</w:t>
      </w:r>
      <w:ins w:id="537" w:author="Fariba" w:date="2021-02-02T19:20:00Z">
        <w:r w:rsidR="00CA6066">
          <w:rPr>
            <w:rFonts w:cs="B Nazanin" w:hint="cs"/>
            <w:sz w:val="28"/>
            <w:szCs w:val="28"/>
            <w:rtl/>
          </w:rPr>
          <w:t xml:space="preserve"> </w:t>
        </w:r>
      </w:ins>
      <w:r>
        <w:rPr>
          <w:rFonts w:cs="B Nazanin" w:hint="cs"/>
          <w:sz w:val="28"/>
          <w:szCs w:val="28"/>
          <w:rtl/>
        </w:rPr>
        <w:t>( پاسخ رفتار شبیه سازی) است و پاسخ رفتار مغز مربوط به ثانیه ی 1</w:t>
      </w:r>
      <w:r w:rsidR="004D538B">
        <w:rPr>
          <w:rFonts w:cs="B Nazanin" w:hint="cs"/>
          <w:sz w:val="28"/>
          <w:szCs w:val="28"/>
          <w:rtl/>
        </w:rPr>
        <w:t>0</w:t>
      </w:r>
      <w:r>
        <w:rPr>
          <w:rFonts w:cs="B Nazanin" w:hint="cs"/>
          <w:sz w:val="28"/>
          <w:szCs w:val="28"/>
          <w:rtl/>
        </w:rPr>
        <w:t xml:space="preserve">-1 </w:t>
      </w:r>
      <w:del w:id="538" w:author="Fariba" w:date="2021-02-02T19:20:00Z">
        <w:r w:rsidDel="00CA6066">
          <w:rPr>
            <w:rFonts w:cs="B Nazanin" w:hint="cs"/>
            <w:sz w:val="28"/>
            <w:szCs w:val="28"/>
            <w:rtl/>
          </w:rPr>
          <w:delText>می باشد</w:delText>
        </w:r>
      </w:del>
      <w:ins w:id="539" w:author="Fariba" w:date="2021-02-02T19:20:00Z">
        <w:r w:rsidR="00CA6066">
          <w:rPr>
            <w:rFonts w:cs="B Nazanin" w:hint="cs"/>
            <w:sz w:val="28"/>
            <w:szCs w:val="28"/>
            <w:rtl/>
          </w:rPr>
          <w:t>است</w:t>
        </w:r>
      </w:ins>
      <w:r>
        <w:rPr>
          <w:rFonts w:cs="B Nazanin" w:hint="cs"/>
          <w:sz w:val="28"/>
          <w:szCs w:val="28"/>
          <w:rtl/>
        </w:rPr>
        <w:t>.</w:t>
      </w:r>
    </w:p>
    <w:p w14:paraId="72040A54" w14:textId="26D7C45B" w:rsidR="009328D1" w:rsidDel="00CA6066" w:rsidRDefault="00A42C63" w:rsidP="00CA6066">
      <w:pPr>
        <w:jc w:val="both"/>
        <w:rPr>
          <w:del w:id="540" w:author="Fariba" w:date="2021-02-02T19:20:00Z"/>
          <w:rFonts w:cs="B Nazanin"/>
          <w:sz w:val="28"/>
          <w:szCs w:val="28"/>
          <w:rtl/>
        </w:rPr>
      </w:pPr>
      <w:r>
        <w:rPr>
          <w:rFonts w:cs="B Nazanin" w:hint="cs"/>
          <w:sz w:val="28"/>
          <w:szCs w:val="28"/>
          <w:rtl/>
        </w:rPr>
        <w:t xml:space="preserve">با توجه به اینکه مسئله </w:t>
      </w:r>
      <w:del w:id="541" w:author="Fariba" w:date="2021-02-02T19:20:00Z">
        <w:r w:rsidDel="00CA6066">
          <w:rPr>
            <w:rFonts w:cs="B Nazanin"/>
            <w:sz w:val="28"/>
            <w:szCs w:val="28"/>
          </w:rPr>
          <w:delText>plasticity</w:delText>
        </w:r>
        <w:r w:rsidDel="00CA6066">
          <w:rPr>
            <w:rFonts w:cs="B Nazanin" w:hint="cs"/>
            <w:sz w:val="28"/>
            <w:szCs w:val="28"/>
            <w:rtl/>
          </w:rPr>
          <w:delText xml:space="preserve"> </w:delText>
        </w:r>
      </w:del>
      <w:ins w:id="542" w:author="Fariba" w:date="2021-02-02T19:20:00Z">
        <w:r w:rsidR="00CA6066">
          <w:rPr>
            <w:rFonts w:cs="B Nazanin" w:hint="cs"/>
            <w:sz w:val="28"/>
            <w:szCs w:val="28"/>
            <w:rtl/>
          </w:rPr>
          <w:t>پلاستیسیتی یا شکل پذیری</w:t>
        </w:r>
        <w:r w:rsidR="00CA6066">
          <w:rPr>
            <w:rFonts w:cs="B Nazanin" w:hint="cs"/>
            <w:sz w:val="28"/>
            <w:szCs w:val="28"/>
            <w:rtl/>
          </w:rPr>
          <w:t xml:space="preserve"> </w:t>
        </w:r>
      </w:ins>
      <w:r>
        <w:rPr>
          <w:rFonts w:cs="B Nazanin" w:hint="cs"/>
          <w:sz w:val="28"/>
          <w:szCs w:val="28"/>
          <w:rtl/>
        </w:rPr>
        <w:t xml:space="preserve">سیناپسی در مدل اعمال نشده است ، تغییراتی که در اثر اعمال </w:t>
      </w:r>
      <w:r>
        <w:rPr>
          <w:rFonts w:cs="B Nazanin"/>
          <w:sz w:val="28"/>
          <w:szCs w:val="28"/>
        </w:rPr>
        <w:t>tDCS</w:t>
      </w:r>
      <w:r>
        <w:rPr>
          <w:rFonts w:cs="B Nazanin" w:hint="cs"/>
          <w:sz w:val="28"/>
          <w:szCs w:val="28"/>
          <w:rtl/>
        </w:rPr>
        <w:t xml:space="preserve"> در دراز مدت در سیناپس ایجاد می شود در این مدل قابل مشاهده نخواهد بود.</w:t>
      </w:r>
      <w:ins w:id="543" w:author="Fariba" w:date="2021-02-02T19:20:00Z">
        <w:r w:rsidR="00CA6066">
          <w:rPr>
            <w:rFonts w:cs="B Nazanin" w:hint="cs"/>
            <w:sz w:val="28"/>
            <w:szCs w:val="28"/>
            <w:rtl/>
          </w:rPr>
          <w:t xml:space="preserve"> </w:t>
        </w:r>
      </w:ins>
    </w:p>
    <w:p w14:paraId="200D30ED" w14:textId="0C516AB1" w:rsidR="009328D1" w:rsidRDefault="00A42C63" w:rsidP="00CA6066">
      <w:pPr>
        <w:jc w:val="both"/>
        <w:rPr>
          <w:rFonts w:cs="B Nazanin"/>
          <w:sz w:val="28"/>
          <w:szCs w:val="28"/>
          <w:rtl/>
        </w:rPr>
      </w:pPr>
      <w:r>
        <w:rPr>
          <w:rFonts w:cs="B Nazanin" w:hint="cs"/>
          <w:sz w:val="28"/>
          <w:szCs w:val="28"/>
          <w:rtl/>
        </w:rPr>
        <w:t>در نتیجه ما در این مدل</w:t>
      </w:r>
      <w:r w:rsidR="001202D7">
        <w:rPr>
          <w:rFonts w:cs="B Nazanin" w:hint="cs"/>
          <w:sz w:val="28"/>
          <w:szCs w:val="28"/>
          <w:rtl/>
        </w:rPr>
        <w:t xml:space="preserve"> بجای اعمال </w:t>
      </w:r>
      <w:r w:rsidR="001202D7">
        <w:rPr>
          <w:rFonts w:cs="B Nazanin"/>
          <w:sz w:val="28"/>
          <w:szCs w:val="28"/>
        </w:rPr>
        <w:t>tDCS</w:t>
      </w:r>
      <w:r w:rsidR="001202D7">
        <w:rPr>
          <w:rFonts w:cs="B Nazanin" w:hint="cs"/>
          <w:sz w:val="28"/>
          <w:szCs w:val="28"/>
          <w:rtl/>
        </w:rPr>
        <w:t xml:space="preserve"> و استفاده از مسئله </w:t>
      </w:r>
      <w:del w:id="544" w:author="Fariba" w:date="2021-02-02T19:20:00Z">
        <w:r w:rsidR="001202D7" w:rsidDel="00CA6066">
          <w:rPr>
            <w:rFonts w:cs="B Nazanin"/>
            <w:sz w:val="28"/>
            <w:szCs w:val="28"/>
          </w:rPr>
          <w:delText>plasticity</w:delText>
        </w:r>
        <w:r w:rsidR="001202D7" w:rsidDel="00CA6066">
          <w:rPr>
            <w:rFonts w:cs="B Nazanin" w:hint="cs"/>
            <w:sz w:val="28"/>
            <w:szCs w:val="28"/>
            <w:rtl/>
          </w:rPr>
          <w:delText xml:space="preserve"> </w:delText>
        </w:r>
      </w:del>
      <w:ins w:id="545" w:author="Fariba" w:date="2021-02-02T19:20:00Z">
        <w:r w:rsidR="00CA6066">
          <w:rPr>
            <w:rFonts w:cs="B Nazanin" w:hint="cs"/>
            <w:sz w:val="28"/>
            <w:szCs w:val="28"/>
            <w:rtl/>
          </w:rPr>
          <w:t>شکل پذیری</w:t>
        </w:r>
        <w:r w:rsidR="00CA6066">
          <w:rPr>
            <w:rFonts w:cs="B Nazanin" w:hint="cs"/>
            <w:sz w:val="28"/>
            <w:szCs w:val="28"/>
            <w:rtl/>
          </w:rPr>
          <w:t xml:space="preserve"> </w:t>
        </w:r>
      </w:ins>
      <w:r w:rsidR="001202D7">
        <w:rPr>
          <w:rFonts w:cs="B Nazanin" w:hint="cs"/>
          <w:sz w:val="28"/>
          <w:szCs w:val="28"/>
          <w:rtl/>
        </w:rPr>
        <w:t>که در مدل وندلینگ و همکاران شرح داده شد ، مشابه مدل ملایی اردکانی و همکاران ،</w:t>
      </w:r>
      <w:r w:rsidR="001202D7">
        <w:rPr>
          <w:rFonts w:cs="B Nazanin"/>
          <w:sz w:val="28"/>
          <w:szCs w:val="28"/>
        </w:rPr>
        <w:t xml:space="preserve"> tDCS</w:t>
      </w:r>
      <w:r w:rsidR="001D478E">
        <w:rPr>
          <w:rFonts w:cs="B Nazanin"/>
          <w:sz w:val="28"/>
          <w:szCs w:val="28"/>
        </w:rPr>
        <w:t xml:space="preserve"> </w:t>
      </w:r>
      <w:r w:rsidR="001202D7">
        <w:rPr>
          <w:rFonts w:cs="B Nazanin" w:hint="cs"/>
          <w:sz w:val="28"/>
          <w:szCs w:val="28"/>
          <w:rtl/>
        </w:rPr>
        <w:t xml:space="preserve"> را بصورت یک ولتاژ در نظر می گیریم و به مدل توده نورونی اصلاح شده لیو و ونگ اضافه می کنیم.</w:t>
      </w:r>
    </w:p>
    <w:p w14:paraId="351ACA0B" w14:textId="77777777" w:rsidR="009328D1" w:rsidRDefault="001202D7" w:rsidP="00FC40A1">
      <w:pPr>
        <w:jc w:val="both"/>
        <w:rPr>
          <w:rFonts w:cs="B Nazanin"/>
          <w:sz w:val="28"/>
          <w:szCs w:val="28"/>
          <w:rtl/>
        </w:rPr>
      </w:pPr>
      <w:r>
        <w:rPr>
          <w:rFonts w:cs="B Nazanin" w:hint="cs"/>
          <w:sz w:val="28"/>
          <w:szCs w:val="28"/>
          <w:rtl/>
        </w:rPr>
        <w:t xml:space="preserve">همانطور که در فصل دوم شرح داده شد ، </w:t>
      </w:r>
      <w:r w:rsidRPr="001202D7">
        <w:rPr>
          <w:rFonts w:cs="B Nazanin"/>
          <w:sz w:val="28"/>
          <w:szCs w:val="28"/>
        </w:rPr>
        <w:t>tDCS</w:t>
      </w:r>
      <w:r>
        <w:rPr>
          <w:rFonts w:cs="B Nazanin"/>
          <w:sz w:val="28"/>
          <w:szCs w:val="28"/>
          <w:rtl/>
        </w:rPr>
        <w:t xml:space="preserve"> آنودال</w:t>
      </w:r>
      <w:r w:rsidRPr="001202D7">
        <w:rPr>
          <w:rFonts w:cs="B Nazanin"/>
          <w:sz w:val="28"/>
          <w:szCs w:val="28"/>
          <w:rtl/>
        </w:rPr>
        <w:t xml:space="preserve"> منجر به تسه</w:t>
      </w:r>
      <w:r w:rsidRPr="001202D7">
        <w:rPr>
          <w:rFonts w:cs="B Nazanin" w:hint="cs"/>
          <w:sz w:val="28"/>
          <w:szCs w:val="28"/>
          <w:rtl/>
        </w:rPr>
        <w:t>ی</w:t>
      </w:r>
      <w:r w:rsidRPr="001202D7">
        <w:rPr>
          <w:rFonts w:cs="B Nazanin" w:hint="eastAsia"/>
          <w:sz w:val="28"/>
          <w:szCs w:val="28"/>
          <w:rtl/>
        </w:rPr>
        <w:t>ل</w:t>
      </w:r>
      <w:r w:rsidRPr="001202D7">
        <w:rPr>
          <w:rFonts w:cs="B Nazanin"/>
          <w:sz w:val="28"/>
          <w:szCs w:val="28"/>
          <w:rtl/>
        </w:rPr>
        <w:t xml:space="preserve"> دپلار</w:t>
      </w:r>
      <w:r w:rsidRPr="001202D7">
        <w:rPr>
          <w:rFonts w:cs="B Nazanin" w:hint="cs"/>
          <w:sz w:val="28"/>
          <w:szCs w:val="28"/>
          <w:rtl/>
        </w:rPr>
        <w:t>ی</w:t>
      </w:r>
      <w:r w:rsidRPr="001202D7">
        <w:rPr>
          <w:rFonts w:cs="B Nazanin" w:hint="eastAsia"/>
          <w:sz w:val="28"/>
          <w:szCs w:val="28"/>
          <w:rtl/>
        </w:rPr>
        <w:t>زاس</w:t>
      </w:r>
      <w:r w:rsidRPr="001202D7">
        <w:rPr>
          <w:rFonts w:cs="B Nazanin" w:hint="cs"/>
          <w:sz w:val="28"/>
          <w:szCs w:val="28"/>
          <w:rtl/>
        </w:rPr>
        <w:t>ی</w:t>
      </w:r>
      <w:r w:rsidRPr="001202D7">
        <w:rPr>
          <w:rFonts w:cs="B Nazanin" w:hint="eastAsia"/>
          <w:sz w:val="28"/>
          <w:szCs w:val="28"/>
          <w:rtl/>
        </w:rPr>
        <w:t>ون</w:t>
      </w:r>
      <w:r w:rsidRPr="001202D7">
        <w:rPr>
          <w:rFonts w:cs="B Nazanin"/>
          <w:sz w:val="28"/>
          <w:szCs w:val="28"/>
          <w:rtl/>
        </w:rPr>
        <w:t xml:space="preserve"> غشا</w:t>
      </w:r>
      <w:r w:rsidRPr="001202D7">
        <w:rPr>
          <w:rFonts w:cs="B Nazanin" w:hint="cs"/>
          <w:sz w:val="28"/>
          <w:szCs w:val="28"/>
          <w:rtl/>
        </w:rPr>
        <w:t>ی</w:t>
      </w:r>
      <w:r w:rsidRPr="001202D7">
        <w:rPr>
          <w:rFonts w:cs="B Nazanin"/>
          <w:sz w:val="28"/>
          <w:szCs w:val="28"/>
          <w:rtl/>
        </w:rPr>
        <w:t xml:space="preserve"> نورون و افزا</w:t>
      </w:r>
      <w:r w:rsidRPr="001202D7">
        <w:rPr>
          <w:rFonts w:cs="B Nazanin" w:hint="cs"/>
          <w:sz w:val="28"/>
          <w:szCs w:val="28"/>
          <w:rtl/>
        </w:rPr>
        <w:t>ی</w:t>
      </w:r>
      <w:r w:rsidRPr="001202D7">
        <w:rPr>
          <w:rFonts w:cs="B Nazanin" w:hint="eastAsia"/>
          <w:sz w:val="28"/>
          <w:szCs w:val="28"/>
          <w:rtl/>
        </w:rPr>
        <w:t>ش</w:t>
      </w:r>
      <w:r w:rsidRPr="001202D7">
        <w:rPr>
          <w:rFonts w:cs="B Nazanin"/>
          <w:sz w:val="28"/>
          <w:szCs w:val="28"/>
          <w:rtl/>
        </w:rPr>
        <w:t xml:space="preserve"> فعال</w:t>
      </w:r>
      <w:r w:rsidRPr="001202D7">
        <w:rPr>
          <w:rFonts w:cs="B Nazanin" w:hint="cs"/>
          <w:sz w:val="28"/>
          <w:szCs w:val="28"/>
          <w:rtl/>
        </w:rPr>
        <w:t>ی</w:t>
      </w:r>
      <w:r w:rsidRPr="001202D7">
        <w:rPr>
          <w:rFonts w:cs="B Nazanin" w:hint="eastAsia"/>
          <w:sz w:val="28"/>
          <w:szCs w:val="28"/>
          <w:rtl/>
        </w:rPr>
        <w:t>ت</w:t>
      </w:r>
      <w:r w:rsidRPr="001202D7">
        <w:rPr>
          <w:rFonts w:cs="B Nazanin"/>
          <w:sz w:val="28"/>
          <w:szCs w:val="28"/>
          <w:rtl/>
        </w:rPr>
        <w:t xml:space="preserve"> نورون ها در ناح</w:t>
      </w:r>
      <w:r w:rsidRPr="001202D7">
        <w:rPr>
          <w:rFonts w:cs="B Nazanin" w:hint="cs"/>
          <w:sz w:val="28"/>
          <w:szCs w:val="28"/>
          <w:rtl/>
        </w:rPr>
        <w:t>ی</w:t>
      </w:r>
      <w:r w:rsidRPr="001202D7">
        <w:rPr>
          <w:rFonts w:cs="B Nazanin" w:hint="eastAsia"/>
          <w:sz w:val="28"/>
          <w:szCs w:val="28"/>
          <w:rtl/>
        </w:rPr>
        <w:t>ه</w:t>
      </w:r>
      <w:r w:rsidRPr="001202D7">
        <w:rPr>
          <w:rFonts w:cs="B Nazanin"/>
          <w:sz w:val="28"/>
          <w:szCs w:val="28"/>
          <w:rtl/>
        </w:rPr>
        <w:t xml:space="preserve"> تحر</w:t>
      </w:r>
      <w:r w:rsidRPr="001202D7">
        <w:rPr>
          <w:rFonts w:cs="B Nazanin" w:hint="cs"/>
          <w:sz w:val="28"/>
          <w:szCs w:val="28"/>
          <w:rtl/>
        </w:rPr>
        <w:t>ی</w:t>
      </w:r>
      <w:r w:rsidRPr="001202D7">
        <w:rPr>
          <w:rFonts w:cs="B Nazanin" w:hint="eastAsia"/>
          <w:sz w:val="28"/>
          <w:szCs w:val="28"/>
          <w:rtl/>
        </w:rPr>
        <w:t>ک</w:t>
      </w:r>
      <w:r w:rsidRPr="001202D7">
        <w:rPr>
          <w:rFonts w:cs="B Nazanin"/>
          <w:sz w:val="28"/>
          <w:szCs w:val="28"/>
          <w:rtl/>
        </w:rPr>
        <w:t xml:space="preserve"> م</w:t>
      </w:r>
      <w:r w:rsidRPr="001202D7">
        <w:rPr>
          <w:rFonts w:cs="B Nazanin" w:hint="cs"/>
          <w:sz w:val="28"/>
          <w:szCs w:val="28"/>
          <w:rtl/>
        </w:rPr>
        <w:t>ی</w:t>
      </w:r>
      <w:r w:rsidRPr="001202D7">
        <w:rPr>
          <w:rFonts w:cs="B Nazanin"/>
          <w:sz w:val="28"/>
          <w:szCs w:val="28"/>
          <w:rtl/>
        </w:rPr>
        <w:t xml:space="preserve"> شود و </w:t>
      </w:r>
      <w:r w:rsidRPr="001202D7">
        <w:rPr>
          <w:rFonts w:cs="B Nazanin"/>
          <w:sz w:val="28"/>
          <w:szCs w:val="28"/>
        </w:rPr>
        <w:t>tDCS</w:t>
      </w:r>
      <w:r>
        <w:rPr>
          <w:rFonts w:cs="B Nazanin"/>
          <w:sz w:val="28"/>
          <w:szCs w:val="28"/>
          <w:rtl/>
        </w:rPr>
        <w:t xml:space="preserve"> کاتودال</w:t>
      </w:r>
      <w:r w:rsidRPr="001202D7">
        <w:rPr>
          <w:rFonts w:cs="B Nazanin"/>
          <w:sz w:val="28"/>
          <w:szCs w:val="28"/>
          <w:rtl/>
        </w:rPr>
        <w:t xml:space="preserve"> منجر به ها</w:t>
      </w:r>
      <w:r w:rsidRPr="001202D7">
        <w:rPr>
          <w:rFonts w:cs="B Nazanin" w:hint="cs"/>
          <w:sz w:val="28"/>
          <w:szCs w:val="28"/>
          <w:rtl/>
        </w:rPr>
        <w:t>ی</w:t>
      </w:r>
      <w:r w:rsidRPr="001202D7">
        <w:rPr>
          <w:rFonts w:cs="B Nazanin" w:hint="eastAsia"/>
          <w:sz w:val="28"/>
          <w:szCs w:val="28"/>
          <w:rtl/>
        </w:rPr>
        <w:t>پرپلار</w:t>
      </w:r>
      <w:r w:rsidRPr="001202D7">
        <w:rPr>
          <w:rFonts w:cs="B Nazanin" w:hint="cs"/>
          <w:sz w:val="28"/>
          <w:szCs w:val="28"/>
          <w:rtl/>
        </w:rPr>
        <w:t>ی</w:t>
      </w:r>
      <w:r w:rsidRPr="001202D7">
        <w:rPr>
          <w:rFonts w:cs="B Nazanin" w:hint="eastAsia"/>
          <w:sz w:val="28"/>
          <w:szCs w:val="28"/>
          <w:rtl/>
        </w:rPr>
        <w:t>زاس</w:t>
      </w:r>
      <w:r w:rsidRPr="001202D7">
        <w:rPr>
          <w:rFonts w:cs="B Nazanin" w:hint="cs"/>
          <w:sz w:val="28"/>
          <w:szCs w:val="28"/>
          <w:rtl/>
        </w:rPr>
        <w:t>ی</w:t>
      </w:r>
      <w:r w:rsidRPr="001202D7">
        <w:rPr>
          <w:rFonts w:cs="B Nazanin" w:hint="eastAsia"/>
          <w:sz w:val="28"/>
          <w:szCs w:val="28"/>
          <w:rtl/>
        </w:rPr>
        <w:t>ون</w:t>
      </w:r>
      <w:r w:rsidRPr="001202D7">
        <w:rPr>
          <w:rFonts w:cs="B Nazanin"/>
          <w:sz w:val="28"/>
          <w:szCs w:val="28"/>
          <w:rtl/>
        </w:rPr>
        <w:t xml:space="preserve"> غشا</w:t>
      </w:r>
      <w:r w:rsidRPr="001202D7">
        <w:rPr>
          <w:rFonts w:cs="B Nazanin" w:hint="cs"/>
          <w:sz w:val="28"/>
          <w:szCs w:val="28"/>
          <w:rtl/>
        </w:rPr>
        <w:t>ی</w:t>
      </w:r>
      <w:r w:rsidRPr="001202D7">
        <w:rPr>
          <w:rFonts w:cs="B Nazanin"/>
          <w:sz w:val="28"/>
          <w:szCs w:val="28"/>
          <w:rtl/>
        </w:rPr>
        <w:t xml:space="preserve"> نورون ها و مهار فعال</w:t>
      </w:r>
      <w:r w:rsidRPr="001202D7">
        <w:rPr>
          <w:rFonts w:cs="B Nazanin" w:hint="cs"/>
          <w:sz w:val="28"/>
          <w:szCs w:val="28"/>
          <w:rtl/>
        </w:rPr>
        <w:t>ی</w:t>
      </w:r>
      <w:r w:rsidRPr="001202D7">
        <w:rPr>
          <w:rFonts w:cs="B Nazanin" w:hint="eastAsia"/>
          <w:sz w:val="28"/>
          <w:szCs w:val="28"/>
          <w:rtl/>
        </w:rPr>
        <w:t>ت</w:t>
      </w:r>
      <w:r w:rsidRPr="001202D7">
        <w:rPr>
          <w:rFonts w:cs="B Nazanin"/>
          <w:sz w:val="28"/>
          <w:szCs w:val="28"/>
          <w:rtl/>
        </w:rPr>
        <w:t xml:space="preserve"> نورون ها در محل تحر</w:t>
      </w:r>
      <w:r w:rsidRPr="001202D7">
        <w:rPr>
          <w:rFonts w:cs="B Nazanin" w:hint="cs"/>
          <w:sz w:val="28"/>
          <w:szCs w:val="28"/>
          <w:rtl/>
        </w:rPr>
        <w:t>ی</w:t>
      </w:r>
      <w:r w:rsidRPr="001202D7">
        <w:rPr>
          <w:rFonts w:cs="B Nazanin"/>
          <w:sz w:val="28"/>
          <w:szCs w:val="28"/>
          <w:rtl/>
        </w:rPr>
        <w:t>ک م</w:t>
      </w:r>
      <w:r w:rsidRPr="001202D7">
        <w:rPr>
          <w:rFonts w:cs="B Nazanin" w:hint="cs"/>
          <w:sz w:val="28"/>
          <w:szCs w:val="28"/>
          <w:rtl/>
        </w:rPr>
        <w:t>ی</w:t>
      </w:r>
      <w:r>
        <w:rPr>
          <w:rFonts w:cs="B Nazanin"/>
          <w:sz w:val="28"/>
          <w:szCs w:val="28"/>
          <w:rtl/>
        </w:rPr>
        <w:t xml:space="preserve"> شود</w:t>
      </w:r>
      <w:r w:rsidRPr="001202D7">
        <w:rPr>
          <w:rFonts w:cs="B Nazanin"/>
          <w:sz w:val="28"/>
          <w:szCs w:val="28"/>
          <w:rtl/>
        </w:rPr>
        <w:t xml:space="preserve"> .</w:t>
      </w:r>
      <w:r>
        <w:rPr>
          <w:rFonts w:cs="B Nazanin" w:hint="cs"/>
          <w:sz w:val="28"/>
          <w:szCs w:val="28"/>
          <w:rtl/>
        </w:rPr>
        <w:t>در نتیجه</w:t>
      </w:r>
      <w:r w:rsidRPr="001202D7">
        <w:rPr>
          <w:rFonts w:cs="B Nazanin"/>
          <w:sz w:val="28"/>
          <w:szCs w:val="28"/>
          <w:rtl/>
        </w:rPr>
        <w:t xml:space="preserve"> در صرع ، با تحر</w:t>
      </w:r>
      <w:r w:rsidRPr="001202D7">
        <w:rPr>
          <w:rFonts w:cs="B Nazanin" w:hint="cs"/>
          <w:sz w:val="28"/>
          <w:szCs w:val="28"/>
          <w:rtl/>
        </w:rPr>
        <w:t>ی</w:t>
      </w:r>
      <w:r w:rsidRPr="001202D7">
        <w:rPr>
          <w:rFonts w:cs="B Nazanin" w:hint="eastAsia"/>
          <w:sz w:val="28"/>
          <w:szCs w:val="28"/>
          <w:rtl/>
        </w:rPr>
        <w:t>ک</w:t>
      </w:r>
      <w:r w:rsidRPr="001202D7">
        <w:rPr>
          <w:rFonts w:cs="B Nazanin"/>
          <w:sz w:val="28"/>
          <w:szCs w:val="28"/>
          <w:rtl/>
        </w:rPr>
        <w:t xml:space="preserve"> کاتد</w:t>
      </w:r>
      <w:r w:rsidRPr="001202D7">
        <w:rPr>
          <w:rFonts w:cs="B Nazanin" w:hint="cs"/>
          <w:sz w:val="28"/>
          <w:szCs w:val="28"/>
          <w:rtl/>
        </w:rPr>
        <w:t>ی</w:t>
      </w:r>
      <w:r w:rsidRPr="001202D7">
        <w:rPr>
          <w:rFonts w:cs="B Nazanin"/>
          <w:sz w:val="28"/>
          <w:szCs w:val="28"/>
          <w:rtl/>
        </w:rPr>
        <w:t xml:space="preserve"> و اثر ها</w:t>
      </w:r>
      <w:r w:rsidRPr="001202D7">
        <w:rPr>
          <w:rFonts w:cs="B Nazanin" w:hint="cs"/>
          <w:sz w:val="28"/>
          <w:szCs w:val="28"/>
          <w:rtl/>
        </w:rPr>
        <w:t>ی</w:t>
      </w:r>
      <w:r w:rsidRPr="001202D7">
        <w:rPr>
          <w:rFonts w:cs="B Nazanin" w:hint="eastAsia"/>
          <w:sz w:val="28"/>
          <w:szCs w:val="28"/>
          <w:rtl/>
        </w:rPr>
        <w:t>پرپلار</w:t>
      </w:r>
      <w:r w:rsidRPr="001202D7">
        <w:rPr>
          <w:rFonts w:cs="B Nazanin" w:hint="cs"/>
          <w:sz w:val="28"/>
          <w:szCs w:val="28"/>
          <w:rtl/>
        </w:rPr>
        <w:t>ی</w:t>
      </w:r>
      <w:r w:rsidRPr="001202D7">
        <w:rPr>
          <w:rFonts w:cs="B Nazanin" w:hint="eastAsia"/>
          <w:sz w:val="28"/>
          <w:szCs w:val="28"/>
          <w:rtl/>
        </w:rPr>
        <w:t>زاس</w:t>
      </w:r>
      <w:r w:rsidRPr="001202D7">
        <w:rPr>
          <w:rFonts w:cs="B Nazanin" w:hint="cs"/>
          <w:sz w:val="28"/>
          <w:szCs w:val="28"/>
          <w:rtl/>
        </w:rPr>
        <w:t>ی</w:t>
      </w:r>
      <w:r w:rsidRPr="001202D7">
        <w:rPr>
          <w:rFonts w:cs="B Nazanin" w:hint="eastAsia"/>
          <w:sz w:val="28"/>
          <w:szCs w:val="28"/>
          <w:rtl/>
        </w:rPr>
        <w:t>ون</w:t>
      </w:r>
      <w:r w:rsidRPr="001202D7">
        <w:rPr>
          <w:rFonts w:cs="B Nazanin"/>
          <w:sz w:val="28"/>
          <w:szCs w:val="28"/>
          <w:rtl/>
        </w:rPr>
        <w:t>، تعداد تشنج و الگوها</w:t>
      </w:r>
      <w:r w:rsidRPr="001202D7">
        <w:rPr>
          <w:rFonts w:cs="B Nazanin" w:hint="cs"/>
          <w:sz w:val="28"/>
          <w:szCs w:val="28"/>
          <w:rtl/>
        </w:rPr>
        <w:t>ی</w:t>
      </w:r>
      <w:r w:rsidRPr="001202D7">
        <w:rPr>
          <w:rFonts w:cs="B Nazanin"/>
          <w:sz w:val="28"/>
          <w:szCs w:val="28"/>
          <w:rtl/>
        </w:rPr>
        <w:t xml:space="preserve"> صرع کاهش</w:t>
      </w:r>
      <w:r w:rsidR="001D478E">
        <w:rPr>
          <w:rFonts w:cs="B Nazanin" w:hint="cs"/>
          <w:sz w:val="28"/>
          <w:szCs w:val="28"/>
          <w:rtl/>
        </w:rPr>
        <w:t xml:space="preserve"> می</w:t>
      </w:r>
      <w:r w:rsidRPr="001202D7">
        <w:rPr>
          <w:rFonts w:cs="B Nazanin"/>
          <w:sz w:val="28"/>
          <w:szCs w:val="28"/>
          <w:rtl/>
        </w:rPr>
        <w:t xml:space="preserve"> </w:t>
      </w:r>
      <w:r w:rsidRPr="001202D7">
        <w:rPr>
          <w:rFonts w:cs="B Nazanin" w:hint="cs"/>
          <w:sz w:val="28"/>
          <w:szCs w:val="28"/>
          <w:rtl/>
        </w:rPr>
        <w:t>ی</w:t>
      </w:r>
      <w:r w:rsidRPr="001202D7">
        <w:rPr>
          <w:rFonts w:cs="B Nazanin" w:hint="eastAsia"/>
          <w:sz w:val="28"/>
          <w:szCs w:val="28"/>
          <w:rtl/>
        </w:rPr>
        <w:t>ابد</w:t>
      </w:r>
      <w:r>
        <w:rPr>
          <w:rFonts w:cs="B Nazanin" w:hint="cs"/>
          <w:sz w:val="28"/>
          <w:szCs w:val="28"/>
          <w:rtl/>
        </w:rPr>
        <w:t xml:space="preserve">. بنابراین ما نیز در این مدل از تحریک کاتدی برای بهبود اثر صرع استفاده کردیم و نشان دادیم که با اعمال </w:t>
      </w:r>
      <w:r>
        <w:rPr>
          <w:rFonts w:cs="B Nazanin"/>
          <w:sz w:val="28"/>
          <w:szCs w:val="28"/>
        </w:rPr>
        <w:t xml:space="preserve">tDCS </w:t>
      </w:r>
      <w:r>
        <w:rPr>
          <w:rFonts w:cs="B Nazanin" w:hint="cs"/>
          <w:sz w:val="28"/>
          <w:szCs w:val="28"/>
          <w:rtl/>
        </w:rPr>
        <w:t xml:space="preserve"> آندی وضعیت صرع بدتر می شود.</w:t>
      </w:r>
    </w:p>
    <w:p w14:paraId="5FC5C895" w14:textId="77777777" w:rsidR="00532E84" w:rsidRDefault="00532E84" w:rsidP="00FC40A1">
      <w:pPr>
        <w:jc w:val="both"/>
        <w:rPr>
          <w:rFonts w:cs="B Nazanin"/>
          <w:sz w:val="28"/>
          <w:szCs w:val="28"/>
          <w:rtl/>
        </w:rPr>
      </w:pPr>
      <w:r>
        <w:rPr>
          <w:rFonts w:cs="B Nazanin" w:hint="cs"/>
          <w:sz w:val="28"/>
          <w:szCs w:val="28"/>
          <w:rtl/>
        </w:rPr>
        <w:t xml:space="preserve">بازه های بدست آمده با استفاده از روش آزمون و خطا برای اعمال </w:t>
      </w:r>
      <w:r>
        <w:rPr>
          <w:rFonts w:cs="B Nazanin"/>
          <w:sz w:val="28"/>
          <w:szCs w:val="28"/>
        </w:rPr>
        <w:t>tDCS</w:t>
      </w:r>
      <w:r>
        <w:rPr>
          <w:rFonts w:cs="B Nazanin" w:hint="cs"/>
          <w:sz w:val="28"/>
          <w:szCs w:val="28"/>
          <w:rtl/>
        </w:rPr>
        <w:t xml:space="preserve"> کاتدال در سیگنال ها که باعث بهبود تشنج و ایجاد حالت نرمال بدون تشنج شد:</w:t>
      </w:r>
    </w:p>
    <w:p w14:paraId="41ACEBFF" w14:textId="77777777" w:rsidR="00532E84" w:rsidRDefault="00532E84" w:rsidP="00532E84">
      <w:pPr>
        <w:rPr>
          <w:rFonts w:cs="B Nazanin"/>
          <w:sz w:val="28"/>
          <w:szCs w:val="28"/>
          <w:rtl/>
        </w:rPr>
      </w:pPr>
      <w:commentRangeStart w:id="546"/>
      <w:r>
        <w:rPr>
          <w:rFonts w:cs="B Nazanin" w:hint="cs"/>
          <w:sz w:val="28"/>
          <w:szCs w:val="28"/>
          <w:rtl/>
        </w:rPr>
        <w:t xml:space="preserve">پیش تشنج : </w:t>
      </w:r>
      <w:r w:rsidRPr="00532E84">
        <w:rPr>
          <w:rFonts w:cs="B Nazanin"/>
          <w:sz w:val="28"/>
          <w:szCs w:val="28"/>
        </w:rPr>
        <w:t xml:space="preserve"> </w:t>
      </w:r>
      <w:r>
        <w:rPr>
          <w:rFonts w:cs="B Nazanin"/>
          <w:sz w:val="28"/>
          <w:szCs w:val="28"/>
        </w:rPr>
        <w:t>[0.01 , 0.04]</w:t>
      </w:r>
    </w:p>
    <w:p w14:paraId="21E676BF" w14:textId="77777777" w:rsidR="00532E84" w:rsidRDefault="00532E84" w:rsidP="00532E84">
      <w:pPr>
        <w:rPr>
          <w:rFonts w:cs="B Nazanin"/>
          <w:sz w:val="28"/>
          <w:szCs w:val="28"/>
          <w:rtl/>
        </w:rPr>
      </w:pPr>
      <w:r>
        <w:rPr>
          <w:rFonts w:cs="B Nazanin" w:hint="cs"/>
          <w:sz w:val="28"/>
          <w:szCs w:val="28"/>
          <w:rtl/>
        </w:rPr>
        <w:t xml:space="preserve">تشنج کلونیک : </w:t>
      </w:r>
      <w:r>
        <w:rPr>
          <w:rFonts w:cs="B Nazanin"/>
          <w:sz w:val="28"/>
          <w:szCs w:val="28"/>
        </w:rPr>
        <w:t>[0.006 , 0.01]</w:t>
      </w:r>
    </w:p>
    <w:p w14:paraId="21664073" w14:textId="77777777" w:rsidR="00532E84" w:rsidRDefault="00532E84" w:rsidP="00532E84">
      <w:pPr>
        <w:rPr>
          <w:rFonts w:cs="B Nazanin"/>
          <w:sz w:val="28"/>
          <w:szCs w:val="28"/>
          <w:rtl/>
        </w:rPr>
      </w:pPr>
      <w:r>
        <w:rPr>
          <w:rFonts w:cs="B Nazanin" w:hint="cs"/>
          <w:sz w:val="28"/>
          <w:szCs w:val="28"/>
          <w:rtl/>
        </w:rPr>
        <w:t xml:space="preserve">تشنج غیابی : </w:t>
      </w:r>
      <w:r>
        <w:rPr>
          <w:rFonts w:cs="B Nazanin"/>
          <w:sz w:val="28"/>
          <w:szCs w:val="28"/>
        </w:rPr>
        <w:t>[0.03,0.09]</w:t>
      </w:r>
    </w:p>
    <w:p w14:paraId="6AC3450E" w14:textId="77777777" w:rsidR="00532E84" w:rsidRDefault="00532E84" w:rsidP="00532E84">
      <w:pPr>
        <w:rPr>
          <w:rFonts w:cs="B Nazanin"/>
          <w:sz w:val="28"/>
          <w:szCs w:val="28"/>
          <w:rtl/>
        </w:rPr>
      </w:pPr>
      <w:r>
        <w:rPr>
          <w:rFonts w:cs="B Nazanin" w:hint="cs"/>
          <w:sz w:val="28"/>
          <w:szCs w:val="28"/>
          <w:rtl/>
        </w:rPr>
        <w:t xml:space="preserve">تشنج تونیک : </w:t>
      </w:r>
      <w:r>
        <w:rPr>
          <w:rFonts w:cs="B Nazanin"/>
          <w:sz w:val="28"/>
          <w:szCs w:val="28"/>
        </w:rPr>
        <w:t>[0</w:t>
      </w:r>
      <w:commentRangeEnd w:id="546"/>
      <w:r w:rsidR="00460F82">
        <w:rPr>
          <w:rStyle w:val="CommentReference"/>
          <w:rtl/>
        </w:rPr>
        <w:commentReference w:id="546"/>
      </w:r>
      <w:r>
        <w:rPr>
          <w:rFonts w:cs="B Nazanin"/>
          <w:sz w:val="28"/>
          <w:szCs w:val="28"/>
        </w:rPr>
        <w:t>.04,0.1]</w:t>
      </w:r>
    </w:p>
    <w:p w14:paraId="603D1CA6" w14:textId="77777777" w:rsidR="00532E84" w:rsidRDefault="00532E84" w:rsidP="00532E84">
      <w:pPr>
        <w:rPr>
          <w:rFonts w:cs="B Nazanin"/>
          <w:sz w:val="28"/>
          <w:szCs w:val="28"/>
          <w:rtl/>
        </w:rPr>
      </w:pPr>
      <w:r>
        <w:rPr>
          <w:rFonts w:cs="B Nazanin" w:hint="cs"/>
          <w:sz w:val="28"/>
          <w:szCs w:val="28"/>
          <w:rtl/>
        </w:rPr>
        <w:t xml:space="preserve">همچنین بازه های زیر برای </w:t>
      </w:r>
      <w:r>
        <w:rPr>
          <w:rFonts w:cs="B Nazanin"/>
          <w:sz w:val="28"/>
          <w:szCs w:val="28"/>
        </w:rPr>
        <w:t>tDCS</w:t>
      </w:r>
      <w:r>
        <w:rPr>
          <w:rFonts w:cs="B Nazanin" w:hint="cs"/>
          <w:sz w:val="28"/>
          <w:szCs w:val="28"/>
          <w:rtl/>
        </w:rPr>
        <w:t xml:space="preserve"> آنودال بدست آمد که وضعیت تشنج را بدتر کرد:</w:t>
      </w:r>
    </w:p>
    <w:p w14:paraId="23810218" w14:textId="77777777" w:rsidR="00532E84" w:rsidRDefault="00532E84" w:rsidP="00532E84">
      <w:pPr>
        <w:rPr>
          <w:rFonts w:cs="B Nazanin"/>
          <w:sz w:val="28"/>
          <w:szCs w:val="28"/>
          <w:rtl/>
        </w:rPr>
      </w:pPr>
      <w:commentRangeStart w:id="547"/>
      <w:r>
        <w:rPr>
          <w:rFonts w:cs="B Nazanin" w:hint="cs"/>
          <w:sz w:val="28"/>
          <w:szCs w:val="28"/>
          <w:rtl/>
        </w:rPr>
        <w:t xml:space="preserve">پیش تشنج : </w:t>
      </w:r>
      <w:r w:rsidRPr="00532E84">
        <w:rPr>
          <w:rFonts w:cs="B Nazanin"/>
          <w:sz w:val="28"/>
          <w:szCs w:val="28"/>
        </w:rPr>
        <w:t xml:space="preserve"> </w:t>
      </w:r>
      <w:r>
        <w:rPr>
          <w:rFonts w:cs="B Nazanin"/>
          <w:sz w:val="28"/>
          <w:szCs w:val="28"/>
        </w:rPr>
        <w:t>[-0.04, -0.01]</w:t>
      </w:r>
    </w:p>
    <w:p w14:paraId="273A1AE0" w14:textId="77777777" w:rsidR="00532E84" w:rsidRDefault="00532E84" w:rsidP="00532E84">
      <w:pPr>
        <w:rPr>
          <w:rFonts w:cs="B Nazanin"/>
          <w:sz w:val="28"/>
          <w:szCs w:val="28"/>
          <w:rtl/>
        </w:rPr>
      </w:pPr>
      <w:r>
        <w:rPr>
          <w:rFonts w:cs="B Nazanin" w:hint="cs"/>
          <w:sz w:val="28"/>
          <w:szCs w:val="28"/>
          <w:rtl/>
        </w:rPr>
        <w:t xml:space="preserve">تشنج کلونیک : </w:t>
      </w:r>
      <w:r>
        <w:rPr>
          <w:rFonts w:cs="B Nazanin"/>
          <w:sz w:val="28"/>
          <w:szCs w:val="28"/>
        </w:rPr>
        <w:t>[-0.04, -0.01]</w:t>
      </w:r>
    </w:p>
    <w:p w14:paraId="7B25DA24" w14:textId="77777777" w:rsidR="00532E84" w:rsidRDefault="00532E84" w:rsidP="00532E84">
      <w:pPr>
        <w:rPr>
          <w:rFonts w:cs="B Nazanin"/>
          <w:sz w:val="28"/>
          <w:szCs w:val="28"/>
          <w:rtl/>
        </w:rPr>
      </w:pPr>
      <w:r>
        <w:rPr>
          <w:rFonts w:cs="B Nazanin" w:hint="cs"/>
          <w:sz w:val="28"/>
          <w:szCs w:val="28"/>
          <w:rtl/>
        </w:rPr>
        <w:t xml:space="preserve">تشنج غیابی : </w:t>
      </w:r>
      <w:r>
        <w:rPr>
          <w:rFonts w:cs="B Nazanin"/>
          <w:sz w:val="28"/>
          <w:szCs w:val="28"/>
        </w:rPr>
        <w:t>[-0.04, -0.01]</w:t>
      </w:r>
    </w:p>
    <w:p w14:paraId="762E7DF4" w14:textId="77777777" w:rsidR="00532E84" w:rsidRDefault="00532E84" w:rsidP="00532E84">
      <w:pPr>
        <w:rPr>
          <w:rFonts w:cs="B Nazanin"/>
          <w:sz w:val="28"/>
          <w:szCs w:val="28"/>
          <w:rtl/>
        </w:rPr>
      </w:pPr>
      <w:r>
        <w:rPr>
          <w:rFonts w:cs="B Nazanin" w:hint="cs"/>
          <w:sz w:val="28"/>
          <w:szCs w:val="28"/>
          <w:rtl/>
        </w:rPr>
        <w:t xml:space="preserve">تشنج تونیک : </w:t>
      </w:r>
      <w:r>
        <w:rPr>
          <w:rFonts w:cs="B Nazanin"/>
          <w:sz w:val="28"/>
          <w:szCs w:val="28"/>
        </w:rPr>
        <w:t>[-0.03</w:t>
      </w:r>
      <w:commentRangeEnd w:id="547"/>
      <w:r w:rsidR="00460F82">
        <w:rPr>
          <w:rStyle w:val="CommentReference"/>
          <w:rtl/>
        </w:rPr>
        <w:commentReference w:id="547"/>
      </w:r>
      <w:r>
        <w:rPr>
          <w:rFonts w:cs="B Nazanin"/>
          <w:sz w:val="28"/>
          <w:szCs w:val="28"/>
        </w:rPr>
        <w:t>, -0.005]</w:t>
      </w:r>
    </w:p>
    <w:p w14:paraId="70A2E29D" w14:textId="48DF6B35" w:rsidR="00CC0D5A" w:rsidRDefault="00CC0D5A" w:rsidP="00CC0D5A">
      <w:pPr>
        <w:rPr>
          <w:rFonts w:cs="B Nazanin"/>
          <w:sz w:val="28"/>
          <w:szCs w:val="28"/>
          <w:rtl/>
        </w:rPr>
      </w:pPr>
      <w:r>
        <w:rPr>
          <w:rFonts w:cs="B Nazanin" w:hint="cs"/>
          <w:sz w:val="28"/>
          <w:szCs w:val="28"/>
          <w:rtl/>
        </w:rPr>
        <w:t xml:space="preserve">در ادامه نتیجه ی اعمال </w:t>
      </w:r>
      <w:r>
        <w:rPr>
          <w:rFonts w:cs="B Nazanin"/>
          <w:sz w:val="28"/>
          <w:szCs w:val="28"/>
        </w:rPr>
        <w:t>tDCS</w:t>
      </w:r>
      <w:r>
        <w:rPr>
          <w:rFonts w:cs="B Nazanin" w:hint="cs"/>
          <w:sz w:val="28"/>
          <w:szCs w:val="28"/>
          <w:rtl/>
        </w:rPr>
        <w:t xml:space="preserve"> کاتدال و آنودال بر روی سیگنال های پیش تشنج و تشنج های کلونیک و تونیک و غیابی نشان داده شده است</w:t>
      </w:r>
      <w:ins w:id="548" w:author="Fariba" w:date="2021-02-02T19:26:00Z">
        <w:r w:rsidR="00460F82">
          <w:rPr>
            <w:rFonts w:cs="B Nazanin" w:hint="cs"/>
            <w:sz w:val="28"/>
            <w:szCs w:val="28"/>
            <w:rtl/>
          </w:rPr>
          <w:t xml:space="preserve"> </w:t>
        </w:r>
        <w:commentRangeStart w:id="549"/>
        <w:r w:rsidR="00460F82">
          <w:rPr>
            <w:rFonts w:cs="B Nazanin" w:hint="cs"/>
            <w:sz w:val="28"/>
            <w:szCs w:val="28"/>
            <w:rtl/>
          </w:rPr>
          <w:t>(شکلهای 4-6 تا 4-13</w:t>
        </w:r>
        <w:commentRangeEnd w:id="549"/>
        <w:r w:rsidR="00460F82">
          <w:rPr>
            <w:rStyle w:val="CommentReference"/>
            <w:rtl/>
          </w:rPr>
          <w:commentReference w:id="549"/>
        </w:r>
        <w:r w:rsidR="00460F82">
          <w:rPr>
            <w:rFonts w:cs="B Nazanin" w:hint="cs"/>
            <w:sz w:val="28"/>
            <w:szCs w:val="28"/>
            <w:rtl/>
          </w:rPr>
          <w:t>)</w:t>
        </w:r>
      </w:ins>
      <w:r>
        <w:rPr>
          <w:rFonts w:cs="B Nazanin" w:hint="cs"/>
          <w:sz w:val="28"/>
          <w:szCs w:val="28"/>
          <w:rtl/>
        </w:rPr>
        <w:t>.</w:t>
      </w:r>
    </w:p>
    <w:p w14:paraId="33DC8D4F" w14:textId="77777777" w:rsidR="00532E84" w:rsidRDefault="00E50083" w:rsidP="00CC0D5A">
      <w:pPr>
        <w:jc w:val="center"/>
        <w:rPr>
          <w:rFonts w:cs="B Nazanin"/>
          <w:sz w:val="28"/>
          <w:szCs w:val="28"/>
          <w:rtl/>
        </w:rPr>
      </w:pPr>
      <w:r>
        <w:rPr>
          <w:rFonts w:cs="B Nazanin"/>
          <w:sz w:val="28"/>
          <w:szCs w:val="28"/>
        </w:rPr>
        <w:lastRenderedPageBreak/>
        <w:pict w14:anchorId="2386A7BC">
          <v:shape id="_x0000_i1047" type="#_x0000_t75" style="width:363.6pt;height:273pt">
            <v:imagedata r:id="rId37" o:title="preictal with tdcs mosbat"/>
          </v:shape>
        </w:pict>
      </w:r>
    </w:p>
    <w:p w14:paraId="2F25D54F" w14:textId="77777777" w:rsidR="00CC0D5A" w:rsidRPr="00491BB8" w:rsidRDefault="00CC0D5A" w:rsidP="00CC0D5A">
      <w:pPr>
        <w:jc w:val="center"/>
        <w:rPr>
          <w:rFonts w:cs="B Nazanin"/>
          <w:i/>
          <w:rtl/>
        </w:rPr>
      </w:pPr>
      <w:r w:rsidRPr="00491BB8">
        <w:rPr>
          <w:rFonts w:cs="B Nazanin" w:hint="cs"/>
          <w:rtl/>
        </w:rPr>
        <w:t>شکل 4-</w:t>
      </w:r>
      <w:r>
        <w:rPr>
          <w:rFonts w:cs="B Nazanin" w:hint="cs"/>
          <w:rtl/>
        </w:rPr>
        <w:t>6</w:t>
      </w:r>
      <w:r w:rsidR="00763455">
        <w:rPr>
          <w:rFonts w:cs="B Nazanin" w:hint="cs"/>
          <w:rtl/>
        </w:rPr>
        <w:t xml:space="preserve"> .</w:t>
      </w:r>
      <w:r w:rsidRPr="00491BB8">
        <w:rPr>
          <w:rFonts w:cs="B Nazanin" w:hint="cs"/>
          <w:rtl/>
        </w:rPr>
        <w:t xml:space="preserve"> خروجی مدل </w:t>
      </w:r>
      <w:r>
        <w:rPr>
          <w:rFonts w:cs="B Nazanin" w:hint="cs"/>
          <w:rtl/>
        </w:rPr>
        <w:t xml:space="preserve">هنگام اعمال </w:t>
      </w:r>
      <w:r>
        <w:rPr>
          <w:rFonts w:cs="B Nazanin"/>
        </w:rPr>
        <w:t>tDCS</w:t>
      </w:r>
      <w:r>
        <w:rPr>
          <w:rFonts w:cs="B Nazanin" w:hint="cs"/>
          <w:rtl/>
        </w:rPr>
        <w:t xml:space="preserve"> کاتودال </w:t>
      </w:r>
      <w:r w:rsidRPr="00491BB8">
        <w:rPr>
          <w:rFonts w:cs="B Nazanin" w:hint="cs"/>
          <w:rtl/>
        </w:rPr>
        <w:t>در حالت</w:t>
      </w:r>
      <w:r>
        <w:rPr>
          <w:rFonts w:cs="B Nazanin" w:hint="cs"/>
          <w:rtl/>
        </w:rPr>
        <w:t xml:space="preserve"> پیش</w:t>
      </w:r>
      <w:r w:rsidRPr="00491BB8">
        <w:rPr>
          <w:rFonts w:cs="B Nazanin" w:hint="cs"/>
          <w:rtl/>
        </w:rPr>
        <w:t xml:space="preserve"> </w:t>
      </w:r>
      <w:r>
        <w:rPr>
          <w:rFonts w:cs="B Nazanin" w:hint="cs"/>
          <w:rtl/>
        </w:rPr>
        <w:t xml:space="preserve">تشنج </w:t>
      </w:r>
    </w:p>
    <w:p w14:paraId="597507B9" w14:textId="77777777" w:rsidR="009328D1" w:rsidRDefault="00CC0D5A" w:rsidP="00CC0D5A">
      <w:pPr>
        <w:jc w:val="center"/>
        <w:rPr>
          <w:rFonts w:cs="B Nazanin"/>
          <w:sz w:val="28"/>
          <w:szCs w:val="28"/>
          <w:rtl/>
        </w:rPr>
      </w:pPr>
      <w:r w:rsidRPr="00CC0D5A">
        <w:rPr>
          <w:rFonts w:cs="B Nazanin"/>
          <w:noProof/>
          <w:sz w:val="28"/>
          <w:szCs w:val="28"/>
          <w:rtl/>
          <w:lang w:bidi="ar-SA"/>
        </w:rPr>
        <w:drawing>
          <wp:inline distT="0" distB="0" distL="0" distR="0" wp14:anchorId="7FDDA512" wp14:editId="75129235">
            <wp:extent cx="4572135" cy="3430625"/>
            <wp:effectExtent l="0" t="0" r="0" b="0"/>
            <wp:docPr id="5" name="Picture 5" descr="C:\Users\Asus\Desktop\epilepsy\proje\preictal\preictal with tdcs manf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sus\Desktop\epilepsy\proje\preictal\preictal with tdcs manfi.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9208" cy="3465946"/>
                    </a:xfrm>
                    <a:prstGeom prst="rect">
                      <a:avLst/>
                    </a:prstGeom>
                    <a:noFill/>
                    <a:ln>
                      <a:noFill/>
                    </a:ln>
                  </pic:spPr>
                </pic:pic>
              </a:graphicData>
            </a:graphic>
          </wp:inline>
        </w:drawing>
      </w:r>
    </w:p>
    <w:p w14:paraId="79B61DBE" w14:textId="77777777" w:rsidR="00CC0D5A" w:rsidRPr="00491BB8" w:rsidRDefault="00CC0D5A" w:rsidP="00CC0D5A">
      <w:pPr>
        <w:jc w:val="center"/>
        <w:rPr>
          <w:rFonts w:cs="B Nazanin"/>
          <w:i/>
          <w:rtl/>
        </w:rPr>
      </w:pPr>
      <w:r w:rsidRPr="00491BB8">
        <w:rPr>
          <w:rFonts w:cs="B Nazanin" w:hint="cs"/>
          <w:rtl/>
        </w:rPr>
        <w:t>شکل 4-</w:t>
      </w:r>
      <w:r>
        <w:rPr>
          <w:rFonts w:cs="B Nazanin" w:hint="cs"/>
          <w:rtl/>
        </w:rPr>
        <w:t>7</w:t>
      </w:r>
      <w:r w:rsidR="00763455">
        <w:rPr>
          <w:rFonts w:cs="B Nazanin" w:hint="cs"/>
          <w:rtl/>
        </w:rPr>
        <w:t xml:space="preserve"> .</w:t>
      </w:r>
      <w:r w:rsidRPr="00491BB8">
        <w:rPr>
          <w:rFonts w:cs="B Nazanin" w:hint="cs"/>
          <w:rtl/>
        </w:rPr>
        <w:t xml:space="preserve"> خروجی مدل </w:t>
      </w:r>
      <w:r>
        <w:rPr>
          <w:rFonts w:cs="B Nazanin" w:hint="cs"/>
          <w:rtl/>
        </w:rPr>
        <w:t xml:space="preserve">هنگام اعمال </w:t>
      </w:r>
      <w:r>
        <w:rPr>
          <w:rFonts w:cs="B Nazanin"/>
        </w:rPr>
        <w:t>tDCS</w:t>
      </w:r>
      <w:r>
        <w:rPr>
          <w:rFonts w:cs="B Nazanin" w:hint="cs"/>
          <w:rtl/>
        </w:rPr>
        <w:t xml:space="preserve"> آنودال </w:t>
      </w:r>
      <w:r w:rsidRPr="00491BB8">
        <w:rPr>
          <w:rFonts w:cs="B Nazanin" w:hint="cs"/>
          <w:rtl/>
        </w:rPr>
        <w:t>در حالت</w:t>
      </w:r>
      <w:r>
        <w:rPr>
          <w:rFonts w:cs="B Nazanin" w:hint="cs"/>
          <w:rtl/>
        </w:rPr>
        <w:t xml:space="preserve"> پیش</w:t>
      </w:r>
      <w:r w:rsidRPr="00491BB8">
        <w:rPr>
          <w:rFonts w:cs="B Nazanin" w:hint="cs"/>
          <w:rtl/>
        </w:rPr>
        <w:t xml:space="preserve"> </w:t>
      </w:r>
      <w:r>
        <w:rPr>
          <w:rFonts w:cs="B Nazanin" w:hint="cs"/>
          <w:rtl/>
        </w:rPr>
        <w:t xml:space="preserve">تشنج </w:t>
      </w:r>
    </w:p>
    <w:p w14:paraId="5AA0048C" w14:textId="77777777" w:rsidR="009328D1" w:rsidRDefault="00E50083" w:rsidP="00CC0D5A">
      <w:pPr>
        <w:jc w:val="center"/>
        <w:rPr>
          <w:rFonts w:cs="B Nazanin"/>
          <w:sz w:val="28"/>
          <w:szCs w:val="28"/>
          <w:rtl/>
        </w:rPr>
      </w:pPr>
      <w:r>
        <w:rPr>
          <w:rFonts w:cs="B Nazanin"/>
          <w:sz w:val="28"/>
          <w:szCs w:val="28"/>
        </w:rPr>
        <w:lastRenderedPageBreak/>
        <w:pict w14:anchorId="647FE008">
          <v:shape id="_x0000_i1048" type="#_x0000_t75" style="width:363.6pt;height:271.8pt">
            <v:imagedata r:id="rId39" o:title="clonic with tdcs mosbat"/>
          </v:shape>
        </w:pict>
      </w:r>
    </w:p>
    <w:p w14:paraId="47DB58E2" w14:textId="77777777" w:rsidR="00CC0D5A" w:rsidRPr="00491BB8" w:rsidRDefault="00CC0D5A" w:rsidP="00CC0D5A">
      <w:pPr>
        <w:jc w:val="center"/>
        <w:rPr>
          <w:rFonts w:cs="B Nazanin"/>
          <w:i/>
          <w:rtl/>
        </w:rPr>
      </w:pPr>
      <w:r w:rsidRPr="00491BB8">
        <w:rPr>
          <w:rFonts w:cs="B Nazanin" w:hint="cs"/>
          <w:rtl/>
        </w:rPr>
        <w:t>شکل 4-</w:t>
      </w:r>
      <w:r>
        <w:rPr>
          <w:rFonts w:cs="B Nazanin" w:hint="cs"/>
          <w:rtl/>
        </w:rPr>
        <w:t>8</w:t>
      </w:r>
      <w:r w:rsidR="00763455">
        <w:rPr>
          <w:rFonts w:cs="B Nazanin" w:hint="cs"/>
          <w:rtl/>
        </w:rPr>
        <w:t xml:space="preserve"> .</w:t>
      </w:r>
      <w:r w:rsidRPr="00491BB8">
        <w:rPr>
          <w:rFonts w:cs="B Nazanin" w:hint="cs"/>
          <w:rtl/>
        </w:rPr>
        <w:t xml:space="preserve"> خروجی مدل </w:t>
      </w:r>
      <w:r>
        <w:rPr>
          <w:rFonts w:cs="B Nazanin" w:hint="cs"/>
          <w:rtl/>
        </w:rPr>
        <w:t xml:space="preserve">هنگام اعمال </w:t>
      </w:r>
      <w:r>
        <w:rPr>
          <w:rFonts w:cs="B Nazanin"/>
        </w:rPr>
        <w:t>tDCS</w:t>
      </w:r>
      <w:r>
        <w:rPr>
          <w:rFonts w:cs="B Nazanin" w:hint="cs"/>
          <w:rtl/>
        </w:rPr>
        <w:t xml:space="preserve"> کاتودال </w:t>
      </w:r>
      <w:r w:rsidRPr="00491BB8">
        <w:rPr>
          <w:rFonts w:cs="B Nazanin" w:hint="cs"/>
          <w:rtl/>
        </w:rPr>
        <w:t xml:space="preserve">در حالت </w:t>
      </w:r>
      <w:r>
        <w:rPr>
          <w:rFonts w:cs="B Nazanin" w:hint="cs"/>
          <w:rtl/>
        </w:rPr>
        <w:t xml:space="preserve">تشنج </w:t>
      </w:r>
      <w:r>
        <w:rPr>
          <w:rFonts w:cs="B Nazanin" w:hint="cs"/>
          <w:i/>
          <w:rtl/>
        </w:rPr>
        <w:t>کلونیک</w:t>
      </w:r>
    </w:p>
    <w:p w14:paraId="44EDB0C4" w14:textId="77777777" w:rsidR="009328D1" w:rsidRDefault="009328D1">
      <w:pPr>
        <w:rPr>
          <w:rFonts w:cs="B Nazanin"/>
          <w:sz w:val="28"/>
          <w:szCs w:val="28"/>
          <w:rtl/>
        </w:rPr>
      </w:pPr>
    </w:p>
    <w:p w14:paraId="6DA320CC" w14:textId="77777777" w:rsidR="00CC0D5A" w:rsidRDefault="00E50083" w:rsidP="00CC0D5A">
      <w:pPr>
        <w:jc w:val="center"/>
        <w:rPr>
          <w:rFonts w:cs="B Nazanin"/>
          <w:sz w:val="28"/>
          <w:szCs w:val="28"/>
          <w:rtl/>
        </w:rPr>
      </w:pPr>
      <w:r>
        <w:rPr>
          <w:rFonts w:cs="B Nazanin"/>
          <w:sz w:val="28"/>
          <w:szCs w:val="28"/>
        </w:rPr>
        <w:pict w14:anchorId="18C27896">
          <v:shape id="_x0000_i1049" type="#_x0000_t75" style="width:379.2pt;height:283.8pt">
            <v:imagedata r:id="rId40" o:title="clonic with tdcs manfi"/>
          </v:shape>
        </w:pict>
      </w:r>
    </w:p>
    <w:p w14:paraId="262E2AE5" w14:textId="77777777" w:rsidR="00CC0D5A" w:rsidRPr="00491BB8" w:rsidRDefault="00CC0D5A" w:rsidP="00CC0D5A">
      <w:pPr>
        <w:jc w:val="center"/>
        <w:rPr>
          <w:rFonts w:cs="B Nazanin"/>
          <w:i/>
          <w:rtl/>
        </w:rPr>
      </w:pPr>
      <w:r w:rsidRPr="00491BB8">
        <w:rPr>
          <w:rFonts w:cs="B Nazanin" w:hint="cs"/>
          <w:rtl/>
        </w:rPr>
        <w:t>شکل 4-</w:t>
      </w:r>
      <w:r>
        <w:rPr>
          <w:rFonts w:cs="B Nazanin" w:hint="cs"/>
          <w:rtl/>
        </w:rPr>
        <w:t>9</w:t>
      </w:r>
      <w:r w:rsidR="00763455">
        <w:rPr>
          <w:rFonts w:cs="B Nazanin" w:hint="cs"/>
          <w:rtl/>
        </w:rPr>
        <w:t xml:space="preserve"> .</w:t>
      </w:r>
      <w:r w:rsidRPr="00491BB8">
        <w:rPr>
          <w:rFonts w:cs="B Nazanin" w:hint="cs"/>
          <w:rtl/>
        </w:rPr>
        <w:t xml:space="preserve"> خروجی مدل </w:t>
      </w:r>
      <w:r>
        <w:rPr>
          <w:rFonts w:cs="B Nazanin" w:hint="cs"/>
          <w:rtl/>
        </w:rPr>
        <w:t xml:space="preserve">هنگام اعمال </w:t>
      </w:r>
      <w:r>
        <w:rPr>
          <w:rFonts w:cs="B Nazanin"/>
        </w:rPr>
        <w:t>tDCS</w:t>
      </w:r>
      <w:r w:rsidR="00763455">
        <w:rPr>
          <w:rFonts w:cs="B Nazanin" w:hint="cs"/>
          <w:rtl/>
        </w:rPr>
        <w:t xml:space="preserve"> آن</w:t>
      </w:r>
      <w:r>
        <w:rPr>
          <w:rFonts w:cs="B Nazanin" w:hint="cs"/>
          <w:rtl/>
        </w:rPr>
        <w:t xml:space="preserve">ودال </w:t>
      </w:r>
      <w:r w:rsidRPr="00491BB8">
        <w:rPr>
          <w:rFonts w:cs="B Nazanin" w:hint="cs"/>
          <w:rtl/>
        </w:rPr>
        <w:t xml:space="preserve">در حالت </w:t>
      </w:r>
      <w:r>
        <w:rPr>
          <w:rFonts w:cs="B Nazanin" w:hint="cs"/>
          <w:rtl/>
        </w:rPr>
        <w:t xml:space="preserve">تشنج </w:t>
      </w:r>
      <w:r>
        <w:rPr>
          <w:rFonts w:cs="B Nazanin" w:hint="cs"/>
          <w:i/>
          <w:rtl/>
        </w:rPr>
        <w:t>کلونیک</w:t>
      </w:r>
    </w:p>
    <w:p w14:paraId="54306589" w14:textId="77777777" w:rsidR="00CC0D5A" w:rsidRDefault="00E50083" w:rsidP="00CC0D5A">
      <w:pPr>
        <w:jc w:val="center"/>
        <w:rPr>
          <w:rFonts w:cs="B Nazanin"/>
          <w:sz w:val="28"/>
          <w:szCs w:val="28"/>
          <w:rtl/>
        </w:rPr>
      </w:pPr>
      <w:r>
        <w:rPr>
          <w:rFonts w:cs="B Nazanin"/>
          <w:sz w:val="28"/>
          <w:szCs w:val="28"/>
        </w:rPr>
        <w:lastRenderedPageBreak/>
        <w:pict w14:anchorId="7798D89F">
          <v:shape id="_x0000_i1050" type="#_x0000_t75" style="width:363.6pt;height:271.8pt">
            <v:imagedata r:id="rId41" o:title="absence with tdcs mosbat"/>
          </v:shape>
        </w:pict>
      </w:r>
    </w:p>
    <w:p w14:paraId="5FB42A82" w14:textId="77777777" w:rsidR="00CC0D5A" w:rsidRPr="00491BB8" w:rsidRDefault="00CC0D5A" w:rsidP="00CC0D5A">
      <w:pPr>
        <w:jc w:val="center"/>
        <w:rPr>
          <w:rFonts w:cs="B Nazanin"/>
          <w:i/>
          <w:rtl/>
        </w:rPr>
      </w:pPr>
      <w:r w:rsidRPr="00491BB8">
        <w:rPr>
          <w:rFonts w:cs="B Nazanin" w:hint="cs"/>
          <w:rtl/>
        </w:rPr>
        <w:t>شکل 4-</w:t>
      </w:r>
      <w:r>
        <w:rPr>
          <w:rFonts w:cs="B Nazanin" w:hint="cs"/>
          <w:rtl/>
        </w:rPr>
        <w:t>10</w:t>
      </w:r>
      <w:r w:rsidR="00763455">
        <w:rPr>
          <w:rFonts w:cs="B Nazanin" w:hint="cs"/>
          <w:rtl/>
        </w:rPr>
        <w:t xml:space="preserve"> .</w:t>
      </w:r>
      <w:r w:rsidRPr="00491BB8">
        <w:rPr>
          <w:rFonts w:cs="B Nazanin" w:hint="cs"/>
          <w:rtl/>
        </w:rPr>
        <w:t xml:space="preserve"> خروجی مدل </w:t>
      </w:r>
      <w:r>
        <w:rPr>
          <w:rFonts w:cs="B Nazanin" w:hint="cs"/>
          <w:rtl/>
        </w:rPr>
        <w:t xml:space="preserve">هنگام اعمال </w:t>
      </w:r>
      <w:r>
        <w:rPr>
          <w:rFonts w:cs="B Nazanin"/>
        </w:rPr>
        <w:t>tDCS</w:t>
      </w:r>
      <w:r>
        <w:rPr>
          <w:rFonts w:cs="B Nazanin" w:hint="cs"/>
          <w:rtl/>
        </w:rPr>
        <w:t xml:space="preserve"> کاتودال </w:t>
      </w:r>
      <w:r w:rsidRPr="00491BB8">
        <w:rPr>
          <w:rFonts w:cs="B Nazanin" w:hint="cs"/>
          <w:rtl/>
        </w:rPr>
        <w:t xml:space="preserve">در حالت </w:t>
      </w:r>
      <w:r>
        <w:rPr>
          <w:rFonts w:cs="B Nazanin" w:hint="cs"/>
          <w:rtl/>
        </w:rPr>
        <w:t xml:space="preserve">تشنج </w:t>
      </w:r>
      <w:r>
        <w:rPr>
          <w:rFonts w:cs="B Nazanin" w:hint="cs"/>
          <w:i/>
          <w:rtl/>
        </w:rPr>
        <w:t>غیابی</w:t>
      </w:r>
    </w:p>
    <w:p w14:paraId="1DCFB317" w14:textId="77777777" w:rsidR="00CC0D5A" w:rsidRDefault="00CC0D5A">
      <w:pPr>
        <w:rPr>
          <w:rFonts w:cs="B Nazanin"/>
          <w:sz w:val="28"/>
          <w:szCs w:val="28"/>
          <w:rtl/>
        </w:rPr>
      </w:pPr>
    </w:p>
    <w:p w14:paraId="4416487B" w14:textId="77777777" w:rsidR="00CC0D5A" w:rsidRDefault="00E50083" w:rsidP="00CC0D5A">
      <w:pPr>
        <w:jc w:val="center"/>
        <w:rPr>
          <w:rFonts w:cs="B Nazanin"/>
          <w:sz w:val="28"/>
          <w:szCs w:val="28"/>
          <w:rtl/>
        </w:rPr>
      </w:pPr>
      <w:r>
        <w:rPr>
          <w:rFonts w:cs="B Nazanin"/>
          <w:sz w:val="28"/>
          <w:szCs w:val="28"/>
        </w:rPr>
        <w:pict w14:anchorId="3DBB4C90">
          <v:shape id="_x0000_i1051" type="#_x0000_t75" style="width:375pt;height:280.8pt">
            <v:imagedata r:id="rId42" o:title="absence with tdcs manfi"/>
          </v:shape>
        </w:pict>
      </w:r>
    </w:p>
    <w:p w14:paraId="25E76955" w14:textId="77777777" w:rsidR="00CC0D5A" w:rsidRPr="00491BB8" w:rsidRDefault="00CC0D5A" w:rsidP="00CC0D5A">
      <w:pPr>
        <w:jc w:val="center"/>
        <w:rPr>
          <w:rFonts w:cs="B Nazanin"/>
          <w:i/>
          <w:rtl/>
        </w:rPr>
      </w:pPr>
      <w:r w:rsidRPr="00491BB8">
        <w:rPr>
          <w:rFonts w:cs="B Nazanin" w:hint="cs"/>
          <w:rtl/>
        </w:rPr>
        <w:t>شکل 4-</w:t>
      </w:r>
      <w:r>
        <w:rPr>
          <w:rFonts w:cs="B Nazanin" w:hint="cs"/>
          <w:rtl/>
        </w:rPr>
        <w:t>11</w:t>
      </w:r>
      <w:r w:rsidR="007C2EEE">
        <w:rPr>
          <w:rFonts w:cs="B Nazanin" w:hint="cs"/>
          <w:rtl/>
        </w:rPr>
        <w:t xml:space="preserve"> .</w:t>
      </w:r>
      <w:r w:rsidRPr="00491BB8">
        <w:rPr>
          <w:rFonts w:cs="B Nazanin" w:hint="cs"/>
          <w:rtl/>
        </w:rPr>
        <w:t xml:space="preserve"> خروجی مدل </w:t>
      </w:r>
      <w:r>
        <w:rPr>
          <w:rFonts w:cs="B Nazanin" w:hint="cs"/>
          <w:rtl/>
        </w:rPr>
        <w:t xml:space="preserve">هنگام اعمال </w:t>
      </w:r>
      <w:r>
        <w:rPr>
          <w:rFonts w:cs="B Nazanin"/>
        </w:rPr>
        <w:t>tDCS</w:t>
      </w:r>
      <w:r>
        <w:rPr>
          <w:rFonts w:cs="B Nazanin" w:hint="cs"/>
          <w:rtl/>
        </w:rPr>
        <w:t xml:space="preserve"> آ</w:t>
      </w:r>
      <w:r w:rsidR="007C2EEE">
        <w:rPr>
          <w:rFonts w:cs="B Nazanin" w:hint="cs"/>
          <w:rtl/>
        </w:rPr>
        <w:t>ن</w:t>
      </w:r>
      <w:r>
        <w:rPr>
          <w:rFonts w:cs="B Nazanin" w:hint="cs"/>
          <w:rtl/>
        </w:rPr>
        <w:t xml:space="preserve">ودال </w:t>
      </w:r>
      <w:r w:rsidRPr="00491BB8">
        <w:rPr>
          <w:rFonts w:cs="B Nazanin" w:hint="cs"/>
          <w:rtl/>
        </w:rPr>
        <w:t xml:space="preserve">در حالت </w:t>
      </w:r>
      <w:r>
        <w:rPr>
          <w:rFonts w:cs="B Nazanin" w:hint="cs"/>
          <w:rtl/>
        </w:rPr>
        <w:t xml:space="preserve">تشنج </w:t>
      </w:r>
      <w:r>
        <w:rPr>
          <w:rFonts w:cs="B Nazanin" w:hint="cs"/>
          <w:i/>
          <w:rtl/>
        </w:rPr>
        <w:t>غیابی</w:t>
      </w:r>
    </w:p>
    <w:p w14:paraId="39C0A2C4" w14:textId="77777777" w:rsidR="00CC0D5A" w:rsidRDefault="00CC0D5A">
      <w:pPr>
        <w:rPr>
          <w:rFonts w:cs="B Nazanin"/>
          <w:sz w:val="28"/>
          <w:szCs w:val="28"/>
          <w:rtl/>
        </w:rPr>
      </w:pPr>
    </w:p>
    <w:p w14:paraId="2E311E95" w14:textId="77777777" w:rsidR="009328D1" w:rsidRDefault="00E50083" w:rsidP="00CC0D5A">
      <w:pPr>
        <w:jc w:val="center"/>
        <w:rPr>
          <w:rFonts w:cs="B Nazanin"/>
          <w:sz w:val="28"/>
          <w:szCs w:val="28"/>
          <w:rtl/>
        </w:rPr>
      </w:pPr>
      <w:r>
        <w:rPr>
          <w:rFonts w:cs="B Nazanin"/>
          <w:sz w:val="28"/>
          <w:szCs w:val="28"/>
        </w:rPr>
        <w:lastRenderedPageBreak/>
        <w:pict w14:anchorId="55751371">
          <v:shape id="_x0000_i1052" type="#_x0000_t75" style="width:337.8pt;height:253.8pt">
            <v:imagedata r:id="rId43" o:title="tonic with tdcs mosbat"/>
          </v:shape>
        </w:pict>
      </w:r>
    </w:p>
    <w:p w14:paraId="2D6F0AC1" w14:textId="77777777" w:rsidR="00CC0D5A" w:rsidRPr="00491BB8" w:rsidRDefault="00CC0D5A" w:rsidP="00CC0D5A">
      <w:pPr>
        <w:jc w:val="center"/>
        <w:rPr>
          <w:rFonts w:cs="B Nazanin"/>
          <w:i/>
          <w:rtl/>
        </w:rPr>
      </w:pPr>
      <w:r w:rsidRPr="00491BB8">
        <w:rPr>
          <w:rFonts w:cs="B Nazanin" w:hint="cs"/>
          <w:rtl/>
        </w:rPr>
        <w:t>شکل 4-</w:t>
      </w:r>
      <w:r>
        <w:rPr>
          <w:rFonts w:cs="B Nazanin" w:hint="cs"/>
          <w:rtl/>
        </w:rPr>
        <w:t>12</w:t>
      </w:r>
      <w:r w:rsidR="007C2EEE">
        <w:rPr>
          <w:rFonts w:cs="B Nazanin" w:hint="cs"/>
          <w:rtl/>
        </w:rPr>
        <w:t xml:space="preserve"> .</w:t>
      </w:r>
      <w:r w:rsidRPr="00491BB8">
        <w:rPr>
          <w:rFonts w:cs="B Nazanin" w:hint="cs"/>
          <w:rtl/>
        </w:rPr>
        <w:t xml:space="preserve"> خروجی مدل </w:t>
      </w:r>
      <w:r>
        <w:rPr>
          <w:rFonts w:cs="B Nazanin" w:hint="cs"/>
          <w:rtl/>
        </w:rPr>
        <w:t xml:space="preserve">هنگام اعمال </w:t>
      </w:r>
      <w:r>
        <w:rPr>
          <w:rFonts w:cs="B Nazanin"/>
        </w:rPr>
        <w:t>tDCS</w:t>
      </w:r>
      <w:r>
        <w:rPr>
          <w:rFonts w:cs="B Nazanin" w:hint="cs"/>
          <w:rtl/>
        </w:rPr>
        <w:t xml:space="preserve"> کاتودال </w:t>
      </w:r>
      <w:r w:rsidRPr="00491BB8">
        <w:rPr>
          <w:rFonts w:cs="B Nazanin" w:hint="cs"/>
          <w:rtl/>
        </w:rPr>
        <w:t xml:space="preserve">در حالت </w:t>
      </w:r>
      <w:r>
        <w:rPr>
          <w:rFonts w:cs="B Nazanin" w:hint="cs"/>
          <w:rtl/>
        </w:rPr>
        <w:t xml:space="preserve">تشنج </w:t>
      </w:r>
      <w:r>
        <w:rPr>
          <w:rFonts w:cs="B Nazanin" w:hint="cs"/>
          <w:i/>
          <w:rtl/>
        </w:rPr>
        <w:t>تونیک</w:t>
      </w:r>
    </w:p>
    <w:p w14:paraId="17FC52AD" w14:textId="77777777" w:rsidR="009328D1" w:rsidRDefault="009328D1">
      <w:pPr>
        <w:rPr>
          <w:rFonts w:cs="B Nazanin"/>
          <w:sz w:val="28"/>
          <w:szCs w:val="28"/>
          <w:rtl/>
        </w:rPr>
      </w:pPr>
    </w:p>
    <w:p w14:paraId="45FC720A" w14:textId="77777777" w:rsidR="009328D1" w:rsidRDefault="00E50083" w:rsidP="00CC0D5A">
      <w:pPr>
        <w:jc w:val="center"/>
        <w:rPr>
          <w:rFonts w:cs="B Nazanin"/>
          <w:sz w:val="28"/>
          <w:szCs w:val="28"/>
          <w:rtl/>
        </w:rPr>
      </w:pPr>
      <w:r>
        <w:rPr>
          <w:rFonts w:cs="B Nazanin"/>
          <w:sz w:val="28"/>
          <w:szCs w:val="28"/>
        </w:rPr>
        <w:pict w14:anchorId="0777BBCF">
          <v:shape id="_x0000_i1053" type="#_x0000_t75" style="width:343.2pt;height:257.4pt">
            <v:imagedata r:id="rId44" o:title="tonic with tdcs manfi"/>
          </v:shape>
        </w:pict>
      </w:r>
    </w:p>
    <w:p w14:paraId="00AFD682" w14:textId="77777777" w:rsidR="00CC0D5A" w:rsidRPr="00491BB8" w:rsidRDefault="00CC0D5A" w:rsidP="00CC0D5A">
      <w:pPr>
        <w:jc w:val="center"/>
        <w:rPr>
          <w:rFonts w:cs="B Nazanin"/>
          <w:i/>
          <w:rtl/>
        </w:rPr>
      </w:pPr>
      <w:r w:rsidRPr="00491BB8">
        <w:rPr>
          <w:rFonts w:cs="B Nazanin" w:hint="cs"/>
          <w:rtl/>
        </w:rPr>
        <w:t>شکل 4-</w:t>
      </w:r>
      <w:r>
        <w:rPr>
          <w:rFonts w:cs="B Nazanin" w:hint="cs"/>
          <w:rtl/>
        </w:rPr>
        <w:t>13</w:t>
      </w:r>
      <w:r w:rsidR="007C2EEE">
        <w:rPr>
          <w:rFonts w:cs="B Nazanin" w:hint="cs"/>
          <w:rtl/>
        </w:rPr>
        <w:t xml:space="preserve"> .</w:t>
      </w:r>
      <w:r w:rsidRPr="00491BB8">
        <w:rPr>
          <w:rFonts w:cs="B Nazanin" w:hint="cs"/>
          <w:rtl/>
        </w:rPr>
        <w:t xml:space="preserve"> خروجی مدل </w:t>
      </w:r>
      <w:r>
        <w:rPr>
          <w:rFonts w:cs="B Nazanin" w:hint="cs"/>
          <w:rtl/>
        </w:rPr>
        <w:t xml:space="preserve">هنگام اعمال </w:t>
      </w:r>
      <w:r>
        <w:rPr>
          <w:rFonts w:cs="B Nazanin"/>
        </w:rPr>
        <w:t>tDCS</w:t>
      </w:r>
      <w:r w:rsidR="007C2EEE">
        <w:rPr>
          <w:rFonts w:cs="B Nazanin" w:hint="cs"/>
          <w:rtl/>
        </w:rPr>
        <w:t xml:space="preserve"> آن</w:t>
      </w:r>
      <w:r>
        <w:rPr>
          <w:rFonts w:cs="B Nazanin" w:hint="cs"/>
          <w:rtl/>
        </w:rPr>
        <w:t xml:space="preserve">ودال </w:t>
      </w:r>
      <w:r w:rsidRPr="00491BB8">
        <w:rPr>
          <w:rFonts w:cs="B Nazanin" w:hint="cs"/>
          <w:rtl/>
        </w:rPr>
        <w:t xml:space="preserve">در حالت </w:t>
      </w:r>
      <w:r>
        <w:rPr>
          <w:rFonts w:cs="B Nazanin" w:hint="cs"/>
          <w:rtl/>
        </w:rPr>
        <w:t xml:space="preserve">تشنج </w:t>
      </w:r>
      <w:r>
        <w:rPr>
          <w:rFonts w:cs="B Nazanin" w:hint="cs"/>
          <w:i/>
          <w:rtl/>
        </w:rPr>
        <w:t>تونیک</w:t>
      </w:r>
    </w:p>
    <w:p w14:paraId="74C4E9C7" w14:textId="77777777" w:rsidR="009328D1" w:rsidRDefault="009328D1">
      <w:pPr>
        <w:rPr>
          <w:rFonts w:cs="B Nazanin"/>
          <w:sz w:val="28"/>
          <w:szCs w:val="28"/>
          <w:rtl/>
        </w:rPr>
      </w:pPr>
    </w:p>
    <w:p w14:paraId="41496C1C" w14:textId="77777777" w:rsidR="009328D1" w:rsidRDefault="008B3B48">
      <w:pPr>
        <w:rPr>
          <w:rFonts w:cs="B Nazanin"/>
          <w:sz w:val="28"/>
          <w:szCs w:val="28"/>
          <w:rtl/>
        </w:rPr>
      </w:pPr>
      <w:commentRangeStart w:id="550"/>
      <w:r>
        <w:rPr>
          <w:rFonts w:cs="B Nazanin" w:hint="cs"/>
          <w:sz w:val="28"/>
          <w:szCs w:val="28"/>
          <w:rtl/>
        </w:rPr>
        <w:t xml:space="preserve">همانطور که در خروجی های ترسیم شده نیز بدست آمد </w:t>
      </w:r>
      <w:r>
        <w:rPr>
          <w:rFonts w:cs="B Nazanin"/>
          <w:sz w:val="28"/>
          <w:szCs w:val="28"/>
        </w:rPr>
        <w:t xml:space="preserve">tDCS </w:t>
      </w:r>
      <w:r>
        <w:rPr>
          <w:rFonts w:cs="B Nazanin" w:hint="cs"/>
          <w:sz w:val="28"/>
          <w:szCs w:val="28"/>
          <w:rtl/>
        </w:rPr>
        <w:t xml:space="preserve"> کاتدال باعث بهبود تشنج و  </w:t>
      </w:r>
      <w:r>
        <w:rPr>
          <w:rFonts w:cs="B Nazanin"/>
          <w:sz w:val="28"/>
          <w:szCs w:val="28"/>
        </w:rPr>
        <w:t>tDCS</w:t>
      </w:r>
      <w:r>
        <w:rPr>
          <w:rFonts w:cs="B Nazanin" w:hint="cs"/>
          <w:sz w:val="28"/>
          <w:szCs w:val="28"/>
          <w:rtl/>
        </w:rPr>
        <w:t xml:space="preserve"> آنودال باعث بدتر شدن حالت تشنج شد.</w:t>
      </w:r>
      <w:commentRangeEnd w:id="550"/>
      <w:r w:rsidR="00460F82">
        <w:rPr>
          <w:rStyle w:val="CommentReference"/>
          <w:rtl/>
        </w:rPr>
        <w:commentReference w:id="550"/>
      </w:r>
    </w:p>
    <w:p w14:paraId="38C53415" w14:textId="77777777" w:rsidR="00925655" w:rsidRPr="00995A5F" w:rsidRDefault="00925655" w:rsidP="00925655">
      <w:pPr>
        <w:rPr>
          <w:rFonts w:cs="B Nazanin"/>
          <w:sz w:val="44"/>
          <w:szCs w:val="44"/>
          <w:rtl/>
        </w:rPr>
      </w:pPr>
      <w:r w:rsidRPr="00995A5F">
        <w:rPr>
          <w:rFonts w:cs="B Nazanin" w:hint="cs"/>
          <w:sz w:val="44"/>
          <w:szCs w:val="44"/>
          <w:rtl/>
        </w:rPr>
        <w:lastRenderedPageBreak/>
        <w:t xml:space="preserve">فصل </w:t>
      </w:r>
      <w:r>
        <w:rPr>
          <w:rFonts w:cs="B Nazanin" w:hint="cs"/>
          <w:sz w:val="44"/>
          <w:szCs w:val="44"/>
          <w:rtl/>
        </w:rPr>
        <w:t>5</w:t>
      </w:r>
      <w:r w:rsidRPr="00995A5F">
        <w:rPr>
          <w:rFonts w:cs="B Nazanin" w:hint="cs"/>
          <w:sz w:val="44"/>
          <w:szCs w:val="44"/>
          <w:rtl/>
        </w:rPr>
        <w:t>:</w:t>
      </w:r>
    </w:p>
    <w:p w14:paraId="006BCF2B" w14:textId="77777777" w:rsidR="00925655" w:rsidRPr="00995A5F" w:rsidRDefault="00925655" w:rsidP="00925655">
      <w:pPr>
        <w:rPr>
          <w:rFonts w:cs="B Nazanin"/>
          <w:sz w:val="44"/>
          <w:szCs w:val="44"/>
          <w:rtl/>
        </w:rPr>
      </w:pPr>
      <w:r>
        <w:rPr>
          <w:rFonts w:cs="B Nazanin" w:hint="cs"/>
          <w:sz w:val="44"/>
          <w:szCs w:val="44"/>
          <w:rtl/>
        </w:rPr>
        <w:t>جمع بندی و نتیجه گیری</w:t>
      </w:r>
    </w:p>
    <w:p w14:paraId="42F74750" w14:textId="08F8C983" w:rsidR="008E37E2" w:rsidDel="00460F82" w:rsidRDefault="008E37E2" w:rsidP="00460F82">
      <w:pPr>
        <w:jc w:val="both"/>
        <w:rPr>
          <w:del w:id="551" w:author="Fariba" w:date="2021-02-02T19:28:00Z"/>
          <w:rFonts w:cs="B Nazanin"/>
          <w:sz w:val="28"/>
          <w:szCs w:val="28"/>
          <w:rtl/>
        </w:rPr>
      </w:pPr>
      <w:r>
        <w:rPr>
          <w:rFonts w:cs="B Nazanin" w:hint="cs"/>
          <w:sz w:val="28"/>
          <w:szCs w:val="28"/>
          <w:rtl/>
        </w:rPr>
        <w:t xml:space="preserve">هدف از این پژوهش، </w:t>
      </w:r>
      <w:del w:id="552" w:author="Fariba" w:date="2021-02-02T19:27:00Z">
        <w:r w:rsidDel="00460F82">
          <w:rPr>
            <w:rFonts w:cs="B Nazanin" w:hint="cs"/>
            <w:sz w:val="28"/>
            <w:szCs w:val="28"/>
            <w:rtl/>
          </w:rPr>
          <w:delText xml:space="preserve">تعیین </w:delText>
        </w:r>
      </w:del>
      <w:ins w:id="553" w:author="Fariba" w:date="2021-02-02T19:27:00Z">
        <w:r w:rsidR="00460F82">
          <w:rPr>
            <w:rFonts w:cs="B Nazanin" w:hint="cs"/>
            <w:sz w:val="28"/>
            <w:szCs w:val="28"/>
            <w:rtl/>
          </w:rPr>
          <w:t>مطالعه نحوه</w:t>
        </w:r>
        <w:r w:rsidR="00460F82">
          <w:rPr>
            <w:rFonts w:cs="B Nazanin" w:hint="cs"/>
            <w:sz w:val="28"/>
            <w:szCs w:val="28"/>
            <w:rtl/>
          </w:rPr>
          <w:t xml:space="preserve"> </w:t>
        </w:r>
      </w:ins>
      <w:r>
        <w:rPr>
          <w:rFonts w:cs="B Nazanin" w:hint="cs"/>
          <w:sz w:val="28"/>
          <w:szCs w:val="28"/>
          <w:rtl/>
        </w:rPr>
        <w:t>اثر بخشی تحریک الکتریکی مستقیم فراجمجمه ای بر صرع بود.</w:t>
      </w:r>
      <w:ins w:id="554" w:author="Fariba" w:date="2021-02-02T19:28:00Z">
        <w:r w:rsidR="00460F82">
          <w:rPr>
            <w:rFonts w:cs="B Nazanin" w:hint="cs"/>
            <w:sz w:val="28"/>
            <w:szCs w:val="28"/>
            <w:rtl/>
          </w:rPr>
          <w:t xml:space="preserve"> </w:t>
        </w:r>
      </w:ins>
    </w:p>
    <w:p w14:paraId="2377A5BA" w14:textId="77777777" w:rsidR="009328D1" w:rsidRDefault="00925655" w:rsidP="00460F82">
      <w:pPr>
        <w:jc w:val="both"/>
        <w:rPr>
          <w:rFonts w:cs="B Nazanin"/>
          <w:sz w:val="28"/>
          <w:szCs w:val="28"/>
          <w:rtl/>
        </w:rPr>
      </w:pPr>
      <w:r>
        <w:rPr>
          <w:rFonts w:cs="B Nazanin" w:hint="cs"/>
          <w:sz w:val="28"/>
          <w:szCs w:val="28"/>
          <w:rtl/>
        </w:rPr>
        <w:t xml:space="preserve">همانطور که در گذشته اشاره شد صرع حاصل بهم خوردن تعادل </w:t>
      </w:r>
      <w:r w:rsidR="00AF43E9">
        <w:rPr>
          <w:rFonts w:cs="B Nazanin" w:hint="cs"/>
          <w:sz w:val="28"/>
          <w:szCs w:val="28"/>
          <w:rtl/>
        </w:rPr>
        <w:t xml:space="preserve">فعالیت </w:t>
      </w:r>
      <w:r w:rsidR="007C2EEE">
        <w:rPr>
          <w:rFonts w:cs="B Nazanin" w:hint="cs"/>
          <w:sz w:val="28"/>
          <w:szCs w:val="28"/>
          <w:rtl/>
        </w:rPr>
        <w:t>نورون های تحریکی و مهاری می</w:t>
      </w:r>
      <w:r w:rsidR="007C2EEE">
        <w:rPr>
          <w:rFonts w:cs="B Nazanin"/>
          <w:sz w:val="28"/>
          <w:szCs w:val="28"/>
          <w:rtl/>
        </w:rPr>
        <w:softHyphen/>
      </w:r>
      <w:r>
        <w:rPr>
          <w:rFonts w:cs="B Nazanin" w:hint="cs"/>
          <w:sz w:val="28"/>
          <w:szCs w:val="28"/>
          <w:rtl/>
        </w:rPr>
        <w:t>باشد. یعنی اگر نورون های مهاری به درستی عمل نکنند</w:t>
      </w:r>
      <w:r w:rsidR="00AF43E9">
        <w:rPr>
          <w:rFonts w:cs="B Nazanin" w:hint="cs"/>
          <w:sz w:val="28"/>
          <w:szCs w:val="28"/>
          <w:rtl/>
        </w:rPr>
        <w:t xml:space="preserve"> و نورون های تحریکی را بصورت فیدبک منفی مهار نکنند</w:t>
      </w:r>
      <w:r w:rsidR="008B718A">
        <w:rPr>
          <w:rFonts w:cs="B Nazanin" w:hint="cs"/>
          <w:sz w:val="28"/>
          <w:szCs w:val="28"/>
          <w:rtl/>
        </w:rPr>
        <w:t>،</w:t>
      </w:r>
      <w:r>
        <w:rPr>
          <w:rFonts w:cs="B Nazanin" w:hint="cs"/>
          <w:sz w:val="28"/>
          <w:szCs w:val="28"/>
          <w:rtl/>
        </w:rPr>
        <w:t xml:space="preserve"> نورو</w:t>
      </w:r>
      <w:r w:rsidR="00AF43E9">
        <w:rPr>
          <w:rFonts w:cs="B Nazanin" w:hint="cs"/>
          <w:sz w:val="28"/>
          <w:szCs w:val="28"/>
          <w:rtl/>
        </w:rPr>
        <w:t>ن های تحریکی کار خود را بصورت فیدبک مثبت انجام</w:t>
      </w:r>
      <w:r w:rsidR="008B718A">
        <w:rPr>
          <w:rFonts w:cs="B Nazanin" w:hint="cs"/>
          <w:sz w:val="28"/>
          <w:szCs w:val="28"/>
          <w:rtl/>
        </w:rPr>
        <w:t xml:space="preserve"> می دهند و </w:t>
      </w:r>
      <w:r w:rsidR="007C2EEE">
        <w:rPr>
          <w:rFonts w:cs="B Nazanin" w:hint="cs"/>
          <w:sz w:val="28"/>
          <w:szCs w:val="28"/>
          <w:rtl/>
        </w:rPr>
        <w:t>توسط نورون های مهاری مهار نمی</w:t>
      </w:r>
      <w:r w:rsidR="007C2EEE">
        <w:rPr>
          <w:rFonts w:cs="B Nazanin"/>
          <w:sz w:val="28"/>
          <w:szCs w:val="28"/>
          <w:rtl/>
        </w:rPr>
        <w:softHyphen/>
      </w:r>
      <w:r>
        <w:rPr>
          <w:rFonts w:cs="B Nazanin" w:hint="cs"/>
          <w:sz w:val="28"/>
          <w:szCs w:val="28"/>
          <w:rtl/>
        </w:rPr>
        <w:t>شوند و</w:t>
      </w:r>
      <w:r w:rsidR="008B718A">
        <w:rPr>
          <w:rFonts w:cs="B Nazanin" w:hint="cs"/>
          <w:sz w:val="28"/>
          <w:szCs w:val="28"/>
          <w:rtl/>
        </w:rPr>
        <w:t xml:space="preserve"> فیدبک مثبت ممکن است باعث ناپایداری و وقوع صرع شود.</w:t>
      </w:r>
    </w:p>
    <w:p w14:paraId="401D9175" w14:textId="77777777" w:rsidR="00B30B0D" w:rsidRDefault="00B30B0D" w:rsidP="00FC40A1">
      <w:pPr>
        <w:jc w:val="both"/>
        <w:rPr>
          <w:rFonts w:cs="B Nazanin"/>
          <w:sz w:val="28"/>
          <w:szCs w:val="28"/>
          <w:rtl/>
        </w:rPr>
      </w:pPr>
      <w:r>
        <w:rPr>
          <w:rFonts w:cs="B Nazanin" w:hint="cs"/>
          <w:sz w:val="28"/>
          <w:szCs w:val="28"/>
          <w:rtl/>
        </w:rPr>
        <w:t xml:space="preserve">در این مطالعه ما مدل های مختلفی از صرع را که بصورت توده نورونی و جمعیت نورونی بودند بررسی کردیم و در نهایت از مدل اصلاح شده ی لیو و ونگ برای مدل کردن صرع استفاده </w:t>
      </w:r>
      <w:r w:rsidR="007C2EEE">
        <w:rPr>
          <w:rFonts w:cs="B Nazanin" w:hint="cs"/>
          <w:sz w:val="28"/>
          <w:szCs w:val="28"/>
          <w:rtl/>
        </w:rPr>
        <w:t>کردیم. با تغییر پارامتر های مدل</w:t>
      </w:r>
      <w:r>
        <w:rPr>
          <w:rFonts w:cs="B Nazanin" w:hint="cs"/>
          <w:sz w:val="28"/>
          <w:szCs w:val="28"/>
          <w:rtl/>
        </w:rPr>
        <w:t xml:space="preserve">، حالت های پیش تشنج ، تشنج های تونیک ، غیابی و کلونیک را بدست آوردیم. سپس </w:t>
      </w:r>
      <w:r>
        <w:rPr>
          <w:rFonts w:cs="B Nazanin"/>
          <w:sz w:val="28"/>
          <w:szCs w:val="28"/>
        </w:rPr>
        <w:t>tDCS</w:t>
      </w:r>
      <w:r>
        <w:rPr>
          <w:rFonts w:cs="B Nazanin" w:hint="cs"/>
          <w:sz w:val="28"/>
          <w:szCs w:val="28"/>
          <w:rtl/>
        </w:rPr>
        <w:t xml:space="preserve"> را به مدل اضافه کردیم و</w:t>
      </w:r>
      <w:r w:rsidR="007C2EEE">
        <w:rPr>
          <w:rFonts w:cs="B Nazanin" w:hint="cs"/>
          <w:sz w:val="28"/>
          <w:szCs w:val="28"/>
          <w:rtl/>
        </w:rPr>
        <w:t xml:space="preserve"> </w:t>
      </w:r>
      <w:r>
        <w:rPr>
          <w:rFonts w:cs="B Nazanin" w:hint="cs"/>
          <w:sz w:val="28"/>
          <w:szCs w:val="28"/>
          <w:rtl/>
        </w:rPr>
        <w:t>تغییرات بوجود آمده در سیگنال را مشاهده کردیم.</w:t>
      </w:r>
    </w:p>
    <w:p w14:paraId="49621AE2" w14:textId="6F933945" w:rsidR="009328D1" w:rsidRDefault="00AF43E9" w:rsidP="00460F82">
      <w:pPr>
        <w:jc w:val="both"/>
        <w:rPr>
          <w:rFonts w:cs="B Nazanin"/>
          <w:sz w:val="28"/>
          <w:szCs w:val="28"/>
        </w:rPr>
      </w:pPr>
      <w:r>
        <w:rPr>
          <w:rFonts w:cs="B Nazanin"/>
          <w:sz w:val="28"/>
          <w:szCs w:val="28"/>
        </w:rPr>
        <w:t>tDCS</w:t>
      </w:r>
      <w:r>
        <w:rPr>
          <w:rFonts w:cs="B Nazanin" w:hint="cs"/>
          <w:sz w:val="28"/>
          <w:szCs w:val="28"/>
          <w:rtl/>
        </w:rPr>
        <w:t xml:space="preserve"> باعث تغییر در </w:t>
      </w:r>
      <w:r>
        <w:rPr>
          <w:rFonts w:cs="B Nazanin"/>
          <w:sz w:val="28"/>
          <w:szCs w:val="28"/>
        </w:rPr>
        <w:t xml:space="preserve"> </w:t>
      </w:r>
      <w:commentRangeStart w:id="555"/>
      <w:del w:id="556" w:author="Fariba" w:date="2021-02-02T19:28:00Z">
        <w:r w:rsidDel="00460F82">
          <w:rPr>
            <w:rFonts w:cs="B Nazanin"/>
            <w:sz w:val="28"/>
            <w:szCs w:val="28"/>
          </w:rPr>
          <w:delText>plasticity</w:delText>
        </w:r>
        <w:r w:rsidDel="00460F82">
          <w:rPr>
            <w:rFonts w:cs="B Nazanin" w:hint="cs"/>
            <w:sz w:val="28"/>
            <w:szCs w:val="28"/>
            <w:rtl/>
          </w:rPr>
          <w:delText xml:space="preserve">سیناپس </w:delText>
        </w:r>
      </w:del>
      <w:ins w:id="557" w:author="Fariba" w:date="2021-02-02T19:28:00Z">
        <w:r w:rsidR="00460F82">
          <w:rPr>
            <w:rFonts w:cs="B Nazanin" w:hint="cs"/>
            <w:sz w:val="28"/>
            <w:szCs w:val="28"/>
            <w:rtl/>
          </w:rPr>
          <w:t xml:space="preserve">شکل پذیری </w:t>
        </w:r>
      </w:ins>
      <w:commentRangeEnd w:id="555"/>
      <w:ins w:id="558" w:author="Fariba" w:date="2021-02-02T19:29:00Z">
        <w:r w:rsidR="00460F82">
          <w:rPr>
            <w:rStyle w:val="CommentReference"/>
            <w:rtl/>
          </w:rPr>
          <w:commentReference w:id="555"/>
        </w:r>
      </w:ins>
      <w:ins w:id="559" w:author="Fariba" w:date="2021-02-02T19:28:00Z">
        <w:r w:rsidR="00460F82">
          <w:rPr>
            <w:rFonts w:cs="B Nazanin" w:hint="cs"/>
            <w:sz w:val="28"/>
            <w:szCs w:val="28"/>
            <w:rtl/>
          </w:rPr>
          <w:t xml:space="preserve">سیناپس </w:t>
        </w:r>
      </w:ins>
      <w:r>
        <w:rPr>
          <w:rFonts w:cs="B Nazanin" w:hint="cs"/>
          <w:sz w:val="28"/>
          <w:szCs w:val="28"/>
          <w:rtl/>
        </w:rPr>
        <w:t>ها می شود</w:t>
      </w:r>
      <w:r w:rsidR="008B718A">
        <w:rPr>
          <w:rFonts w:cs="B Nazanin" w:hint="cs"/>
          <w:sz w:val="28"/>
          <w:szCs w:val="28"/>
          <w:rtl/>
        </w:rPr>
        <w:t xml:space="preserve"> و بر روی ار</w:t>
      </w:r>
      <w:r w:rsidR="000C3D14">
        <w:rPr>
          <w:rFonts w:cs="B Nazanin" w:hint="cs"/>
          <w:sz w:val="28"/>
          <w:szCs w:val="28"/>
          <w:rtl/>
        </w:rPr>
        <w:t xml:space="preserve">تباط بین نورون ها اثر می گذارد. </w:t>
      </w:r>
      <w:r w:rsidR="000C3D14">
        <w:rPr>
          <w:rFonts w:cs="B Nazanin"/>
          <w:sz w:val="28"/>
          <w:szCs w:val="28"/>
        </w:rPr>
        <w:t>tDCS</w:t>
      </w:r>
      <w:r w:rsidR="000C3D14">
        <w:rPr>
          <w:rFonts w:cs="B Nazanin" w:hint="cs"/>
          <w:sz w:val="28"/>
          <w:szCs w:val="28"/>
          <w:rtl/>
        </w:rPr>
        <w:t xml:space="preserve"> کاتودال باعث هایپرپلاریزاسیون نورون پیش سیناپسی می شود و</w:t>
      </w:r>
      <w:r w:rsidR="008B718A">
        <w:rPr>
          <w:rFonts w:cs="B Nazanin" w:hint="cs"/>
          <w:sz w:val="28"/>
          <w:szCs w:val="28"/>
          <w:rtl/>
        </w:rPr>
        <w:t xml:space="preserve"> از آنجایی که باعث کاهش احتمال رهایش نوروترانسمیتر ها می شود در نتیجه </w:t>
      </w:r>
      <w:r w:rsidR="000C3D14">
        <w:rPr>
          <w:rFonts w:cs="B Nazanin" w:hint="cs"/>
          <w:sz w:val="28"/>
          <w:szCs w:val="28"/>
          <w:rtl/>
        </w:rPr>
        <w:t>روی پتانسیل پس سیناپسی نیز اثر</w:t>
      </w:r>
      <w:r w:rsidR="007C2EEE">
        <w:rPr>
          <w:rFonts w:cs="B Nazanin" w:hint="cs"/>
          <w:sz w:val="28"/>
          <w:szCs w:val="28"/>
          <w:rtl/>
        </w:rPr>
        <w:t xml:space="preserve"> می گذارد و دامنه آن را کاهش می</w:t>
      </w:r>
      <w:r w:rsidR="007C2EEE">
        <w:rPr>
          <w:rFonts w:cs="B Nazanin"/>
          <w:sz w:val="28"/>
          <w:szCs w:val="28"/>
          <w:rtl/>
        </w:rPr>
        <w:softHyphen/>
      </w:r>
      <w:r w:rsidR="000C3D14">
        <w:rPr>
          <w:rFonts w:cs="B Nazanin" w:hint="cs"/>
          <w:sz w:val="28"/>
          <w:szCs w:val="28"/>
          <w:rtl/>
        </w:rPr>
        <w:t xml:space="preserve">دهد که به نوبه خود باعث کاهش تحریک پذیری می شود. (تاثیر بصورت مهاری) </w:t>
      </w:r>
      <w:r w:rsidR="000C3D14">
        <w:rPr>
          <w:rFonts w:cs="B Nazanin"/>
          <w:sz w:val="28"/>
          <w:szCs w:val="28"/>
        </w:rPr>
        <w:t>[</w:t>
      </w:r>
      <w:r w:rsidR="00F25299">
        <w:rPr>
          <w:rFonts w:cs="B Nazanin"/>
          <w:sz w:val="28"/>
          <w:szCs w:val="28"/>
        </w:rPr>
        <w:t>9</w:t>
      </w:r>
      <w:r w:rsidR="000C3D14">
        <w:rPr>
          <w:rFonts w:cs="B Nazanin"/>
          <w:sz w:val="28"/>
          <w:szCs w:val="28"/>
        </w:rPr>
        <w:t>]</w:t>
      </w:r>
    </w:p>
    <w:p w14:paraId="53AE20B9" w14:textId="77777777" w:rsidR="009328D1" w:rsidRDefault="008B718A" w:rsidP="00FC40A1">
      <w:pPr>
        <w:jc w:val="both"/>
        <w:rPr>
          <w:rFonts w:cs="B Nazanin"/>
          <w:sz w:val="28"/>
          <w:szCs w:val="28"/>
        </w:rPr>
      </w:pPr>
      <w:r>
        <w:rPr>
          <w:rFonts w:cs="B Nazanin" w:hint="cs"/>
          <w:sz w:val="28"/>
          <w:szCs w:val="28"/>
          <w:rtl/>
        </w:rPr>
        <w:t xml:space="preserve">در این مدل ما مشابه مدل </w:t>
      </w:r>
      <w:r w:rsidR="000C3D14">
        <w:rPr>
          <w:rFonts w:cs="B Nazanin" w:hint="cs"/>
          <w:sz w:val="28"/>
          <w:szCs w:val="28"/>
          <w:rtl/>
        </w:rPr>
        <w:t>های دیگر</w:t>
      </w:r>
      <w:r>
        <w:rPr>
          <w:rFonts w:cs="B Nazanin" w:hint="cs"/>
          <w:sz w:val="28"/>
          <w:szCs w:val="28"/>
          <w:rtl/>
        </w:rPr>
        <w:t xml:space="preserve"> ، تاثیر </w:t>
      </w:r>
      <w:commentRangeStart w:id="560"/>
      <w:r>
        <w:rPr>
          <w:rFonts w:cs="B Nazanin"/>
          <w:sz w:val="28"/>
          <w:szCs w:val="28"/>
        </w:rPr>
        <w:t>plasticity</w:t>
      </w:r>
      <w:commentRangeEnd w:id="560"/>
      <w:r w:rsidR="009A2EAC">
        <w:rPr>
          <w:rStyle w:val="CommentReference"/>
          <w:rtl/>
        </w:rPr>
        <w:commentReference w:id="560"/>
      </w:r>
      <w:r>
        <w:rPr>
          <w:rFonts w:cs="B Nazanin" w:hint="cs"/>
          <w:sz w:val="28"/>
          <w:szCs w:val="28"/>
          <w:rtl/>
        </w:rPr>
        <w:t xml:space="preserve"> را در نظر نگرفتیم و </w:t>
      </w:r>
      <w:r>
        <w:rPr>
          <w:rFonts w:cs="B Nazanin"/>
          <w:sz w:val="28"/>
          <w:szCs w:val="28"/>
        </w:rPr>
        <w:t>tDCS</w:t>
      </w:r>
      <w:r w:rsidR="007C2EEE">
        <w:rPr>
          <w:rFonts w:cs="B Nazanin" w:hint="cs"/>
          <w:sz w:val="28"/>
          <w:szCs w:val="28"/>
          <w:rtl/>
        </w:rPr>
        <w:t xml:space="preserve"> را هنگام وقوع صرع اعمال کردیم که</w:t>
      </w:r>
      <w:r>
        <w:rPr>
          <w:rFonts w:cs="B Nazanin" w:hint="cs"/>
          <w:sz w:val="28"/>
          <w:szCs w:val="28"/>
          <w:rtl/>
        </w:rPr>
        <w:t xml:space="preserve"> </w:t>
      </w:r>
      <w:r>
        <w:rPr>
          <w:rFonts w:cs="B Nazanin"/>
          <w:sz w:val="28"/>
          <w:szCs w:val="28"/>
        </w:rPr>
        <w:t>tDCS</w:t>
      </w:r>
      <w:r w:rsidR="007C2EEE">
        <w:rPr>
          <w:rFonts w:cs="B Nazanin" w:hint="cs"/>
          <w:sz w:val="28"/>
          <w:szCs w:val="28"/>
          <w:rtl/>
        </w:rPr>
        <w:t xml:space="preserve"> کاتودال باعث کاهش تشنج شد. </w:t>
      </w:r>
      <w:r>
        <w:rPr>
          <w:rFonts w:cs="B Nazanin"/>
          <w:sz w:val="28"/>
          <w:szCs w:val="28"/>
        </w:rPr>
        <w:t>Plasticity</w:t>
      </w:r>
      <w:r>
        <w:rPr>
          <w:rFonts w:cs="B Nazanin" w:hint="cs"/>
          <w:sz w:val="28"/>
          <w:szCs w:val="28"/>
          <w:rtl/>
        </w:rPr>
        <w:t xml:space="preserve"> باعث می شود که اثر </w:t>
      </w:r>
      <w:r>
        <w:rPr>
          <w:rFonts w:cs="B Nazanin"/>
          <w:sz w:val="28"/>
          <w:szCs w:val="28"/>
        </w:rPr>
        <w:t xml:space="preserve">tDCS </w:t>
      </w:r>
      <w:r>
        <w:rPr>
          <w:rFonts w:cs="B Nazanin" w:hint="cs"/>
          <w:sz w:val="28"/>
          <w:szCs w:val="28"/>
          <w:rtl/>
        </w:rPr>
        <w:t xml:space="preserve"> بعد از قطع تحریک نیز تا مدتی باقی بماند . </w:t>
      </w:r>
      <w:r>
        <w:rPr>
          <w:rFonts w:cs="B Nazanin"/>
          <w:sz w:val="28"/>
          <w:szCs w:val="28"/>
        </w:rPr>
        <w:t>[</w:t>
      </w:r>
      <w:r w:rsidR="00F25299">
        <w:rPr>
          <w:rFonts w:cs="B Nazanin"/>
          <w:sz w:val="28"/>
          <w:szCs w:val="28"/>
        </w:rPr>
        <w:t>9</w:t>
      </w:r>
      <w:r>
        <w:rPr>
          <w:rFonts w:cs="B Nazanin"/>
          <w:sz w:val="28"/>
          <w:szCs w:val="28"/>
        </w:rPr>
        <w:t>]</w:t>
      </w:r>
    </w:p>
    <w:p w14:paraId="5A2A4421" w14:textId="77777777" w:rsidR="009328D1" w:rsidRDefault="00B30B0D" w:rsidP="00FC40A1">
      <w:pPr>
        <w:jc w:val="both"/>
        <w:rPr>
          <w:rFonts w:cs="B Nazanin"/>
          <w:sz w:val="28"/>
          <w:szCs w:val="28"/>
          <w:rtl/>
        </w:rPr>
      </w:pPr>
      <w:r>
        <w:rPr>
          <w:rFonts w:cs="B Nazanin" w:hint="cs"/>
          <w:sz w:val="28"/>
          <w:szCs w:val="28"/>
          <w:rtl/>
        </w:rPr>
        <w:t xml:space="preserve">طبق مطالعات گذشته هنگام اعمال </w:t>
      </w:r>
      <w:r>
        <w:rPr>
          <w:rFonts w:cs="B Nazanin"/>
          <w:sz w:val="28"/>
          <w:szCs w:val="28"/>
        </w:rPr>
        <w:t>tDCS</w:t>
      </w:r>
      <w:r>
        <w:rPr>
          <w:rFonts w:cs="B Nazanin" w:hint="cs"/>
          <w:sz w:val="28"/>
          <w:szCs w:val="28"/>
          <w:rtl/>
        </w:rPr>
        <w:t xml:space="preserve"> </w:t>
      </w:r>
      <w:r w:rsidRPr="00B30B0D">
        <w:rPr>
          <w:rFonts w:cs="B Nazanin"/>
          <w:sz w:val="28"/>
          <w:szCs w:val="28"/>
          <w:rtl/>
        </w:rPr>
        <w:t>در صرع ، با تحر</w:t>
      </w:r>
      <w:r w:rsidRPr="00B30B0D">
        <w:rPr>
          <w:rFonts w:cs="B Nazanin" w:hint="cs"/>
          <w:sz w:val="28"/>
          <w:szCs w:val="28"/>
          <w:rtl/>
        </w:rPr>
        <w:t>ی</w:t>
      </w:r>
      <w:r w:rsidRPr="00B30B0D">
        <w:rPr>
          <w:rFonts w:cs="B Nazanin" w:hint="eastAsia"/>
          <w:sz w:val="28"/>
          <w:szCs w:val="28"/>
          <w:rtl/>
        </w:rPr>
        <w:t>ک</w:t>
      </w:r>
      <w:r w:rsidRPr="00B30B0D">
        <w:rPr>
          <w:rFonts w:cs="B Nazanin"/>
          <w:sz w:val="28"/>
          <w:szCs w:val="28"/>
          <w:rtl/>
        </w:rPr>
        <w:t xml:space="preserve"> کاتد</w:t>
      </w:r>
      <w:r w:rsidRPr="00B30B0D">
        <w:rPr>
          <w:rFonts w:cs="B Nazanin" w:hint="cs"/>
          <w:sz w:val="28"/>
          <w:szCs w:val="28"/>
          <w:rtl/>
        </w:rPr>
        <w:t>ی</w:t>
      </w:r>
      <w:r w:rsidRPr="00B30B0D">
        <w:rPr>
          <w:rFonts w:cs="B Nazanin"/>
          <w:sz w:val="28"/>
          <w:szCs w:val="28"/>
          <w:rtl/>
        </w:rPr>
        <w:t xml:space="preserve"> و اثر ها</w:t>
      </w:r>
      <w:r w:rsidRPr="00B30B0D">
        <w:rPr>
          <w:rFonts w:cs="B Nazanin" w:hint="cs"/>
          <w:sz w:val="28"/>
          <w:szCs w:val="28"/>
          <w:rtl/>
        </w:rPr>
        <w:t>ی</w:t>
      </w:r>
      <w:r w:rsidRPr="00B30B0D">
        <w:rPr>
          <w:rFonts w:cs="B Nazanin" w:hint="eastAsia"/>
          <w:sz w:val="28"/>
          <w:szCs w:val="28"/>
          <w:rtl/>
        </w:rPr>
        <w:t>پرپلار</w:t>
      </w:r>
      <w:r w:rsidRPr="00B30B0D">
        <w:rPr>
          <w:rFonts w:cs="B Nazanin" w:hint="cs"/>
          <w:sz w:val="28"/>
          <w:szCs w:val="28"/>
          <w:rtl/>
        </w:rPr>
        <w:t>ی</w:t>
      </w:r>
      <w:r w:rsidRPr="00B30B0D">
        <w:rPr>
          <w:rFonts w:cs="B Nazanin" w:hint="eastAsia"/>
          <w:sz w:val="28"/>
          <w:szCs w:val="28"/>
          <w:rtl/>
        </w:rPr>
        <w:t>زاس</w:t>
      </w:r>
      <w:r w:rsidRPr="00B30B0D">
        <w:rPr>
          <w:rFonts w:cs="B Nazanin" w:hint="cs"/>
          <w:sz w:val="28"/>
          <w:szCs w:val="28"/>
          <w:rtl/>
        </w:rPr>
        <w:t>ی</w:t>
      </w:r>
      <w:r w:rsidRPr="00B30B0D">
        <w:rPr>
          <w:rFonts w:cs="B Nazanin" w:hint="eastAsia"/>
          <w:sz w:val="28"/>
          <w:szCs w:val="28"/>
          <w:rtl/>
        </w:rPr>
        <w:t>ون</w:t>
      </w:r>
      <w:r w:rsidRPr="00B30B0D">
        <w:rPr>
          <w:rFonts w:cs="B Nazanin"/>
          <w:sz w:val="28"/>
          <w:szCs w:val="28"/>
          <w:rtl/>
        </w:rPr>
        <w:t xml:space="preserve"> ، تعداد تشنج و الگوها</w:t>
      </w:r>
      <w:r w:rsidRPr="00B30B0D">
        <w:rPr>
          <w:rFonts w:cs="B Nazanin" w:hint="cs"/>
          <w:sz w:val="28"/>
          <w:szCs w:val="28"/>
          <w:rtl/>
        </w:rPr>
        <w:t>ی</w:t>
      </w:r>
      <w:r w:rsidRPr="00B30B0D">
        <w:rPr>
          <w:rFonts w:cs="B Nazanin"/>
          <w:sz w:val="28"/>
          <w:szCs w:val="28"/>
          <w:rtl/>
        </w:rPr>
        <w:t xml:space="preserve"> صرع کاهش </w:t>
      </w:r>
      <w:r>
        <w:rPr>
          <w:rFonts w:cs="B Nazanin" w:hint="cs"/>
          <w:sz w:val="28"/>
          <w:szCs w:val="28"/>
          <w:rtl/>
        </w:rPr>
        <w:t xml:space="preserve">می </w:t>
      </w:r>
      <w:r w:rsidRPr="00B30B0D">
        <w:rPr>
          <w:rFonts w:cs="B Nazanin" w:hint="cs"/>
          <w:sz w:val="28"/>
          <w:szCs w:val="28"/>
          <w:rtl/>
        </w:rPr>
        <w:t>ی</w:t>
      </w:r>
      <w:r w:rsidRPr="00B30B0D">
        <w:rPr>
          <w:rFonts w:cs="B Nazanin" w:hint="eastAsia"/>
          <w:sz w:val="28"/>
          <w:szCs w:val="28"/>
          <w:rtl/>
        </w:rPr>
        <w:t>ابد</w:t>
      </w:r>
      <w:r w:rsidR="00447A77">
        <w:rPr>
          <w:rFonts w:cs="B Nazanin"/>
          <w:sz w:val="28"/>
          <w:szCs w:val="28"/>
          <w:rtl/>
        </w:rPr>
        <w:t xml:space="preserve"> و</w:t>
      </w:r>
      <w:r w:rsidRPr="00B30B0D">
        <w:rPr>
          <w:rFonts w:cs="B Nazanin"/>
          <w:sz w:val="28"/>
          <w:szCs w:val="28"/>
          <w:rtl/>
        </w:rPr>
        <w:t xml:space="preserve"> </w:t>
      </w:r>
      <w:r w:rsidRPr="00B30B0D">
        <w:rPr>
          <w:rFonts w:cs="B Nazanin"/>
          <w:sz w:val="28"/>
          <w:szCs w:val="28"/>
        </w:rPr>
        <w:t>tDCS</w:t>
      </w:r>
      <w:r w:rsidRPr="00B30B0D">
        <w:rPr>
          <w:rFonts w:cs="B Nazanin"/>
          <w:sz w:val="28"/>
          <w:szCs w:val="28"/>
          <w:rtl/>
        </w:rPr>
        <w:t xml:space="preserve"> آنودال به دل</w:t>
      </w:r>
      <w:r w:rsidRPr="00B30B0D">
        <w:rPr>
          <w:rFonts w:cs="B Nazanin" w:hint="cs"/>
          <w:sz w:val="28"/>
          <w:szCs w:val="28"/>
          <w:rtl/>
        </w:rPr>
        <w:t>ی</w:t>
      </w:r>
      <w:r w:rsidRPr="00B30B0D">
        <w:rPr>
          <w:rFonts w:cs="B Nazanin" w:hint="eastAsia"/>
          <w:sz w:val="28"/>
          <w:szCs w:val="28"/>
          <w:rtl/>
        </w:rPr>
        <w:t>ل</w:t>
      </w:r>
      <w:r w:rsidRPr="00B30B0D">
        <w:rPr>
          <w:rFonts w:cs="B Nazanin"/>
          <w:sz w:val="28"/>
          <w:szCs w:val="28"/>
          <w:rtl/>
        </w:rPr>
        <w:t xml:space="preserve"> دپلار</w:t>
      </w:r>
      <w:r w:rsidRPr="00B30B0D">
        <w:rPr>
          <w:rFonts w:cs="B Nazanin" w:hint="cs"/>
          <w:sz w:val="28"/>
          <w:szCs w:val="28"/>
          <w:rtl/>
        </w:rPr>
        <w:t>ی</w:t>
      </w:r>
      <w:r w:rsidRPr="00B30B0D">
        <w:rPr>
          <w:rFonts w:cs="B Nazanin" w:hint="eastAsia"/>
          <w:sz w:val="28"/>
          <w:szCs w:val="28"/>
          <w:rtl/>
        </w:rPr>
        <w:t>زاس</w:t>
      </w:r>
      <w:r w:rsidRPr="00B30B0D">
        <w:rPr>
          <w:rFonts w:cs="B Nazanin" w:hint="cs"/>
          <w:sz w:val="28"/>
          <w:szCs w:val="28"/>
          <w:rtl/>
        </w:rPr>
        <w:t>ی</w:t>
      </w:r>
      <w:r w:rsidRPr="00B30B0D">
        <w:rPr>
          <w:rFonts w:cs="B Nazanin" w:hint="eastAsia"/>
          <w:sz w:val="28"/>
          <w:szCs w:val="28"/>
          <w:rtl/>
        </w:rPr>
        <w:t>ون</w:t>
      </w:r>
      <w:r w:rsidRPr="00B30B0D">
        <w:rPr>
          <w:rFonts w:cs="B Nazanin"/>
          <w:sz w:val="28"/>
          <w:szCs w:val="28"/>
          <w:rtl/>
        </w:rPr>
        <w:t xml:space="preserve"> عصب</w:t>
      </w:r>
      <w:r w:rsidRPr="00B30B0D">
        <w:rPr>
          <w:rFonts w:cs="B Nazanin" w:hint="cs"/>
          <w:sz w:val="28"/>
          <w:szCs w:val="28"/>
          <w:rtl/>
        </w:rPr>
        <w:t>ی</w:t>
      </w:r>
      <w:r w:rsidRPr="00B30B0D">
        <w:rPr>
          <w:rFonts w:cs="B Nazanin"/>
          <w:sz w:val="28"/>
          <w:szCs w:val="28"/>
          <w:rtl/>
        </w:rPr>
        <w:t xml:space="preserve"> ، به طور کل</w:t>
      </w:r>
      <w:r w:rsidRPr="00B30B0D">
        <w:rPr>
          <w:rFonts w:cs="B Nazanin" w:hint="cs"/>
          <w:sz w:val="28"/>
          <w:szCs w:val="28"/>
          <w:rtl/>
        </w:rPr>
        <w:t>ی</w:t>
      </w:r>
      <w:r w:rsidRPr="00B30B0D">
        <w:rPr>
          <w:rFonts w:cs="B Nazanin"/>
          <w:sz w:val="28"/>
          <w:szCs w:val="28"/>
          <w:rtl/>
        </w:rPr>
        <w:t xml:space="preserve"> اثر تحر</w:t>
      </w:r>
      <w:r w:rsidRPr="00B30B0D">
        <w:rPr>
          <w:rFonts w:cs="B Nazanin" w:hint="cs"/>
          <w:sz w:val="28"/>
          <w:szCs w:val="28"/>
          <w:rtl/>
        </w:rPr>
        <w:t>ی</w:t>
      </w:r>
      <w:r w:rsidRPr="00B30B0D">
        <w:rPr>
          <w:rFonts w:cs="B Nazanin" w:hint="eastAsia"/>
          <w:sz w:val="28"/>
          <w:szCs w:val="28"/>
          <w:rtl/>
        </w:rPr>
        <w:t>ک</w:t>
      </w:r>
      <w:r w:rsidRPr="00B30B0D">
        <w:rPr>
          <w:rFonts w:cs="B Nazanin" w:hint="cs"/>
          <w:sz w:val="28"/>
          <w:szCs w:val="28"/>
          <w:rtl/>
        </w:rPr>
        <w:t>ی</w:t>
      </w:r>
      <w:r w:rsidRPr="00B30B0D">
        <w:rPr>
          <w:rFonts w:cs="B Nazanin"/>
          <w:sz w:val="28"/>
          <w:szCs w:val="28"/>
          <w:rtl/>
        </w:rPr>
        <w:t xml:space="preserve"> رو</w:t>
      </w:r>
      <w:r w:rsidRPr="00B30B0D">
        <w:rPr>
          <w:rFonts w:cs="B Nazanin" w:hint="cs"/>
          <w:sz w:val="28"/>
          <w:szCs w:val="28"/>
          <w:rtl/>
        </w:rPr>
        <w:t>ی</w:t>
      </w:r>
      <w:r w:rsidR="00447A77">
        <w:rPr>
          <w:rFonts w:cs="B Nazanin"/>
          <w:sz w:val="28"/>
          <w:szCs w:val="28"/>
          <w:rtl/>
        </w:rPr>
        <w:t xml:space="preserve"> قشر مغز دارد </w:t>
      </w:r>
      <w:r w:rsidR="00447A77">
        <w:rPr>
          <w:rFonts w:cs="B Nazanin" w:hint="cs"/>
          <w:sz w:val="28"/>
          <w:szCs w:val="28"/>
          <w:rtl/>
        </w:rPr>
        <w:t>که نتایج این مدل با مطالعات گذشته هم خوانی دارد.</w:t>
      </w:r>
    </w:p>
    <w:p w14:paraId="2284878C" w14:textId="77777777" w:rsidR="009328D1" w:rsidRDefault="00447A77" w:rsidP="00FC40A1">
      <w:pPr>
        <w:jc w:val="both"/>
        <w:rPr>
          <w:rFonts w:cs="B Nazanin"/>
          <w:sz w:val="28"/>
          <w:szCs w:val="28"/>
        </w:rPr>
      </w:pPr>
      <w:r>
        <w:rPr>
          <w:rFonts w:cs="B Nazanin" w:hint="cs"/>
          <w:sz w:val="28"/>
          <w:szCs w:val="28"/>
          <w:rtl/>
        </w:rPr>
        <w:t xml:space="preserve">در این مطالعه بازه های مناسب برای اعمال </w:t>
      </w:r>
      <w:r>
        <w:rPr>
          <w:rFonts w:cs="B Nazanin"/>
          <w:sz w:val="28"/>
          <w:szCs w:val="28"/>
        </w:rPr>
        <w:t>tDCS</w:t>
      </w:r>
      <w:r>
        <w:rPr>
          <w:rFonts w:cs="B Nazanin" w:hint="cs"/>
          <w:sz w:val="28"/>
          <w:szCs w:val="28"/>
          <w:rtl/>
        </w:rPr>
        <w:t xml:space="preserve"> کاتودال برای کاهش صرع بدست آمد که می توان </w:t>
      </w:r>
      <w:r>
        <w:rPr>
          <w:rFonts w:cs="B Nazanin"/>
          <w:sz w:val="28"/>
          <w:szCs w:val="28"/>
        </w:rPr>
        <w:t>tDCS</w:t>
      </w:r>
      <w:r>
        <w:rPr>
          <w:rFonts w:cs="B Nazanin" w:hint="cs"/>
          <w:sz w:val="28"/>
          <w:szCs w:val="28"/>
          <w:rtl/>
        </w:rPr>
        <w:t xml:space="preserve"> را در بازه های مشترک بین تشنج ها اعمال کرد. برای مثال تشنج غیابی و تونیک در بازه ی </w:t>
      </w:r>
      <w:r>
        <w:rPr>
          <w:rFonts w:cs="B Nazanin"/>
          <w:sz w:val="28"/>
          <w:szCs w:val="28"/>
        </w:rPr>
        <w:t>[0.04,0.09]</w:t>
      </w:r>
      <w:r>
        <w:rPr>
          <w:rFonts w:cs="B Nazanin" w:hint="cs"/>
          <w:sz w:val="28"/>
          <w:szCs w:val="28"/>
          <w:rtl/>
        </w:rPr>
        <w:t xml:space="preserve"> اشتراک داشتند.</w:t>
      </w:r>
    </w:p>
    <w:p w14:paraId="5150CC5E" w14:textId="77777777" w:rsidR="00E43E47" w:rsidRDefault="008E37E2" w:rsidP="00FC40A1">
      <w:pPr>
        <w:jc w:val="both"/>
        <w:rPr>
          <w:rFonts w:cs="B Nazanin"/>
          <w:sz w:val="28"/>
          <w:szCs w:val="28"/>
          <w:rtl/>
        </w:rPr>
      </w:pPr>
      <w:commentRangeStart w:id="561"/>
      <w:r>
        <w:rPr>
          <w:rFonts w:cs="B Nazanin" w:hint="cs"/>
          <w:sz w:val="28"/>
          <w:szCs w:val="28"/>
          <w:rtl/>
        </w:rPr>
        <w:t xml:space="preserve">این پژوهش نشان داد که اعمال </w:t>
      </w:r>
      <w:r>
        <w:rPr>
          <w:rFonts w:cs="B Nazanin"/>
          <w:sz w:val="28"/>
          <w:szCs w:val="28"/>
        </w:rPr>
        <w:t>tDCS</w:t>
      </w:r>
      <w:r>
        <w:rPr>
          <w:rFonts w:cs="B Nazanin" w:hint="cs"/>
          <w:sz w:val="28"/>
          <w:szCs w:val="28"/>
          <w:rtl/>
        </w:rPr>
        <w:t xml:space="preserve"> می تواند بر صرع تاثیر بگذارد و الگو های تشنج </w:t>
      </w:r>
      <w:commentRangeEnd w:id="561"/>
      <w:r w:rsidR="009A2EAC">
        <w:rPr>
          <w:rStyle w:val="CommentReference"/>
          <w:rtl/>
        </w:rPr>
        <w:commentReference w:id="561"/>
      </w:r>
      <w:r>
        <w:rPr>
          <w:rFonts w:cs="B Nazanin" w:hint="cs"/>
          <w:sz w:val="28"/>
          <w:szCs w:val="28"/>
          <w:rtl/>
        </w:rPr>
        <w:t>را کاهش دهد.</w:t>
      </w:r>
    </w:p>
    <w:p w14:paraId="23BD0911" w14:textId="77777777" w:rsidR="00E43E47" w:rsidRDefault="00E43E47">
      <w:pPr>
        <w:rPr>
          <w:rFonts w:cs="B Nazanin"/>
          <w:sz w:val="28"/>
          <w:szCs w:val="28"/>
          <w:rtl/>
        </w:rPr>
      </w:pPr>
    </w:p>
    <w:p w14:paraId="26119FA1" w14:textId="77777777" w:rsidR="00E43E47" w:rsidRPr="008E37E2" w:rsidRDefault="00E43E47">
      <w:pPr>
        <w:rPr>
          <w:rFonts w:cs="B Nazanin"/>
          <w:sz w:val="32"/>
          <w:szCs w:val="32"/>
          <w:rtl/>
        </w:rPr>
      </w:pPr>
      <w:r w:rsidRPr="008E37E2">
        <w:rPr>
          <w:rFonts w:cs="B Nazanin" w:hint="cs"/>
          <w:sz w:val="32"/>
          <w:szCs w:val="32"/>
          <w:rtl/>
        </w:rPr>
        <w:lastRenderedPageBreak/>
        <w:t>مراجع</w:t>
      </w:r>
    </w:p>
    <w:p w14:paraId="0D259DC9" w14:textId="77777777" w:rsidR="00980D1F" w:rsidRDefault="00980D1F" w:rsidP="00F25299">
      <w:pPr>
        <w:bidi w:val="0"/>
        <w:rPr>
          <w:rFonts w:cstheme="minorHAnsi"/>
          <w:sz w:val="28"/>
          <w:szCs w:val="28"/>
        </w:rPr>
      </w:pPr>
      <w:r w:rsidRPr="00980D1F">
        <w:rPr>
          <w:rFonts w:cstheme="minorHAnsi"/>
          <w:sz w:val="28"/>
          <w:szCs w:val="28"/>
        </w:rPr>
        <w:t>[</w:t>
      </w:r>
      <w:r w:rsidR="00797D4E">
        <w:rPr>
          <w:rFonts w:cstheme="minorHAnsi"/>
          <w:sz w:val="28"/>
          <w:szCs w:val="28"/>
        </w:rPr>
        <w:t>1</w:t>
      </w:r>
      <w:r w:rsidRPr="00980D1F">
        <w:rPr>
          <w:rFonts w:cstheme="minorHAnsi"/>
          <w:sz w:val="28"/>
          <w:szCs w:val="28"/>
        </w:rPr>
        <w:t>] Jiruska. P, Curtis. M.D, Jefferys. J.G.R and Schevon. C.A, "Synchronization and desynchronization in epilepsy: controversies and hypotheses," J Physiol, vol. 591, pp.</w:t>
      </w:r>
      <w:r w:rsidR="003A5246">
        <w:rPr>
          <w:rFonts w:cstheme="minorHAnsi"/>
          <w:sz w:val="28"/>
          <w:szCs w:val="28"/>
        </w:rPr>
        <w:t xml:space="preserve"> </w:t>
      </w:r>
      <w:r w:rsidRPr="00980D1F">
        <w:rPr>
          <w:rFonts w:cstheme="minorHAnsi"/>
          <w:sz w:val="28"/>
          <w:szCs w:val="28"/>
        </w:rPr>
        <w:t>787-797, 2013.</w:t>
      </w:r>
    </w:p>
    <w:p w14:paraId="7722E7A1" w14:textId="77777777" w:rsidR="007D45EB" w:rsidRPr="002D0652" w:rsidRDefault="00F25299" w:rsidP="00980D1F">
      <w:pPr>
        <w:bidi w:val="0"/>
        <w:rPr>
          <w:rFonts w:cstheme="minorHAnsi"/>
          <w:sz w:val="28"/>
          <w:szCs w:val="28"/>
        </w:rPr>
      </w:pPr>
      <w:r>
        <w:rPr>
          <w:rFonts w:cstheme="minorHAnsi"/>
          <w:sz w:val="28"/>
          <w:szCs w:val="28"/>
        </w:rPr>
        <w:t>[2</w:t>
      </w:r>
      <w:r w:rsidR="003A5246">
        <w:rPr>
          <w:rFonts w:cstheme="minorHAnsi"/>
          <w:sz w:val="28"/>
          <w:szCs w:val="28"/>
        </w:rPr>
        <w:t xml:space="preserve">] </w:t>
      </w:r>
      <w:r w:rsidR="007D45EB" w:rsidRPr="002D0652">
        <w:rPr>
          <w:rFonts w:cstheme="minorHAnsi"/>
          <w:sz w:val="28"/>
          <w:szCs w:val="28"/>
        </w:rPr>
        <w:t>Junges. L, Lopes. M.A and Terry. J.R," The role that choice of model plays in predictions for epilepsy surgery," Scientific Reports, vol. 9, pp. 1-12, 2019.</w:t>
      </w:r>
    </w:p>
    <w:p w14:paraId="111D13DC" w14:textId="77777777" w:rsidR="007D45EB" w:rsidRPr="002D0652" w:rsidRDefault="00F25299" w:rsidP="007D45EB">
      <w:pPr>
        <w:bidi w:val="0"/>
        <w:rPr>
          <w:rFonts w:cstheme="minorHAnsi"/>
          <w:sz w:val="28"/>
          <w:szCs w:val="28"/>
        </w:rPr>
      </w:pPr>
      <w:r>
        <w:rPr>
          <w:rFonts w:cstheme="minorHAnsi"/>
          <w:sz w:val="28"/>
          <w:szCs w:val="28"/>
        </w:rPr>
        <w:t>[3</w:t>
      </w:r>
      <w:r w:rsidR="007D45EB" w:rsidRPr="002D0652">
        <w:rPr>
          <w:rFonts w:cstheme="minorHAnsi"/>
          <w:sz w:val="28"/>
          <w:szCs w:val="28"/>
        </w:rPr>
        <w:t>] Sampaio-Junior. B, Aparício. L.V and Valiengo. L," Noninvasive brain stimulation in psychiatric disorders: a primer," Revista Brasileira de Psiquiatria, vol. 41, pp. 70-81, 2019.</w:t>
      </w:r>
    </w:p>
    <w:p w14:paraId="238FA8E1" w14:textId="77777777" w:rsidR="007D45EB" w:rsidRPr="002D0652" w:rsidRDefault="00F25299" w:rsidP="007D45EB">
      <w:pPr>
        <w:bidi w:val="0"/>
        <w:rPr>
          <w:rFonts w:cstheme="minorHAnsi"/>
          <w:sz w:val="28"/>
          <w:szCs w:val="28"/>
        </w:rPr>
      </w:pPr>
      <w:r>
        <w:rPr>
          <w:rFonts w:cstheme="minorHAnsi"/>
          <w:sz w:val="28"/>
          <w:szCs w:val="28"/>
        </w:rPr>
        <w:t>[4</w:t>
      </w:r>
      <w:r w:rsidR="007D45EB" w:rsidRPr="002D0652">
        <w:rPr>
          <w:rFonts w:cstheme="minorHAnsi"/>
          <w:sz w:val="28"/>
          <w:szCs w:val="28"/>
        </w:rPr>
        <w:t>] San-juan. D, Alonso-Vanegas. M, "Transcranial Direct Current Stimulation in Epilepsy," Brain Stimulation, vol. 8, pp.</w:t>
      </w:r>
      <w:r w:rsidR="002D0652">
        <w:rPr>
          <w:rFonts w:cstheme="minorHAnsi"/>
          <w:sz w:val="28"/>
          <w:szCs w:val="28"/>
        </w:rPr>
        <w:t xml:space="preserve"> </w:t>
      </w:r>
      <w:r w:rsidR="007D45EB" w:rsidRPr="002D0652">
        <w:rPr>
          <w:rFonts w:cstheme="minorHAnsi"/>
          <w:sz w:val="28"/>
          <w:szCs w:val="28"/>
        </w:rPr>
        <w:t>1-10, 2015.</w:t>
      </w:r>
    </w:p>
    <w:p w14:paraId="594E7DED" w14:textId="77777777" w:rsidR="00F160D4" w:rsidRDefault="00F25299" w:rsidP="002D0652">
      <w:pPr>
        <w:autoSpaceDE w:val="0"/>
        <w:autoSpaceDN w:val="0"/>
        <w:bidi w:val="0"/>
        <w:adjustRightInd w:val="0"/>
        <w:spacing w:after="0" w:line="240" w:lineRule="auto"/>
        <w:rPr>
          <w:rFonts w:cstheme="minorHAnsi"/>
          <w:sz w:val="28"/>
          <w:szCs w:val="28"/>
        </w:rPr>
      </w:pPr>
      <w:r>
        <w:rPr>
          <w:rFonts w:cstheme="minorHAnsi"/>
          <w:sz w:val="28"/>
          <w:szCs w:val="28"/>
        </w:rPr>
        <w:t>[5</w:t>
      </w:r>
      <w:r w:rsidR="00F160D4" w:rsidRPr="002D0652">
        <w:rPr>
          <w:rFonts w:cstheme="minorHAnsi"/>
          <w:sz w:val="28"/>
          <w:szCs w:val="28"/>
        </w:rPr>
        <w:t>]</w:t>
      </w:r>
      <w:r w:rsidR="00C327AA" w:rsidRPr="002D0652">
        <w:rPr>
          <w:rFonts w:cstheme="minorHAnsi"/>
          <w:sz w:val="28"/>
          <w:szCs w:val="28"/>
        </w:rPr>
        <w:t xml:space="preserve"> Molaee-Ardekani. B, Márquez-Ruiz. J, Merlet.</w:t>
      </w:r>
      <w:r w:rsidR="003A5246">
        <w:rPr>
          <w:rFonts w:cstheme="minorHAnsi"/>
          <w:sz w:val="28"/>
          <w:szCs w:val="28"/>
        </w:rPr>
        <w:t xml:space="preserve"> I a</w:t>
      </w:r>
      <w:r w:rsidR="00C327AA" w:rsidRPr="002D0652">
        <w:rPr>
          <w:rFonts w:cstheme="minorHAnsi"/>
          <w:sz w:val="28"/>
          <w:szCs w:val="28"/>
        </w:rPr>
        <w:t>nd Wendling. F, " Effects of transcranial Direct Current Stimulation (tDCS) on cortical activity:A computational modeling study</w:t>
      </w:r>
      <w:r w:rsidR="002D0652" w:rsidRPr="002D0652">
        <w:rPr>
          <w:rFonts w:cstheme="minorHAnsi"/>
          <w:sz w:val="28"/>
          <w:szCs w:val="28"/>
        </w:rPr>
        <w:t>,</w:t>
      </w:r>
      <w:r w:rsidR="00C327AA" w:rsidRPr="002D0652">
        <w:rPr>
          <w:rFonts w:cstheme="minorHAnsi"/>
          <w:sz w:val="28"/>
          <w:szCs w:val="28"/>
        </w:rPr>
        <w:t>"</w:t>
      </w:r>
      <w:r w:rsidR="002D0652" w:rsidRPr="002D0652">
        <w:rPr>
          <w:rFonts w:cstheme="minorHAnsi"/>
          <w:sz w:val="28"/>
          <w:szCs w:val="28"/>
        </w:rPr>
        <w:t xml:space="preserve"> Brain Stimulation, vol. 6, pp.</w:t>
      </w:r>
      <w:r w:rsidR="002D0652">
        <w:rPr>
          <w:rFonts w:cstheme="minorHAnsi"/>
          <w:sz w:val="28"/>
          <w:szCs w:val="28"/>
        </w:rPr>
        <w:t xml:space="preserve"> </w:t>
      </w:r>
      <w:r w:rsidR="002D0652" w:rsidRPr="002D0652">
        <w:rPr>
          <w:rFonts w:cstheme="minorHAnsi"/>
          <w:sz w:val="28"/>
          <w:szCs w:val="28"/>
        </w:rPr>
        <w:t>25-39, 2012</w:t>
      </w:r>
      <w:r w:rsidR="002D0652">
        <w:rPr>
          <w:rFonts w:cstheme="minorHAnsi"/>
          <w:sz w:val="28"/>
          <w:szCs w:val="28"/>
        </w:rPr>
        <w:t>.</w:t>
      </w:r>
    </w:p>
    <w:p w14:paraId="3341E429" w14:textId="77777777" w:rsidR="00644538" w:rsidRPr="002D0652" w:rsidRDefault="00644538" w:rsidP="00644538">
      <w:pPr>
        <w:autoSpaceDE w:val="0"/>
        <w:autoSpaceDN w:val="0"/>
        <w:bidi w:val="0"/>
        <w:adjustRightInd w:val="0"/>
        <w:spacing w:after="0" w:line="240" w:lineRule="auto"/>
        <w:rPr>
          <w:rFonts w:cstheme="minorHAnsi"/>
          <w:sz w:val="28"/>
          <w:szCs w:val="28"/>
        </w:rPr>
      </w:pPr>
    </w:p>
    <w:p w14:paraId="01DAC46D" w14:textId="77777777" w:rsidR="007D45EB" w:rsidRPr="002D0652" w:rsidRDefault="007D45EB" w:rsidP="002D0652">
      <w:pPr>
        <w:bidi w:val="0"/>
        <w:rPr>
          <w:rFonts w:cstheme="minorHAnsi"/>
          <w:sz w:val="28"/>
          <w:szCs w:val="28"/>
        </w:rPr>
      </w:pPr>
      <w:r w:rsidRPr="002D0652">
        <w:rPr>
          <w:rFonts w:cstheme="minorHAnsi"/>
          <w:sz w:val="28"/>
          <w:szCs w:val="28"/>
        </w:rPr>
        <w:t>[</w:t>
      </w:r>
      <w:r w:rsidR="00F25299">
        <w:rPr>
          <w:rFonts w:cstheme="minorHAnsi"/>
          <w:sz w:val="28"/>
          <w:szCs w:val="28"/>
        </w:rPr>
        <w:t>6</w:t>
      </w:r>
      <w:r w:rsidRPr="002D0652">
        <w:rPr>
          <w:rFonts w:cstheme="minorHAnsi"/>
          <w:sz w:val="28"/>
          <w:szCs w:val="28"/>
        </w:rPr>
        <w:t>] Akbari</w:t>
      </w:r>
      <w:r w:rsidR="00C327AA" w:rsidRPr="002D0652">
        <w:rPr>
          <w:rFonts w:cstheme="minorHAnsi"/>
          <w:sz w:val="28"/>
          <w:szCs w:val="28"/>
        </w:rPr>
        <w:t>.</w:t>
      </w:r>
      <w:r w:rsidRPr="002D0652">
        <w:rPr>
          <w:rFonts w:cstheme="minorHAnsi"/>
          <w:sz w:val="28"/>
          <w:szCs w:val="28"/>
        </w:rPr>
        <w:t xml:space="preserve"> F, Talebi</w:t>
      </w:r>
      <w:r w:rsidR="00C327AA" w:rsidRPr="002D0652">
        <w:rPr>
          <w:rFonts w:cstheme="minorHAnsi"/>
          <w:sz w:val="28"/>
          <w:szCs w:val="28"/>
        </w:rPr>
        <w:t>.</w:t>
      </w:r>
      <w:r w:rsidRPr="002D0652">
        <w:rPr>
          <w:rFonts w:cstheme="minorHAnsi"/>
          <w:sz w:val="28"/>
          <w:szCs w:val="28"/>
        </w:rPr>
        <w:t xml:space="preserve"> M and Fathi-Ashtiani</w:t>
      </w:r>
      <w:r w:rsidR="00C327AA" w:rsidRPr="002D0652">
        <w:rPr>
          <w:rFonts w:cstheme="minorHAnsi"/>
          <w:sz w:val="28"/>
          <w:szCs w:val="28"/>
        </w:rPr>
        <w:t>. A,</w:t>
      </w:r>
      <w:r w:rsidRPr="002D0652">
        <w:rPr>
          <w:rFonts w:cstheme="minorHAnsi"/>
          <w:sz w:val="28"/>
          <w:szCs w:val="28"/>
        </w:rPr>
        <w:t xml:space="preserve"> "The effectiveness of transcranial Direct Current Stimulation of the brain (tDCS) on reducing depressive symptoms among people with Depressive Disorder". Journal of Behavioral Sciences, vol. 9, pp. 95-101 ,</w:t>
      </w:r>
      <w:r w:rsidR="003A5246">
        <w:rPr>
          <w:rFonts w:cstheme="minorHAnsi"/>
          <w:sz w:val="28"/>
          <w:szCs w:val="28"/>
        </w:rPr>
        <w:t xml:space="preserve"> </w:t>
      </w:r>
      <w:r w:rsidRPr="002D0652">
        <w:rPr>
          <w:rFonts w:cstheme="minorHAnsi"/>
          <w:sz w:val="28"/>
          <w:szCs w:val="28"/>
        </w:rPr>
        <w:t>2015.</w:t>
      </w:r>
    </w:p>
    <w:p w14:paraId="40AE40AC" w14:textId="77777777" w:rsidR="007D45EB" w:rsidRPr="002D0652" w:rsidRDefault="007D45EB" w:rsidP="002D0652">
      <w:pPr>
        <w:bidi w:val="0"/>
        <w:rPr>
          <w:rFonts w:cstheme="minorHAnsi"/>
          <w:sz w:val="28"/>
          <w:szCs w:val="28"/>
        </w:rPr>
      </w:pPr>
      <w:r w:rsidRPr="002D0652">
        <w:rPr>
          <w:rFonts w:cstheme="minorHAnsi"/>
          <w:sz w:val="28"/>
          <w:szCs w:val="28"/>
        </w:rPr>
        <w:t>[</w:t>
      </w:r>
      <w:r w:rsidR="00F25299">
        <w:rPr>
          <w:rFonts w:cstheme="minorHAnsi"/>
          <w:sz w:val="28"/>
          <w:szCs w:val="28"/>
        </w:rPr>
        <w:t>7</w:t>
      </w:r>
      <w:r w:rsidRPr="002D0652">
        <w:rPr>
          <w:rFonts w:cstheme="minorHAnsi"/>
          <w:sz w:val="28"/>
          <w:szCs w:val="28"/>
        </w:rPr>
        <w:t>] Nikolin. S, Lauf. S and Martin.D,"</w:t>
      </w:r>
      <w:r w:rsidRPr="002D0652">
        <w:rPr>
          <w:rFonts w:cstheme="minorHAnsi"/>
          <w:sz w:val="28"/>
          <w:szCs w:val="28"/>
          <w:rtl/>
        </w:rPr>
        <w:t xml:space="preserve"> </w:t>
      </w:r>
      <w:r w:rsidRPr="002D0652">
        <w:rPr>
          <w:rFonts w:cstheme="minorHAnsi"/>
          <w:sz w:val="28"/>
          <w:szCs w:val="28"/>
        </w:rPr>
        <w:t>Effects of High-Definition Transcranial Direct Current Stimulation (HD-tDCS) of the Intraparietal Sulcus and Dorsolateral Prefrontal Cortex on Working Memory and Divided Attention" Integrative Neuroscience, vol.</w:t>
      </w:r>
      <w:r w:rsidR="003A5246">
        <w:rPr>
          <w:rFonts w:cstheme="minorHAnsi"/>
          <w:sz w:val="28"/>
          <w:szCs w:val="28"/>
        </w:rPr>
        <w:t xml:space="preserve"> </w:t>
      </w:r>
      <w:r w:rsidRPr="002D0652">
        <w:rPr>
          <w:rFonts w:cstheme="minorHAnsi"/>
          <w:sz w:val="28"/>
          <w:szCs w:val="28"/>
        </w:rPr>
        <w:t>12, pp.</w:t>
      </w:r>
      <w:r w:rsidR="002D0652">
        <w:rPr>
          <w:rFonts w:cstheme="minorHAnsi"/>
          <w:sz w:val="28"/>
          <w:szCs w:val="28"/>
        </w:rPr>
        <w:t xml:space="preserve"> </w:t>
      </w:r>
      <w:r w:rsidRPr="002D0652">
        <w:rPr>
          <w:rFonts w:cstheme="minorHAnsi"/>
          <w:sz w:val="28"/>
          <w:szCs w:val="28"/>
        </w:rPr>
        <w:t>1-11 ,</w:t>
      </w:r>
      <w:r w:rsidR="003A5246">
        <w:rPr>
          <w:rFonts w:cstheme="minorHAnsi"/>
          <w:sz w:val="28"/>
          <w:szCs w:val="28"/>
        </w:rPr>
        <w:t xml:space="preserve"> </w:t>
      </w:r>
      <w:r w:rsidRPr="002D0652">
        <w:rPr>
          <w:rFonts w:cstheme="minorHAnsi"/>
          <w:sz w:val="28"/>
          <w:szCs w:val="28"/>
        </w:rPr>
        <w:t xml:space="preserve">2019. </w:t>
      </w:r>
    </w:p>
    <w:p w14:paraId="77F3CD5E" w14:textId="77777777" w:rsidR="00E43E47" w:rsidRPr="002D0652" w:rsidRDefault="007D45EB" w:rsidP="002D0652">
      <w:pPr>
        <w:bidi w:val="0"/>
        <w:rPr>
          <w:rFonts w:cstheme="minorHAnsi"/>
          <w:sz w:val="28"/>
          <w:szCs w:val="28"/>
        </w:rPr>
      </w:pPr>
      <w:r w:rsidRPr="002D0652">
        <w:rPr>
          <w:rFonts w:cstheme="minorHAnsi"/>
          <w:sz w:val="28"/>
          <w:szCs w:val="28"/>
        </w:rPr>
        <w:t xml:space="preserve"> </w:t>
      </w:r>
      <w:r w:rsidR="00E43E47" w:rsidRPr="002D0652">
        <w:rPr>
          <w:rFonts w:cstheme="minorHAnsi"/>
          <w:sz w:val="28"/>
          <w:szCs w:val="28"/>
        </w:rPr>
        <w:t>[</w:t>
      </w:r>
      <w:r w:rsidR="00F25299">
        <w:rPr>
          <w:rFonts w:cstheme="minorHAnsi"/>
          <w:sz w:val="28"/>
          <w:szCs w:val="28"/>
        </w:rPr>
        <w:t>8</w:t>
      </w:r>
      <w:r w:rsidR="00E43E47" w:rsidRPr="002D0652">
        <w:rPr>
          <w:rFonts w:cstheme="minorHAnsi"/>
          <w:sz w:val="28"/>
          <w:szCs w:val="28"/>
        </w:rPr>
        <w:t>] Naze. S, Bernard. C and Jirsa. V, "Computational Modeling of Seizure Dynamics Using Coupled Neuronal Networks: Factors Shaping Epileptiform Activity," P</w:t>
      </w:r>
      <w:r w:rsidR="00A617A9" w:rsidRPr="002D0652">
        <w:rPr>
          <w:rFonts w:cstheme="minorHAnsi"/>
          <w:sz w:val="28"/>
          <w:szCs w:val="28"/>
        </w:rPr>
        <w:t>l</w:t>
      </w:r>
      <w:r w:rsidR="00E43E47" w:rsidRPr="002D0652">
        <w:rPr>
          <w:rFonts w:cstheme="minorHAnsi"/>
          <w:sz w:val="28"/>
          <w:szCs w:val="28"/>
        </w:rPr>
        <w:t>oS Comput Biol, vol. 11, pp. 1-21, 2015.</w:t>
      </w:r>
    </w:p>
    <w:p w14:paraId="5F1A798C" w14:textId="77777777" w:rsidR="00E43E47" w:rsidRPr="002D0652" w:rsidRDefault="00E43E47" w:rsidP="002D0652">
      <w:pPr>
        <w:bidi w:val="0"/>
        <w:rPr>
          <w:rFonts w:cstheme="minorHAnsi"/>
          <w:sz w:val="28"/>
          <w:szCs w:val="28"/>
        </w:rPr>
      </w:pPr>
      <w:r w:rsidRPr="002D0652">
        <w:rPr>
          <w:rFonts w:cstheme="minorHAnsi"/>
          <w:sz w:val="28"/>
          <w:szCs w:val="28"/>
        </w:rPr>
        <w:t>[</w:t>
      </w:r>
      <w:r w:rsidR="00F25299">
        <w:rPr>
          <w:rFonts w:cstheme="minorHAnsi"/>
          <w:sz w:val="28"/>
          <w:szCs w:val="28"/>
        </w:rPr>
        <w:t>9</w:t>
      </w:r>
      <w:r w:rsidRPr="002D0652">
        <w:rPr>
          <w:rFonts w:cstheme="minorHAnsi"/>
          <w:sz w:val="28"/>
          <w:szCs w:val="28"/>
        </w:rPr>
        <w:t>] Denoyer. Y, Merlet. I, Wendling. F and Benquet. P, "Modelling acute and lasting effects of tDCS on epileptic activity," J Comp Neurosci, vol.</w:t>
      </w:r>
      <w:r w:rsidR="003A5246">
        <w:rPr>
          <w:rFonts w:cstheme="minorHAnsi"/>
          <w:sz w:val="28"/>
          <w:szCs w:val="28"/>
        </w:rPr>
        <w:t xml:space="preserve"> </w:t>
      </w:r>
      <w:r w:rsidRPr="002D0652">
        <w:rPr>
          <w:rFonts w:cstheme="minorHAnsi"/>
          <w:sz w:val="28"/>
          <w:szCs w:val="28"/>
        </w:rPr>
        <w:t>48, pp. 161-176, 2020.</w:t>
      </w:r>
    </w:p>
    <w:p w14:paraId="15B5C701" w14:textId="77777777" w:rsidR="00902477" w:rsidRPr="002D0652" w:rsidRDefault="00902477" w:rsidP="002D0652">
      <w:pPr>
        <w:bidi w:val="0"/>
        <w:rPr>
          <w:rFonts w:cstheme="minorHAnsi"/>
          <w:sz w:val="28"/>
          <w:szCs w:val="28"/>
        </w:rPr>
      </w:pPr>
      <w:r w:rsidRPr="002D0652">
        <w:rPr>
          <w:rFonts w:cstheme="minorHAnsi"/>
          <w:sz w:val="28"/>
          <w:szCs w:val="28"/>
        </w:rPr>
        <w:t>[</w:t>
      </w:r>
      <w:r w:rsidR="00F25299">
        <w:rPr>
          <w:rFonts w:cstheme="minorHAnsi"/>
          <w:sz w:val="28"/>
          <w:szCs w:val="28"/>
        </w:rPr>
        <w:t>10</w:t>
      </w:r>
      <w:r w:rsidRPr="002D0652">
        <w:rPr>
          <w:rFonts w:cstheme="minorHAnsi"/>
          <w:sz w:val="28"/>
          <w:szCs w:val="28"/>
        </w:rPr>
        <w:t>] Liu. S and Wang. Q , "Transition dynamics of generalized multiple epileptic seizures associated with thalamic reticular nucleus excitability: A computational study." Communications in Nonlinear Science and Numerical Simulation</w:t>
      </w:r>
      <w:r w:rsidR="00AA359B" w:rsidRPr="002D0652">
        <w:rPr>
          <w:rFonts w:cstheme="minorHAnsi"/>
          <w:sz w:val="28"/>
          <w:szCs w:val="28"/>
        </w:rPr>
        <w:t>,</w:t>
      </w:r>
      <w:r w:rsidRPr="002D0652">
        <w:rPr>
          <w:rFonts w:cstheme="minorHAnsi"/>
          <w:sz w:val="28"/>
          <w:szCs w:val="28"/>
        </w:rPr>
        <w:t xml:space="preserve"> </w:t>
      </w:r>
      <w:r w:rsidR="00C87943" w:rsidRPr="002D0652">
        <w:rPr>
          <w:rFonts w:cstheme="minorHAnsi"/>
          <w:sz w:val="28"/>
          <w:szCs w:val="28"/>
        </w:rPr>
        <w:t xml:space="preserve">vol. </w:t>
      </w:r>
      <w:r w:rsidRPr="002D0652">
        <w:rPr>
          <w:rFonts w:cstheme="minorHAnsi"/>
          <w:sz w:val="28"/>
          <w:szCs w:val="28"/>
        </w:rPr>
        <w:t>52</w:t>
      </w:r>
      <w:r w:rsidR="00C87943" w:rsidRPr="002D0652">
        <w:rPr>
          <w:rFonts w:cstheme="minorHAnsi"/>
          <w:sz w:val="28"/>
          <w:szCs w:val="28"/>
        </w:rPr>
        <w:t>,</w:t>
      </w:r>
      <w:r w:rsidRPr="002D0652">
        <w:rPr>
          <w:rFonts w:cstheme="minorHAnsi"/>
          <w:sz w:val="28"/>
          <w:szCs w:val="28"/>
        </w:rPr>
        <w:t xml:space="preserve"> </w:t>
      </w:r>
      <w:r w:rsidR="00C87943" w:rsidRPr="002D0652">
        <w:rPr>
          <w:rFonts w:cstheme="minorHAnsi"/>
          <w:sz w:val="28"/>
          <w:szCs w:val="28"/>
        </w:rPr>
        <w:t xml:space="preserve">pp. </w:t>
      </w:r>
      <w:r w:rsidRPr="002D0652">
        <w:rPr>
          <w:rFonts w:cstheme="minorHAnsi"/>
          <w:sz w:val="28"/>
          <w:szCs w:val="28"/>
        </w:rPr>
        <w:t>203-213</w:t>
      </w:r>
      <w:r w:rsidR="00C87943" w:rsidRPr="002D0652">
        <w:rPr>
          <w:rFonts w:cstheme="minorHAnsi"/>
          <w:sz w:val="28"/>
          <w:szCs w:val="28"/>
        </w:rPr>
        <w:t xml:space="preserve"> , 2017</w:t>
      </w:r>
      <w:r w:rsidRPr="002D0652">
        <w:rPr>
          <w:rFonts w:cstheme="minorHAnsi"/>
          <w:sz w:val="28"/>
          <w:szCs w:val="28"/>
        </w:rPr>
        <w:t>.</w:t>
      </w:r>
    </w:p>
    <w:p w14:paraId="79A02E5A" w14:textId="77777777" w:rsidR="008E37E2" w:rsidRPr="00C33443" w:rsidRDefault="00C87943" w:rsidP="00F25299">
      <w:pPr>
        <w:rPr>
          <w:rFonts w:cs="B Nazanin"/>
          <w:sz w:val="28"/>
          <w:szCs w:val="28"/>
        </w:rPr>
      </w:pPr>
      <w:r>
        <w:rPr>
          <w:rFonts w:cs="B Nazanin"/>
          <w:sz w:val="28"/>
          <w:szCs w:val="28"/>
        </w:rPr>
        <w:lastRenderedPageBreak/>
        <w:t>[</w:t>
      </w:r>
      <w:r w:rsidR="002D0652">
        <w:rPr>
          <w:rFonts w:cs="B Nazanin"/>
          <w:sz w:val="28"/>
          <w:szCs w:val="28"/>
        </w:rPr>
        <w:t>1</w:t>
      </w:r>
      <w:r w:rsidR="00F25299">
        <w:rPr>
          <w:rFonts w:cs="B Nazanin"/>
          <w:sz w:val="28"/>
          <w:szCs w:val="28"/>
        </w:rPr>
        <w:t>1</w:t>
      </w:r>
      <w:r>
        <w:rPr>
          <w:rFonts w:cs="B Nazanin"/>
          <w:sz w:val="28"/>
          <w:szCs w:val="28"/>
        </w:rPr>
        <w:t>]</w:t>
      </w:r>
      <w:r>
        <w:rPr>
          <w:rFonts w:cs="B Nazanin" w:hint="cs"/>
          <w:sz w:val="28"/>
          <w:szCs w:val="28"/>
          <w:rtl/>
        </w:rPr>
        <w:t xml:space="preserve"> طباطبایی، س. (1399) .</w:t>
      </w:r>
      <w:r>
        <w:rPr>
          <w:rFonts w:cs="Cambria" w:hint="cs"/>
          <w:sz w:val="28"/>
          <w:szCs w:val="28"/>
          <w:rtl/>
        </w:rPr>
        <w:t>"</w:t>
      </w:r>
      <w:r w:rsidRPr="00C87943">
        <w:rPr>
          <w:rtl/>
        </w:rPr>
        <w:t xml:space="preserve"> </w:t>
      </w:r>
      <w:r w:rsidRPr="00C87943">
        <w:rPr>
          <w:rFonts w:cs="B Nazanin"/>
          <w:sz w:val="28"/>
          <w:szCs w:val="28"/>
          <w:rtl/>
        </w:rPr>
        <w:t xml:space="preserve">ارائه </w:t>
      </w:r>
      <w:r w:rsidRPr="00C87943">
        <w:rPr>
          <w:rFonts w:cs="B Nazanin" w:hint="cs"/>
          <w:sz w:val="28"/>
          <w:szCs w:val="28"/>
          <w:rtl/>
        </w:rPr>
        <w:t>ی</w:t>
      </w:r>
      <w:r w:rsidRPr="00C87943">
        <w:rPr>
          <w:rFonts w:cs="B Nazanin" w:hint="eastAsia"/>
          <w:sz w:val="28"/>
          <w:szCs w:val="28"/>
          <w:rtl/>
        </w:rPr>
        <w:t>ک</w:t>
      </w:r>
      <w:r w:rsidRPr="00C87943">
        <w:rPr>
          <w:rFonts w:cs="B Nazanin"/>
          <w:sz w:val="28"/>
          <w:szCs w:val="28"/>
          <w:rtl/>
        </w:rPr>
        <w:t xml:space="preserve"> روش ه</w:t>
      </w:r>
      <w:r w:rsidRPr="00C87943">
        <w:rPr>
          <w:rFonts w:cs="B Nazanin" w:hint="cs"/>
          <w:sz w:val="28"/>
          <w:szCs w:val="28"/>
          <w:rtl/>
        </w:rPr>
        <w:t>ی</w:t>
      </w:r>
      <w:r w:rsidRPr="00C87943">
        <w:rPr>
          <w:rFonts w:cs="B Nazanin" w:hint="eastAsia"/>
          <w:sz w:val="28"/>
          <w:szCs w:val="28"/>
          <w:rtl/>
        </w:rPr>
        <w:t>بر</w:t>
      </w:r>
      <w:r w:rsidRPr="00C87943">
        <w:rPr>
          <w:rFonts w:cs="B Nazanin" w:hint="cs"/>
          <w:sz w:val="28"/>
          <w:szCs w:val="28"/>
          <w:rtl/>
        </w:rPr>
        <w:t>ی</w:t>
      </w:r>
      <w:r w:rsidRPr="00C87943">
        <w:rPr>
          <w:rFonts w:cs="B Nazanin" w:hint="eastAsia"/>
          <w:sz w:val="28"/>
          <w:szCs w:val="28"/>
          <w:rtl/>
        </w:rPr>
        <w:t>د</w:t>
      </w:r>
      <w:r w:rsidRPr="00C87943">
        <w:rPr>
          <w:rFonts w:cs="B Nazanin"/>
          <w:sz w:val="28"/>
          <w:szCs w:val="28"/>
          <w:rtl/>
        </w:rPr>
        <w:t xml:space="preserve"> جهت بهبود روش پ</w:t>
      </w:r>
      <w:r w:rsidRPr="00C87943">
        <w:rPr>
          <w:rFonts w:cs="B Nazanin" w:hint="cs"/>
          <w:sz w:val="28"/>
          <w:szCs w:val="28"/>
          <w:rtl/>
        </w:rPr>
        <w:t>ی</w:t>
      </w:r>
      <w:r w:rsidRPr="00C87943">
        <w:rPr>
          <w:rFonts w:cs="B Nazanin" w:hint="eastAsia"/>
          <w:sz w:val="28"/>
          <w:szCs w:val="28"/>
          <w:rtl/>
        </w:rPr>
        <w:t>ش</w:t>
      </w:r>
      <w:r>
        <w:rPr>
          <w:rFonts w:cs="B Nazanin" w:hint="cs"/>
          <w:sz w:val="28"/>
          <w:szCs w:val="28"/>
          <w:rtl/>
        </w:rPr>
        <w:t xml:space="preserve"> </w:t>
      </w:r>
      <w:r w:rsidRPr="00C87943">
        <w:rPr>
          <w:rFonts w:cs="B Nazanin" w:hint="eastAsia"/>
          <w:sz w:val="28"/>
          <w:szCs w:val="28"/>
          <w:rtl/>
        </w:rPr>
        <w:t>ب</w:t>
      </w:r>
      <w:r w:rsidRPr="00C87943">
        <w:rPr>
          <w:rFonts w:cs="B Nazanin" w:hint="cs"/>
          <w:sz w:val="28"/>
          <w:szCs w:val="28"/>
          <w:rtl/>
        </w:rPr>
        <w:t>ی</w:t>
      </w:r>
      <w:r w:rsidRPr="00C87943">
        <w:rPr>
          <w:rFonts w:cs="B Nazanin" w:hint="eastAsia"/>
          <w:sz w:val="28"/>
          <w:szCs w:val="28"/>
          <w:rtl/>
        </w:rPr>
        <w:t>ن</w:t>
      </w:r>
      <w:r w:rsidRPr="00C87943">
        <w:rPr>
          <w:rFonts w:cs="B Nazanin" w:hint="cs"/>
          <w:sz w:val="28"/>
          <w:szCs w:val="28"/>
          <w:rtl/>
        </w:rPr>
        <w:t>ی</w:t>
      </w:r>
      <w:r w:rsidRPr="00C87943">
        <w:rPr>
          <w:rFonts w:cs="B Nazanin"/>
          <w:sz w:val="28"/>
          <w:szCs w:val="28"/>
          <w:rtl/>
        </w:rPr>
        <w:t xml:space="preserve"> حمله</w:t>
      </w:r>
      <w:r>
        <w:rPr>
          <w:rFonts w:cs="B Nazanin" w:hint="cs"/>
          <w:sz w:val="28"/>
          <w:szCs w:val="28"/>
          <w:rtl/>
        </w:rPr>
        <w:t xml:space="preserve"> </w:t>
      </w:r>
      <w:r w:rsidRPr="00C87943">
        <w:rPr>
          <w:rFonts w:cs="B Nazanin" w:hint="eastAsia"/>
          <w:sz w:val="28"/>
          <w:szCs w:val="28"/>
          <w:rtl/>
        </w:rPr>
        <w:t>صرع</w:t>
      </w:r>
      <w:r w:rsidRPr="00C87943">
        <w:rPr>
          <w:rFonts w:cs="B Nazanin"/>
          <w:sz w:val="28"/>
          <w:szCs w:val="28"/>
          <w:rtl/>
        </w:rPr>
        <w:t xml:space="preserve"> مبتن</w:t>
      </w:r>
      <w:r w:rsidRPr="00C87943">
        <w:rPr>
          <w:rFonts w:cs="B Nazanin" w:hint="cs"/>
          <w:sz w:val="28"/>
          <w:szCs w:val="28"/>
          <w:rtl/>
        </w:rPr>
        <w:t>ی</w:t>
      </w:r>
      <w:r w:rsidRPr="00C87943">
        <w:rPr>
          <w:rFonts w:cs="B Nazanin"/>
          <w:sz w:val="28"/>
          <w:szCs w:val="28"/>
          <w:rtl/>
        </w:rPr>
        <w:t xml:space="preserve"> بر مدل و با احتساب و</w:t>
      </w:r>
      <w:r w:rsidRPr="00C87943">
        <w:rPr>
          <w:rFonts w:cs="B Nazanin" w:hint="cs"/>
          <w:sz w:val="28"/>
          <w:szCs w:val="28"/>
          <w:rtl/>
        </w:rPr>
        <w:t>ی</w:t>
      </w:r>
      <w:r w:rsidRPr="00C87943">
        <w:rPr>
          <w:rFonts w:cs="B Nazanin" w:hint="eastAsia"/>
          <w:sz w:val="28"/>
          <w:szCs w:val="28"/>
          <w:rtl/>
        </w:rPr>
        <w:t>ژگ</w:t>
      </w:r>
      <w:r w:rsidRPr="00C87943">
        <w:rPr>
          <w:rFonts w:cs="B Nazanin" w:hint="cs"/>
          <w:sz w:val="28"/>
          <w:szCs w:val="28"/>
          <w:rtl/>
        </w:rPr>
        <w:t>ی</w:t>
      </w:r>
      <w:r>
        <w:rPr>
          <w:rFonts w:cs="B Nazanin" w:hint="cs"/>
          <w:sz w:val="28"/>
          <w:szCs w:val="28"/>
          <w:rtl/>
        </w:rPr>
        <w:t xml:space="preserve"> </w:t>
      </w:r>
      <w:r w:rsidRPr="00C87943">
        <w:rPr>
          <w:rFonts w:cs="B Nazanin" w:hint="eastAsia"/>
          <w:sz w:val="28"/>
          <w:szCs w:val="28"/>
          <w:rtl/>
        </w:rPr>
        <w:t>ها</w:t>
      </w:r>
      <w:r w:rsidRPr="00C87943">
        <w:rPr>
          <w:rFonts w:cs="B Nazanin" w:hint="cs"/>
          <w:sz w:val="28"/>
          <w:szCs w:val="28"/>
          <w:rtl/>
        </w:rPr>
        <w:t>ی</w:t>
      </w:r>
      <w:r w:rsidRPr="00C87943">
        <w:rPr>
          <w:rFonts w:cs="B Nazanin"/>
          <w:sz w:val="28"/>
          <w:szCs w:val="28"/>
          <w:rtl/>
        </w:rPr>
        <w:t xml:space="preserve"> ب</w:t>
      </w:r>
      <w:r w:rsidRPr="00C87943">
        <w:rPr>
          <w:rFonts w:cs="B Nazanin" w:hint="cs"/>
          <w:sz w:val="28"/>
          <w:szCs w:val="28"/>
          <w:rtl/>
        </w:rPr>
        <w:t>ی</w:t>
      </w:r>
      <w:r w:rsidRPr="00C87943">
        <w:rPr>
          <w:rFonts w:cs="B Nazanin" w:hint="eastAsia"/>
          <w:sz w:val="28"/>
          <w:szCs w:val="28"/>
          <w:rtl/>
        </w:rPr>
        <w:t>انگر</w:t>
      </w:r>
      <w:r w:rsidRPr="00C87943">
        <w:rPr>
          <w:rFonts w:cs="B Nazanin"/>
          <w:sz w:val="28"/>
          <w:szCs w:val="28"/>
          <w:rtl/>
        </w:rPr>
        <w:t xml:space="preserve"> پ</w:t>
      </w:r>
      <w:r w:rsidRPr="00C87943">
        <w:rPr>
          <w:rFonts w:cs="B Nazanin" w:hint="cs"/>
          <w:sz w:val="28"/>
          <w:szCs w:val="28"/>
          <w:rtl/>
        </w:rPr>
        <w:t>ی</w:t>
      </w:r>
      <w:r w:rsidRPr="00C87943">
        <w:rPr>
          <w:rFonts w:cs="B Nazanin" w:hint="eastAsia"/>
          <w:sz w:val="28"/>
          <w:szCs w:val="28"/>
          <w:rtl/>
        </w:rPr>
        <w:t>چ</w:t>
      </w:r>
      <w:r w:rsidRPr="00C87943">
        <w:rPr>
          <w:rFonts w:cs="B Nazanin" w:hint="cs"/>
          <w:sz w:val="28"/>
          <w:szCs w:val="28"/>
          <w:rtl/>
        </w:rPr>
        <w:t>ی</w:t>
      </w:r>
      <w:r w:rsidRPr="00C87943">
        <w:rPr>
          <w:rFonts w:cs="B Nazanin" w:hint="eastAsia"/>
          <w:sz w:val="28"/>
          <w:szCs w:val="28"/>
          <w:rtl/>
        </w:rPr>
        <w:t>دگ</w:t>
      </w:r>
      <w:r w:rsidRPr="00C87943">
        <w:rPr>
          <w:rFonts w:cs="B Nazanin" w:hint="cs"/>
          <w:sz w:val="28"/>
          <w:szCs w:val="28"/>
          <w:rtl/>
        </w:rPr>
        <w:t>ی</w:t>
      </w:r>
      <w:r>
        <w:rPr>
          <w:rFonts w:cs="B Nazanin" w:hint="cs"/>
          <w:sz w:val="28"/>
          <w:szCs w:val="28"/>
          <w:rtl/>
        </w:rPr>
        <w:t xml:space="preserve"> </w:t>
      </w:r>
      <w:r w:rsidRPr="00C87943">
        <w:rPr>
          <w:rFonts w:cs="B Nazanin" w:hint="eastAsia"/>
          <w:sz w:val="28"/>
          <w:szCs w:val="28"/>
          <w:rtl/>
        </w:rPr>
        <w:t>س</w:t>
      </w:r>
      <w:r w:rsidRPr="00C87943">
        <w:rPr>
          <w:rFonts w:cs="B Nazanin" w:hint="cs"/>
          <w:sz w:val="28"/>
          <w:szCs w:val="28"/>
          <w:rtl/>
        </w:rPr>
        <w:t>ی</w:t>
      </w:r>
      <w:r w:rsidRPr="00C87943">
        <w:rPr>
          <w:rFonts w:cs="B Nazanin" w:hint="eastAsia"/>
          <w:sz w:val="28"/>
          <w:szCs w:val="28"/>
          <w:rtl/>
        </w:rPr>
        <w:t>گنال</w:t>
      </w:r>
      <w:r w:rsidRPr="00C87943">
        <w:rPr>
          <w:rFonts w:cs="B Nazanin"/>
          <w:sz w:val="28"/>
          <w:szCs w:val="28"/>
          <w:rtl/>
        </w:rPr>
        <w:t xml:space="preserve"> </w:t>
      </w:r>
      <w:r w:rsidRPr="00C87943">
        <w:rPr>
          <w:rFonts w:cs="B Nazanin"/>
          <w:sz w:val="28"/>
          <w:szCs w:val="28"/>
        </w:rPr>
        <w:t>EEG</w:t>
      </w:r>
      <w:r w:rsidRPr="00C87943">
        <w:rPr>
          <w:rFonts w:cs="B Nazanin"/>
          <w:sz w:val="28"/>
          <w:szCs w:val="28"/>
          <w:rtl/>
        </w:rPr>
        <w:t xml:space="preserve"> در فرآ</w:t>
      </w:r>
      <w:r w:rsidRPr="00C87943">
        <w:rPr>
          <w:rFonts w:cs="B Nazanin" w:hint="cs"/>
          <w:sz w:val="28"/>
          <w:szCs w:val="28"/>
          <w:rtl/>
        </w:rPr>
        <w:t>ی</w:t>
      </w:r>
      <w:r w:rsidRPr="00C87943">
        <w:rPr>
          <w:rFonts w:cs="B Nazanin" w:hint="eastAsia"/>
          <w:sz w:val="28"/>
          <w:szCs w:val="28"/>
          <w:rtl/>
        </w:rPr>
        <w:t>ند</w:t>
      </w:r>
      <w:r w:rsidRPr="00C87943">
        <w:rPr>
          <w:rFonts w:cs="B Nazanin"/>
          <w:sz w:val="28"/>
          <w:szCs w:val="28"/>
          <w:rtl/>
        </w:rPr>
        <w:t xml:space="preserve"> پ</w:t>
      </w:r>
      <w:r w:rsidRPr="00C87943">
        <w:rPr>
          <w:rFonts w:cs="B Nazanin" w:hint="cs"/>
          <w:sz w:val="28"/>
          <w:szCs w:val="28"/>
          <w:rtl/>
        </w:rPr>
        <w:t>ی</w:t>
      </w:r>
      <w:r w:rsidRPr="00C87943">
        <w:rPr>
          <w:rFonts w:cs="B Nazanin" w:hint="eastAsia"/>
          <w:sz w:val="28"/>
          <w:szCs w:val="28"/>
          <w:rtl/>
        </w:rPr>
        <w:t>ش</w:t>
      </w:r>
      <w:r w:rsidRPr="00C87943">
        <w:rPr>
          <w:rFonts w:cs="B Nazanin"/>
          <w:sz w:val="28"/>
          <w:szCs w:val="28"/>
          <w:rtl/>
        </w:rPr>
        <w:t xml:space="preserve"> ب</w:t>
      </w:r>
      <w:r w:rsidRPr="00C87943">
        <w:rPr>
          <w:rFonts w:cs="B Nazanin" w:hint="cs"/>
          <w:sz w:val="28"/>
          <w:szCs w:val="28"/>
          <w:rtl/>
        </w:rPr>
        <w:t>ی</w:t>
      </w:r>
      <w:r w:rsidRPr="00C87943">
        <w:rPr>
          <w:rFonts w:cs="B Nazanin" w:hint="eastAsia"/>
          <w:sz w:val="28"/>
          <w:szCs w:val="28"/>
          <w:rtl/>
        </w:rPr>
        <w:t>ن</w:t>
      </w:r>
      <w:r w:rsidRPr="00C87943">
        <w:rPr>
          <w:rFonts w:cs="B Nazanin" w:hint="cs"/>
          <w:sz w:val="28"/>
          <w:szCs w:val="28"/>
          <w:rtl/>
        </w:rPr>
        <w:t>ی</w:t>
      </w:r>
      <w:r>
        <w:rPr>
          <w:rFonts w:cs="Cambria" w:hint="cs"/>
          <w:sz w:val="28"/>
          <w:szCs w:val="28"/>
          <w:rtl/>
        </w:rPr>
        <w:t>"</w:t>
      </w:r>
      <w:r>
        <w:rPr>
          <w:rFonts w:cs="B Nazanin" w:hint="cs"/>
          <w:sz w:val="28"/>
          <w:szCs w:val="28"/>
          <w:rtl/>
        </w:rPr>
        <w:t xml:space="preserve"> . پایان نامه کارشناسی ارشد مهندسی پزشکی، دانشکده مهندسی برق و کامپیوتر دانشگاه تهران 65- 79.</w:t>
      </w:r>
    </w:p>
    <w:sectPr w:rsidR="008E37E2" w:rsidRPr="00C33443" w:rsidSect="009E7478">
      <w:footerReference w:type="default" r:id="rId45"/>
      <w:pgSz w:w="11906" w:h="16838"/>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Fariba" w:date="2021-02-02T01:15:00Z" w:initials="F">
    <w:p w14:paraId="4CF9E312" w14:textId="77777777" w:rsidR="000B4C8C" w:rsidRDefault="000B4C8C">
      <w:pPr>
        <w:pStyle w:val="CommentText"/>
      </w:pPr>
      <w:r>
        <w:rPr>
          <w:rStyle w:val="CommentReference"/>
        </w:rPr>
        <w:annotationRef/>
      </w:r>
      <w:r>
        <w:rPr>
          <w:rFonts w:hint="cs"/>
          <w:rtl/>
        </w:rPr>
        <w:t>میتوانید از خانم مهندس طباطبائی و آقای مهندس سروشی هم تشکر کنید که در تحلیل برخی از قسمتهای کار کمکتان کردند.</w:t>
      </w:r>
    </w:p>
  </w:comment>
  <w:comment w:id="47" w:author="Fariba" w:date="2021-02-02T17:45:00Z" w:initials="F">
    <w:p w14:paraId="11C8B373" w14:textId="6D0A853C" w:rsidR="000B4C8C" w:rsidRDefault="000B4C8C">
      <w:pPr>
        <w:pStyle w:val="CommentText"/>
      </w:pPr>
      <w:r>
        <w:rPr>
          <w:rStyle w:val="CommentReference"/>
        </w:rPr>
        <w:annotationRef/>
      </w:r>
      <w:r>
        <w:rPr>
          <w:rFonts w:hint="cs"/>
          <w:rtl/>
        </w:rPr>
        <w:t>آیا برای این قسمت توضیحات فیزیولوژیک و زیر بخشهائی ندارید؟</w:t>
      </w:r>
    </w:p>
  </w:comment>
  <w:comment w:id="53" w:author="Fariba" w:date="2021-02-02T17:44:00Z" w:initials="F">
    <w:p w14:paraId="12DB9091" w14:textId="3241DEF8" w:rsidR="000B4C8C" w:rsidRDefault="000B4C8C" w:rsidP="00CA6066">
      <w:pPr>
        <w:pStyle w:val="CommentText"/>
      </w:pPr>
      <w:r>
        <w:rPr>
          <w:rStyle w:val="CommentReference"/>
        </w:rPr>
        <w:annotationRef/>
      </w:r>
      <w:r>
        <w:rPr>
          <w:rStyle w:val="CommentReference"/>
          <w:rFonts w:hint="cs"/>
          <w:rtl/>
        </w:rPr>
        <w:t>شما در هر فصل در انتها به بخش جمعبندی نیاز دارید!</w:t>
      </w:r>
    </w:p>
  </w:comment>
  <w:comment w:id="57" w:author="Fariba" w:date="2021-02-02T17:48:00Z" w:initials="F">
    <w:p w14:paraId="6564704C" w14:textId="30E061D2" w:rsidR="000B4C8C" w:rsidRDefault="000B4C8C">
      <w:pPr>
        <w:pStyle w:val="CommentText"/>
      </w:pPr>
      <w:r>
        <w:rPr>
          <w:rStyle w:val="CommentReference"/>
        </w:rPr>
        <w:annotationRef/>
      </w:r>
      <w:r>
        <w:rPr>
          <w:rFonts w:hint="cs"/>
          <w:rtl/>
        </w:rPr>
        <w:t>در این بخش شبیه سازی و نکات محاسباتی مطرح را عنوان می کنید. بعد یک بخش برای منتایج شبیه سازی باید داشته باشید و یک جمعبندی کوچک در مورد شبیه سازی خودتان در انتها</w:t>
      </w:r>
    </w:p>
  </w:comment>
  <w:comment w:id="58" w:author="Fariba" w:date="2021-02-02T17:49:00Z" w:initials="F">
    <w:p w14:paraId="74A164A4" w14:textId="2D7D7AE5" w:rsidR="000B4C8C" w:rsidRDefault="000B4C8C">
      <w:pPr>
        <w:pStyle w:val="CommentText"/>
      </w:pPr>
      <w:r>
        <w:rPr>
          <w:rStyle w:val="CommentReference"/>
        </w:rPr>
        <w:annotationRef/>
      </w:r>
      <w:r>
        <w:rPr>
          <w:rFonts w:hint="cs"/>
          <w:rtl/>
        </w:rPr>
        <w:t>این فصل جمعبندی کل پایان نامه (مطالعات و شبیه سازی) است</w:t>
      </w:r>
    </w:p>
  </w:comment>
  <w:comment w:id="88" w:author="Fariba" w:date="2021-02-02T17:54:00Z" w:initials="F">
    <w:p w14:paraId="40D18295" w14:textId="5ECA8D66" w:rsidR="00A64F32" w:rsidRDefault="00A64F32">
      <w:pPr>
        <w:pStyle w:val="CommentText"/>
      </w:pPr>
      <w:r>
        <w:rPr>
          <w:rStyle w:val="CommentReference"/>
        </w:rPr>
        <w:annotationRef/>
      </w:r>
      <w:r>
        <w:rPr>
          <w:rFonts w:hint="cs"/>
          <w:rtl/>
        </w:rPr>
        <w:t>اینترنورونهای مهاری و یا نورونهای تحریکی مخروطی؟</w:t>
      </w:r>
    </w:p>
  </w:comment>
  <w:comment w:id="124" w:author="Fariba" w:date="2021-02-02T18:05:00Z" w:initials="F">
    <w:p w14:paraId="6EE5C5ED" w14:textId="0F1BBAF8" w:rsidR="00736737" w:rsidRDefault="00736737">
      <w:pPr>
        <w:pStyle w:val="CommentText"/>
        <w:rPr>
          <w:rFonts w:hint="cs"/>
          <w:rtl/>
        </w:rPr>
      </w:pPr>
      <w:r>
        <w:rPr>
          <w:rStyle w:val="CommentReference"/>
        </w:rPr>
        <w:annotationRef/>
      </w:r>
      <w:r>
        <w:rPr>
          <w:rFonts w:hint="cs"/>
          <w:rtl/>
        </w:rPr>
        <w:t xml:space="preserve">در بین روشهای تحریک روش </w:t>
      </w:r>
      <w:r>
        <w:t>tACS</w:t>
      </w:r>
      <w:r>
        <w:rPr>
          <w:rFonts w:hint="cs"/>
          <w:rtl/>
        </w:rPr>
        <w:t xml:space="preserve"> نیز وجود دارد که هرچند جزو کار شما نیست ولی خوب است از آن اطلاع داشته باشید.</w:t>
      </w:r>
    </w:p>
  </w:comment>
  <w:comment w:id="128" w:author="Fariba" w:date="2021-02-02T18:09:00Z" w:initials="F">
    <w:p w14:paraId="6081A609" w14:textId="661CEEE0" w:rsidR="00736737" w:rsidRDefault="00736737">
      <w:pPr>
        <w:pStyle w:val="CommentText"/>
      </w:pPr>
      <w:r>
        <w:rPr>
          <w:rStyle w:val="CommentReference"/>
        </w:rPr>
        <w:annotationRef/>
      </w:r>
      <w:r>
        <w:rPr>
          <w:rFonts w:hint="cs"/>
          <w:rtl/>
        </w:rPr>
        <w:t>مراجع این بخش؟</w:t>
      </w:r>
    </w:p>
  </w:comment>
  <w:comment w:id="134" w:author="Fariba" w:date="2021-02-02T18:08:00Z" w:initials="F">
    <w:p w14:paraId="50A2A65A" w14:textId="6B4BA02F" w:rsidR="00736737" w:rsidRDefault="00736737">
      <w:pPr>
        <w:pStyle w:val="CommentText"/>
      </w:pPr>
      <w:r>
        <w:rPr>
          <w:rStyle w:val="CommentReference"/>
        </w:rPr>
        <w:annotationRef/>
      </w:r>
      <w:r>
        <w:rPr>
          <w:rFonts w:hint="cs"/>
          <w:rtl/>
        </w:rPr>
        <w:t>برای مطالب این بخش باید مرجع ذکر کنید!</w:t>
      </w:r>
    </w:p>
  </w:comment>
  <w:comment w:id="139" w:author="Fariba" w:date="2021-02-02T18:12:00Z" w:initials="F">
    <w:p w14:paraId="2AFE1A07" w14:textId="036ED3F3" w:rsidR="002F293C" w:rsidRDefault="002F293C">
      <w:pPr>
        <w:pStyle w:val="CommentText"/>
      </w:pPr>
      <w:r>
        <w:rPr>
          <w:rStyle w:val="CommentReference"/>
        </w:rPr>
        <w:annotationRef/>
      </w:r>
      <w:r>
        <w:rPr>
          <w:rFonts w:hint="cs"/>
          <w:rtl/>
        </w:rPr>
        <w:t>بنابراین باید دائما اعمال گردد یا میتواند با تکرار منجر به تغببرات ثابتی در ساختار بگردد؟</w:t>
      </w:r>
    </w:p>
  </w:comment>
  <w:comment w:id="142" w:author="Fariba" w:date="2021-02-02T18:15:00Z" w:initials="F">
    <w:p w14:paraId="3557D95A" w14:textId="709BF9B2" w:rsidR="002F293C" w:rsidRDefault="002F293C">
      <w:pPr>
        <w:pStyle w:val="CommentText"/>
      </w:pPr>
      <w:r>
        <w:rPr>
          <w:rStyle w:val="CommentReference"/>
        </w:rPr>
        <w:annotationRef/>
      </w:r>
      <w:r>
        <w:rPr>
          <w:rFonts w:hint="cs"/>
          <w:rtl/>
        </w:rPr>
        <w:t>شماره بخش ندارد!</w:t>
      </w:r>
    </w:p>
  </w:comment>
  <w:comment w:id="148" w:author="Fariba" w:date="2021-02-02T18:16:00Z" w:initials="F">
    <w:p w14:paraId="4357B09B" w14:textId="653EB6F5" w:rsidR="002F293C" w:rsidRDefault="002F293C">
      <w:pPr>
        <w:pStyle w:val="CommentText"/>
      </w:pPr>
      <w:r>
        <w:rPr>
          <w:rStyle w:val="CommentReference"/>
        </w:rPr>
        <w:annotationRef/>
      </w:r>
      <w:r>
        <w:rPr>
          <w:rFonts w:hint="cs"/>
          <w:rtl/>
        </w:rPr>
        <w:t>مرجع؟</w:t>
      </w:r>
    </w:p>
  </w:comment>
  <w:comment w:id="160" w:author="Fariba" w:date="2021-02-02T19:00:00Z" w:initials="F">
    <w:p w14:paraId="7B5890B7" w14:textId="32C1685A" w:rsidR="001B09AB" w:rsidRDefault="001B09AB" w:rsidP="001B09AB">
      <w:pPr>
        <w:pStyle w:val="CommentText"/>
      </w:pPr>
      <w:r>
        <w:rPr>
          <w:rStyle w:val="CommentReference"/>
        </w:rPr>
        <w:annotationRef/>
      </w:r>
      <w:r>
        <w:rPr>
          <w:rFonts w:hint="cs"/>
          <w:rtl/>
        </w:rPr>
        <w:t>مدلها را به ترتیب تاریخ ارائه بیاورید. بهتر است مدل وندلینگ آخرین کار است!</w:t>
      </w:r>
    </w:p>
  </w:comment>
  <w:comment w:id="172" w:author="Fariba" w:date="2021-02-02T18:29:00Z" w:initials="F">
    <w:p w14:paraId="240622A4" w14:textId="6FCCC635" w:rsidR="00777510" w:rsidRDefault="00777510">
      <w:pPr>
        <w:pStyle w:val="CommentText"/>
      </w:pPr>
      <w:r>
        <w:rPr>
          <w:rStyle w:val="CommentReference"/>
        </w:rPr>
        <w:annotationRef/>
      </w:r>
      <w:r>
        <w:rPr>
          <w:rFonts w:hint="cs"/>
          <w:rtl/>
        </w:rPr>
        <w:t>مطالب از این پاراگراف به پاراگراف بعدی خیلی گسسته است و ناگهانی تغییر می کند!</w:t>
      </w:r>
    </w:p>
  </w:comment>
  <w:comment w:id="191" w:author="Fariba" w:date="2021-02-02T18:27:00Z" w:initials="F">
    <w:p w14:paraId="29C3AC27" w14:textId="671EEDE9" w:rsidR="00777510" w:rsidRDefault="00777510">
      <w:pPr>
        <w:pStyle w:val="CommentText"/>
      </w:pPr>
      <w:r>
        <w:rPr>
          <w:rStyle w:val="CommentReference"/>
        </w:rPr>
        <w:annotationRef/>
      </w:r>
      <w:r>
        <w:rPr>
          <w:rFonts w:hint="cs"/>
          <w:rtl/>
        </w:rPr>
        <w:t>حتما در متن در محل مناسب به شکلها ارجاع دهید</w:t>
      </w:r>
    </w:p>
  </w:comment>
  <w:comment w:id="201" w:author="Fariba" w:date="2021-02-02T18:17:00Z" w:initials="F">
    <w:p w14:paraId="502F2381" w14:textId="465EE13C" w:rsidR="00356825" w:rsidRDefault="00356825">
      <w:pPr>
        <w:pStyle w:val="CommentText"/>
        <w:rPr>
          <w:rFonts w:hint="cs"/>
          <w:rtl/>
        </w:rPr>
      </w:pPr>
      <w:r>
        <w:rPr>
          <w:rStyle w:val="CommentReference"/>
        </w:rPr>
        <w:annotationRef/>
      </w:r>
      <w:r>
        <w:rPr>
          <w:rFonts w:hint="cs"/>
          <w:rtl/>
        </w:rPr>
        <w:t>شکل را از کجا برداشته اید؟ مرجع بدهید</w:t>
      </w:r>
    </w:p>
  </w:comment>
  <w:comment w:id="203" w:author="Fariba" w:date="2021-02-02T18:35:00Z" w:initials="F">
    <w:p w14:paraId="3C673DE4" w14:textId="14BA201E" w:rsidR="00C33F0B" w:rsidRDefault="00C33F0B">
      <w:pPr>
        <w:pStyle w:val="CommentText"/>
      </w:pPr>
      <w:r>
        <w:rPr>
          <w:rStyle w:val="CommentReference"/>
        </w:rPr>
        <w:annotationRef/>
      </w:r>
      <w:r>
        <w:rPr>
          <w:rFonts w:hint="cs"/>
          <w:rtl/>
        </w:rPr>
        <w:t>به نظر من این قسمت را در مدل خانم طباطبائی بیاورید. چون مدلهائی که معرفی میکنید جز مدل ایشان و لیو و ونگ صرورتا این صرعها را مدل نمی کنند!</w:t>
      </w:r>
    </w:p>
  </w:comment>
  <w:comment w:id="222" w:author="Fariba" w:date="2021-02-02T18:34:00Z" w:initials="F">
    <w:p w14:paraId="16B2D88D" w14:textId="14C654CB" w:rsidR="00C33F0B" w:rsidRDefault="00C33F0B">
      <w:pPr>
        <w:pStyle w:val="CommentText"/>
      </w:pPr>
      <w:r>
        <w:rPr>
          <w:rStyle w:val="CommentReference"/>
        </w:rPr>
        <w:annotationRef/>
      </w:r>
      <w:r>
        <w:rPr>
          <w:rFonts w:hint="cs"/>
          <w:rtl/>
        </w:rPr>
        <w:t>چه نوع صرعی مدل شد؟</w:t>
      </w:r>
    </w:p>
  </w:comment>
  <w:comment w:id="223" w:author="Fariba" w:date="2021-02-02T18:56:00Z" w:initials="F">
    <w:p w14:paraId="1829F782" w14:textId="033BDDBE" w:rsidR="006F41D4" w:rsidRDefault="006F41D4">
      <w:pPr>
        <w:pStyle w:val="CommentText"/>
      </w:pPr>
      <w:r>
        <w:rPr>
          <w:rStyle w:val="CommentReference"/>
        </w:rPr>
        <w:annotationRef/>
      </w:r>
      <w:r>
        <w:rPr>
          <w:rFonts w:hint="cs"/>
          <w:rtl/>
        </w:rPr>
        <w:t>کلیه روابط ریاضی باید شماره گذاری شوند</w:t>
      </w:r>
    </w:p>
  </w:comment>
  <w:comment w:id="226" w:author="Fariba" w:date="2021-02-02T18:39:00Z" w:initials="F">
    <w:p w14:paraId="317F8165" w14:textId="1482E156" w:rsidR="00C33F0B" w:rsidRDefault="00C33F0B">
      <w:pPr>
        <w:pStyle w:val="CommentText"/>
      </w:pPr>
      <w:r>
        <w:rPr>
          <w:rStyle w:val="CommentReference"/>
        </w:rPr>
        <w:annotationRef/>
      </w:r>
      <w:r>
        <w:rPr>
          <w:rFonts w:hint="cs"/>
          <w:rtl/>
        </w:rPr>
        <w:t>پیش رو یا رو به جلو</w:t>
      </w:r>
    </w:p>
  </w:comment>
  <w:comment w:id="228" w:author="Fariba" w:date="2021-02-02T18:39:00Z" w:initials="F">
    <w:p w14:paraId="503801C8" w14:textId="51C1F443" w:rsidR="00C33F0B" w:rsidRDefault="00C33F0B">
      <w:pPr>
        <w:pStyle w:val="CommentText"/>
      </w:pPr>
      <w:r>
        <w:rPr>
          <w:rStyle w:val="CommentReference"/>
        </w:rPr>
        <w:annotationRef/>
      </w:r>
      <w:r>
        <w:rPr>
          <w:rFonts w:hint="cs"/>
          <w:rtl/>
        </w:rPr>
        <w:t>پس رو یا رو به عقب</w:t>
      </w:r>
    </w:p>
  </w:comment>
  <w:comment w:id="229" w:author="Fariba" w:date="2021-02-02T18:40:00Z" w:initials="F">
    <w:p w14:paraId="37AE3C67" w14:textId="77777777" w:rsidR="00C33F0B" w:rsidRDefault="00C33F0B">
      <w:pPr>
        <w:pStyle w:val="CommentText"/>
        <w:rPr>
          <w:rFonts w:hint="cs"/>
          <w:rtl/>
        </w:rPr>
      </w:pPr>
      <w:r>
        <w:rPr>
          <w:rStyle w:val="CommentReference"/>
        </w:rPr>
        <w:annotationRef/>
      </w:r>
      <w:r>
        <w:rPr>
          <w:rFonts w:hint="cs"/>
          <w:rtl/>
        </w:rPr>
        <w:t>از طریق 3 مرحله ایجاد می شود یا دارای 3 مرحله است؟</w:t>
      </w:r>
    </w:p>
    <w:p w14:paraId="2E31B7A6" w14:textId="73C96BA9" w:rsidR="00C33F0B" w:rsidRDefault="00C33F0B">
      <w:pPr>
        <w:pStyle w:val="CommentText"/>
      </w:pPr>
      <w:r>
        <w:rPr>
          <w:rFonts w:hint="cs"/>
          <w:rtl/>
        </w:rPr>
        <w:t>مرجع؟؟؟</w:t>
      </w:r>
    </w:p>
  </w:comment>
  <w:comment w:id="247" w:author="Fariba" w:date="2021-02-02T18:42:00Z" w:initials="F">
    <w:p w14:paraId="6C39C0A3" w14:textId="0C24DED8" w:rsidR="002E7100" w:rsidRDefault="002E7100">
      <w:pPr>
        <w:pStyle w:val="CommentText"/>
      </w:pPr>
      <w:r>
        <w:rPr>
          <w:rStyle w:val="CommentReference"/>
        </w:rPr>
        <w:annotationRef/>
      </w:r>
      <w:r>
        <w:rPr>
          <w:rFonts w:hint="cs"/>
          <w:rtl/>
        </w:rPr>
        <w:t>نتیجه این مدلسازی چه بوده است و با کمک آن به چه سوالاتی پاسخ داده شده است؟</w:t>
      </w:r>
    </w:p>
  </w:comment>
  <w:comment w:id="249" w:author="Fariba" w:date="2021-02-02T18:42:00Z" w:initials="F">
    <w:p w14:paraId="2815932A" w14:textId="30E53AC1" w:rsidR="002E7100" w:rsidRDefault="002E7100">
      <w:pPr>
        <w:pStyle w:val="CommentText"/>
      </w:pPr>
      <w:r>
        <w:rPr>
          <w:rStyle w:val="CommentReference"/>
        </w:rPr>
        <w:annotationRef/>
      </w:r>
      <w:r>
        <w:rPr>
          <w:rFonts w:hint="cs"/>
          <w:rtl/>
        </w:rPr>
        <w:t>به شکلها در متن ارجاع داده شود!</w:t>
      </w:r>
    </w:p>
  </w:comment>
  <w:comment w:id="250" w:author="Fariba" w:date="2021-02-02T18:43:00Z" w:initials="F">
    <w:p w14:paraId="79F0FC7F" w14:textId="6C6F3EE5" w:rsidR="002E7100" w:rsidRDefault="002E7100">
      <w:pPr>
        <w:pStyle w:val="CommentText"/>
      </w:pPr>
      <w:r>
        <w:rPr>
          <w:rStyle w:val="CommentReference"/>
        </w:rPr>
        <w:annotationRef/>
      </w:r>
      <w:r>
        <w:rPr>
          <w:rFonts w:hint="cs"/>
          <w:rtl/>
        </w:rPr>
        <w:t>مرجع این بخش از صحبتها؟ آیا از همان مرجع 9 آمده است؟</w:t>
      </w:r>
    </w:p>
  </w:comment>
  <w:comment w:id="258" w:author="Fariba" w:date="2021-02-02T18:46:00Z" w:initials="F">
    <w:p w14:paraId="65C6D860" w14:textId="0DA9DBDA" w:rsidR="00316D32" w:rsidRDefault="00316D32">
      <w:pPr>
        <w:pStyle w:val="CommentText"/>
      </w:pPr>
      <w:r>
        <w:rPr>
          <w:rStyle w:val="CommentReference"/>
        </w:rPr>
        <w:annotationRef/>
      </w:r>
      <w:r>
        <w:rPr>
          <w:rFonts w:hint="cs"/>
          <w:rtl/>
        </w:rPr>
        <w:t>کل ممیزها را در متن اصلاح کنید!</w:t>
      </w:r>
    </w:p>
  </w:comment>
  <w:comment w:id="259" w:author="Fariba" w:date="2021-02-02T18:46:00Z" w:initials="F">
    <w:p w14:paraId="47028C1E" w14:textId="657348FE" w:rsidR="00316D32" w:rsidRDefault="00316D32">
      <w:pPr>
        <w:pStyle w:val="CommentText"/>
      </w:pPr>
      <w:r>
        <w:rPr>
          <w:rStyle w:val="CommentReference"/>
        </w:rPr>
        <w:annotationRef/>
      </w:r>
      <w:r>
        <w:rPr>
          <w:rFonts w:hint="cs"/>
          <w:rtl/>
        </w:rPr>
        <w:t>منظور؟؟؟؟</w:t>
      </w:r>
    </w:p>
  </w:comment>
  <w:comment w:id="264" w:author="Fariba" w:date="2021-02-02T18:47:00Z" w:initials="F">
    <w:p w14:paraId="27CFBC6F" w14:textId="089FC25E" w:rsidR="00316D32" w:rsidRDefault="00316D32">
      <w:pPr>
        <w:pStyle w:val="CommentText"/>
      </w:pPr>
      <w:r>
        <w:rPr>
          <w:rStyle w:val="CommentReference"/>
        </w:rPr>
        <w:annotationRef/>
      </w:r>
      <w:r>
        <w:rPr>
          <w:rFonts w:hint="cs"/>
          <w:rtl/>
        </w:rPr>
        <w:t>جمله فارسی خیلی مبهم است!</w:t>
      </w:r>
    </w:p>
  </w:comment>
  <w:comment w:id="460" w:author="Fariba" w:date="2021-02-02T18:53:00Z" w:initials="F">
    <w:p w14:paraId="76466309" w14:textId="27D803E4" w:rsidR="006F41D4" w:rsidRDefault="006F41D4">
      <w:pPr>
        <w:pStyle w:val="CommentText"/>
      </w:pPr>
      <w:r>
        <w:rPr>
          <w:rStyle w:val="CommentReference"/>
        </w:rPr>
        <w:annotationRef/>
      </w:r>
      <w:r>
        <w:rPr>
          <w:rFonts w:hint="cs"/>
          <w:rtl/>
        </w:rPr>
        <w:t>مرجع؟</w:t>
      </w:r>
    </w:p>
  </w:comment>
  <w:comment w:id="463" w:author="Fariba" w:date="2021-02-02T18:59:00Z" w:initials="F">
    <w:p w14:paraId="24CCFD99" w14:textId="1B077997" w:rsidR="001B09AB" w:rsidRDefault="001B09AB">
      <w:pPr>
        <w:pStyle w:val="CommentText"/>
      </w:pPr>
      <w:r>
        <w:rPr>
          <w:rStyle w:val="CommentReference"/>
        </w:rPr>
        <w:annotationRef/>
      </w:r>
      <w:r>
        <w:rPr>
          <w:rFonts w:hint="cs"/>
          <w:rtl/>
        </w:rPr>
        <w:t>در متن ارجاع داده شود!</w:t>
      </w:r>
    </w:p>
  </w:comment>
  <w:comment w:id="478" w:author="Fariba" w:date="2021-02-02T19:24:00Z" w:initials="F">
    <w:p w14:paraId="5261CBB3" w14:textId="1DB6E27B" w:rsidR="00CA6066" w:rsidRDefault="00CA6066">
      <w:pPr>
        <w:pStyle w:val="CommentText"/>
      </w:pPr>
      <w:r>
        <w:rPr>
          <w:rStyle w:val="CommentReference"/>
        </w:rPr>
        <w:annotationRef/>
      </w:r>
      <w:r>
        <w:rPr>
          <w:rFonts w:hint="cs"/>
          <w:rtl/>
        </w:rPr>
        <w:t>حتما ترتیب معرفی مدلها به ترتیب تاریخی باشد!</w:t>
      </w:r>
    </w:p>
  </w:comment>
  <w:comment w:id="520" w:author="Fariba" w:date="2021-02-02T19:15:00Z" w:initials="F">
    <w:p w14:paraId="6CC6B14C" w14:textId="3300C1D4" w:rsidR="00DD735A" w:rsidRDefault="00DD735A">
      <w:pPr>
        <w:pStyle w:val="CommentText"/>
      </w:pPr>
      <w:r>
        <w:rPr>
          <w:rStyle w:val="CommentReference"/>
        </w:rPr>
        <w:annotationRef/>
      </w:r>
      <w:r>
        <w:rPr>
          <w:rFonts w:hint="cs"/>
          <w:rtl/>
        </w:rPr>
        <w:t>چون شما نمی خواهید در مورد بایفرکیشن صحبت کنید بنابراین بهتر است که از دیاگران دو بعدی بایفرکیشن بدون نام بردن از آن استفاده کنید درست مثل شکلی که برای اولین مدلسازی از جیرشا آورده اید (شکل 3-3).</w:t>
      </w:r>
    </w:p>
  </w:comment>
  <w:comment w:id="523" w:author="Fariba" w:date="2021-02-02T19:18:00Z" w:initials="F">
    <w:p w14:paraId="6283790C" w14:textId="1F1538E8" w:rsidR="00DD735A" w:rsidRDefault="00DD735A">
      <w:pPr>
        <w:pStyle w:val="CommentText"/>
      </w:pPr>
      <w:r>
        <w:rPr>
          <w:rStyle w:val="CommentReference"/>
        </w:rPr>
        <w:annotationRef/>
      </w:r>
      <w:r>
        <w:rPr>
          <w:rFonts w:hint="cs"/>
          <w:rtl/>
        </w:rPr>
        <w:t>در یک جدول بهتر جمع بندی می شود!</w:t>
      </w:r>
    </w:p>
  </w:comment>
  <w:comment w:id="546" w:author="Fariba" w:date="2021-02-02T19:25:00Z" w:initials="F">
    <w:p w14:paraId="50892C35" w14:textId="2852470E" w:rsidR="00460F82" w:rsidRDefault="00460F82">
      <w:pPr>
        <w:pStyle w:val="CommentText"/>
      </w:pPr>
      <w:r>
        <w:rPr>
          <w:rStyle w:val="CommentReference"/>
        </w:rPr>
        <w:annotationRef/>
      </w:r>
      <w:r>
        <w:rPr>
          <w:rFonts w:hint="cs"/>
          <w:rtl/>
        </w:rPr>
        <w:t>بصورت جدول</w:t>
      </w:r>
    </w:p>
  </w:comment>
  <w:comment w:id="547" w:author="Fariba" w:date="2021-02-02T19:25:00Z" w:initials="F">
    <w:p w14:paraId="2DEAF365" w14:textId="2A49E407" w:rsidR="00460F82" w:rsidRDefault="00460F82">
      <w:pPr>
        <w:pStyle w:val="CommentText"/>
      </w:pPr>
      <w:r>
        <w:rPr>
          <w:rStyle w:val="CommentReference"/>
        </w:rPr>
        <w:annotationRef/>
      </w:r>
      <w:r>
        <w:rPr>
          <w:rFonts w:hint="cs"/>
          <w:rtl/>
        </w:rPr>
        <w:t>بصورت جدول</w:t>
      </w:r>
    </w:p>
  </w:comment>
  <w:comment w:id="549" w:author="Fariba" w:date="2021-02-02T19:26:00Z" w:initials="F">
    <w:p w14:paraId="493B48C3" w14:textId="7842E9DD" w:rsidR="00460F82" w:rsidRDefault="00460F82">
      <w:pPr>
        <w:pStyle w:val="CommentText"/>
      </w:pPr>
      <w:r>
        <w:rPr>
          <w:rStyle w:val="CommentReference"/>
        </w:rPr>
        <w:annotationRef/>
      </w:r>
      <w:r>
        <w:rPr>
          <w:rFonts w:hint="cs"/>
          <w:rtl/>
        </w:rPr>
        <w:t>واحد محور عمودی مشخص نیست!</w:t>
      </w:r>
    </w:p>
  </w:comment>
  <w:comment w:id="550" w:author="Fariba" w:date="2021-02-02T19:28:00Z" w:initials="F">
    <w:p w14:paraId="0E4EF629" w14:textId="54BC3277" w:rsidR="00460F82" w:rsidRDefault="00460F82">
      <w:pPr>
        <w:pStyle w:val="CommentText"/>
      </w:pPr>
      <w:r>
        <w:rPr>
          <w:rStyle w:val="CommentReference"/>
        </w:rPr>
        <w:annotationRef/>
      </w:r>
      <w:r>
        <w:rPr>
          <w:rFonts w:hint="cs"/>
          <w:rtl/>
        </w:rPr>
        <w:t>ارتباط نتایج شما با نتایج وندلینگ و اردکانی!</w:t>
      </w:r>
    </w:p>
  </w:comment>
  <w:comment w:id="555" w:author="Fariba" w:date="2021-02-02T19:29:00Z" w:initials="F">
    <w:p w14:paraId="39A2768B" w14:textId="67D70A05" w:rsidR="00460F82" w:rsidRDefault="00460F82">
      <w:pPr>
        <w:pStyle w:val="CommentText"/>
      </w:pPr>
      <w:r>
        <w:rPr>
          <w:rStyle w:val="CommentReference"/>
        </w:rPr>
        <w:annotationRef/>
      </w:r>
      <w:r>
        <w:rPr>
          <w:rFonts w:hint="cs"/>
          <w:rtl/>
        </w:rPr>
        <w:t>باعث تغییر در شکل چذیری سیناچسی میشود یا بدلیل شمل چذیری سیناپسی در ساختار سیناپس تغییر ایجاد میکند؟</w:t>
      </w:r>
    </w:p>
  </w:comment>
  <w:comment w:id="560" w:author="Fariba" w:date="2021-02-02T19:30:00Z" w:initials="F">
    <w:p w14:paraId="1304E7AD" w14:textId="4AA22601" w:rsidR="009A2EAC" w:rsidRDefault="009A2EAC">
      <w:pPr>
        <w:pStyle w:val="CommentText"/>
      </w:pPr>
      <w:r>
        <w:rPr>
          <w:rStyle w:val="CommentReference"/>
        </w:rPr>
        <w:annotationRef/>
      </w:r>
      <w:r>
        <w:rPr>
          <w:rFonts w:hint="cs"/>
          <w:rtl/>
        </w:rPr>
        <w:t>عبارت فارسی را همه جا جایگزین کنید</w:t>
      </w:r>
    </w:p>
  </w:comment>
  <w:comment w:id="561" w:author="Fariba" w:date="2021-02-02T19:31:00Z" w:initials="F">
    <w:p w14:paraId="3EB84166" w14:textId="7779E74C" w:rsidR="009A2EAC" w:rsidRDefault="009A2EAC">
      <w:pPr>
        <w:pStyle w:val="CommentText"/>
      </w:pPr>
      <w:r>
        <w:rPr>
          <w:rStyle w:val="CommentReference"/>
        </w:rPr>
        <w:annotationRef/>
      </w:r>
      <w:r>
        <w:rPr>
          <w:rFonts w:hint="cs"/>
          <w:rtl/>
        </w:rPr>
        <w:t>این نتیجه را می دانستیم چه در عمل و جه از طریق دو مدلسازی قبلی. شما جه نتیجه اضافه تری گرفتید؟ یا اینکه همان نتایج را به طریقی دیگر تائید کرده اید؟</w:t>
      </w:r>
      <w:bookmarkStart w:id="562" w:name="_GoBack"/>
      <w:bookmarkEnd w:id="562"/>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F9E312" w15:done="0"/>
  <w15:commentEx w15:paraId="11C8B373" w15:done="0"/>
  <w15:commentEx w15:paraId="12DB9091" w15:done="0"/>
  <w15:commentEx w15:paraId="6564704C" w15:done="0"/>
  <w15:commentEx w15:paraId="74A164A4" w15:done="0"/>
  <w15:commentEx w15:paraId="40D18295" w15:done="0"/>
  <w15:commentEx w15:paraId="6EE5C5ED" w15:done="0"/>
  <w15:commentEx w15:paraId="6081A609" w15:done="0"/>
  <w15:commentEx w15:paraId="50A2A65A" w15:done="0"/>
  <w15:commentEx w15:paraId="2AFE1A07" w15:done="0"/>
  <w15:commentEx w15:paraId="3557D95A" w15:done="0"/>
  <w15:commentEx w15:paraId="4357B09B" w15:done="0"/>
  <w15:commentEx w15:paraId="7B5890B7" w15:done="0"/>
  <w15:commentEx w15:paraId="240622A4" w15:done="0"/>
  <w15:commentEx w15:paraId="29C3AC27" w15:done="0"/>
  <w15:commentEx w15:paraId="502F2381" w15:done="0"/>
  <w15:commentEx w15:paraId="3C673DE4" w15:done="0"/>
  <w15:commentEx w15:paraId="16B2D88D" w15:done="0"/>
  <w15:commentEx w15:paraId="1829F782" w15:done="0"/>
  <w15:commentEx w15:paraId="317F8165" w15:done="0"/>
  <w15:commentEx w15:paraId="503801C8" w15:done="0"/>
  <w15:commentEx w15:paraId="2E31B7A6" w15:done="0"/>
  <w15:commentEx w15:paraId="6C39C0A3" w15:done="0"/>
  <w15:commentEx w15:paraId="2815932A" w15:done="0"/>
  <w15:commentEx w15:paraId="79F0FC7F" w15:done="0"/>
  <w15:commentEx w15:paraId="65C6D860" w15:done="0"/>
  <w15:commentEx w15:paraId="47028C1E" w15:done="0"/>
  <w15:commentEx w15:paraId="27CFBC6F" w15:done="0"/>
  <w15:commentEx w15:paraId="76466309" w15:done="0"/>
  <w15:commentEx w15:paraId="24CCFD99" w15:done="0"/>
  <w15:commentEx w15:paraId="5261CBB3" w15:done="0"/>
  <w15:commentEx w15:paraId="6CC6B14C" w15:done="0"/>
  <w15:commentEx w15:paraId="6283790C" w15:done="0"/>
  <w15:commentEx w15:paraId="50892C35" w15:done="0"/>
  <w15:commentEx w15:paraId="2DEAF365" w15:done="0"/>
  <w15:commentEx w15:paraId="493B48C3" w15:done="0"/>
  <w15:commentEx w15:paraId="0E4EF629" w15:done="0"/>
  <w15:commentEx w15:paraId="39A2768B" w15:done="0"/>
  <w15:commentEx w15:paraId="1304E7AD" w15:done="0"/>
  <w15:commentEx w15:paraId="3EB8416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42E742" w14:textId="77777777" w:rsidR="007E5F56" w:rsidRDefault="007E5F56" w:rsidP="00C71F5A">
      <w:pPr>
        <w:spacing w:after="0" w:line="240" w:lineRule="auto"/>
      </w:pPr>
      <w:r>
        <w:separator/>
      </w:r>
    </w:p>
  </w:endnote>
  <w:endnote w:type="continuationSeparator" w:id="0">
    <w:p w14:paraId="63AEF5AF" w14:textId="77777777" w:rsidR="007E5F56" w:rsidRDefault="007E5F56" w:rsidP="00C71F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B Nazanin">
    <w:panose1 w:val="00000400000000000000"/>
    <w:charset w:val="B2"/>
    <w:family w:val="auto"/>
    <w:pitch w:val="variable"/>
    <w:sig w:usb0="00002001" w:usb1="80000000" w:usb2="00000008" w:usb3="00000000" w:csb0="00000040" w:csb1="00000000"/>
  </w:font>
  <w:font w:name="IranNastaliq">
    <w:altName w:val="Arial Unicode MS"/>
    <w:charset w:val="00"/>
    <w:family w:val="auto"/>
    <w:pitch w:val="variable"/>
    <w:sig w:usb0="A1002AEF" w:usb1="D000604A"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Sakkal Majalla">
    <w:panose1 w:val="02000000000000000000"/>
    <w:charset w:val="00"/>
    <w:family w:val="auto"/>
    <w:pitch w:val="variable"/>
    <w:sig w:usb0="A0002027" w:usb1="80000000" w:usb2="00000108" w:usb3="00000000" w:csb0="000000D3"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38160965"/>
      <w:docPartObj>
        <w:docPartGallery w:val="Page Numbers (Bottom of Page)"/>
        <w:docPartUnique/>
      </w:docPartObj>
    </w:sdtPr>
    <w:sdtEndPr>
      <w:rPr>
        <w:noProof/>
      </w:rPr>
    </w:sdtEndPr>
    <w:sdtContent>
      <w:p w14:paraId="2B4A5CD0" w14:textId="670247F2" w:rsidR="000B4C8C" w:rsidDel="006F41D4" w:rsidRDefault="000B4C8C">
        <w:pPr>
          <w:pStyle w:val="Footer"/>
          <w:jc w:val="center"/>
          <w:rPr>
            <w:del w:id="563" w:author="Fariba" w:date="2021-02-02T18:52:00Z"/>
            <w:rtl/>
          </w:rPr>
        </w:pPr>
      </w:p>
      <w:p w14:paraId="5ED753BA" w14:textId="458C0CEB" w:rsidR="000B4C8C" w:rsidRDefault="000B4C8C" w:rsidP="006F41D4">
        <w:pPr>
          <w:pStyle w:val="Footer"/>
          <w:jc w:val="center"/>
        </w:pPr>
        <w:r>
          <w:fldChar w:fldCharType="begin"/>
        </w:r>
        <w:r>
          <w:instrText xml:space="preserve"> PAGE   \* MERGEFORMAT </w:instrText>
        </w:r>
        <w:r>
          <w:fldChar w:fldCharType="separate"/>
        </w:r>
        <w:r w:rsidR="009A2EAC">
          <w:rPr>
            <w:noProof/>
            <w:rtl/>
          </w:rPr>
          <w:t>48</w:t>
        </w:r>
        <w:r>
          <w:rPr>
            <w:noProof/>
          </w:rPr>
          <w:fldChar w:fldCharType="end"/>
        </w:r>
      </w:p>
    </w:sdtContent>
  </w:sdt>
  <w:p w14:paraId="05B4014F" w14:textId="77777777" w:rsidR="000B4C8C" w:rsidRDefault="000B4C8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53A3D7" w14:textId="77777777" w:rsidR="007E5F56" w:rsidRDefault="007E5F56" w:rsidP="00C71F5A">
      <w:pPr>
        <w:spacing w:after="0" w:line="240" w:lineRule="auto"/>
      </w:pPr>
      <w:r>
        <w:separator/>
      </w:r>
    </w:p>
  </w:footnote>
  <w:footnote w:type="continuationSeparator" w:id="0">
    <w:p w14:paraId="1B609CE3" w14:textId="77777777" w:rsidR="007E5F56" w:rsidRDefault="007E5F56" w:rsidP="00C71F5A">
      <w:pPr>
        <w:spacing w:after="0" w:line="240" w:lineRule="auto"/>
      </w:pPr>
      <w:r>
        <w:continuationSeparator/>
      </w:r>
    </w:p>
  </w:footnote>
  <w:footnote w:id="1">
    <w:p w14:paraId="046B2EAB" w14:textId="77777777" w:rsidR="000B4C8C" w:rsidRDefault="000B4C8C" w:rsidP="00413592">
      <w:pPr>
        <w:pStyle w:val="FootnoteText"/>
        <w:jc w:val="right"/>
        <w:rPr>
          <w:rtl/>
        </w:rPr>
      </w:pPr>
      <w:r>
        <w:rPr>
          <w:rStyle w:val="FootnoteReference"/>
        </w:rPr>
        <w:footnoteRef/>
      </w:r>
      <w:r>
        <w:rPr>
          <w:rFonts w:asciiTheme="minorBidi" w:hAnsiTheme="minorBidi"/>
          <w:b/>
          <w:bCs/>
          <w:sz w:val="16"/>
          <w:szCs w:val="16"/>
        </w:rPr>
        <w:t>T</w:t>
      </w:r>
      <w:r w:rsidRPr="00BD72BF">
        <w:rPr>
          <w:rFonts w:asciiTheme="minorBidi" w:hAnsiTheme="minorBidi"/>
          <w:b/>
          <w:bCs/>
          <w:sz w:val="16"/>
          <w:szCs w:val="16"/>
        </w:rPr>
        <w:t>ranscranial Direct Current Stimulation</w:t>
      </w:r>
      <w:r>
        <w:rPr>
          <w:rtl/>
        </w:rPr>
        <w:t xml:space="preserve"> </w:t>
      </w:r>
    </w:p>
  </w:footnote>
  <w:footnote w:id="2">
    <w:p w14:paraId="1EEA1669" w14:textId="77777777" w:rsidR="000B4C8C" w:rsidRDefault="000B4C8C" w:rsidP="00413592">
      <w:pPr>
        <w:pStyle w:val="FootnoteText"/>
        <w:jc w:val="right"/>
        <w:rPr>
          <w:rtl/>
        </w:rPr>
      </w:pPr>
      <w:r>
        <w:rPr>
          <w:rStyle w:val="FootnoteReference"/>
        </w:rPr>
        <w:footnoteRef/>
      </w:r>
      <w:r w:rsidRPr="00940912">
        <w:rPr>
          <w:rFonts w:asciiTheme="minorBidi" w:hAnsiTheme="minorBidi"/>
          <w:b/>
          <w:bCs/>
          <w:sz w:val="16"/>
          <w:szCs w:val="16"/>
        </w:rPr>
        <w:t>Pre Ictal</w:t>
      </w:r>
      <w:r>
        <w:rPr>
          <w:rtl/>
        </w:rPr>
        <w:t xml:space="preserve"> </w:t>
      </w:r>
    </w:p>
  </w:footnote>
  <w:footnote w:id="3">
    <w:p w14:paraId="156A8E24" w14:textId="77777777" w:rsidR="000B4C8C" w:rsidRDefault="000B4C8C" w:rsidP="00413592">
      <w:pPr>
        <w:pStyle w:val="FootnoteText"/>
        <w:jc w:val="right"/>
        <w:rPr>
          <w:rtl/>
        </w:rPr>
      </w:pPr>
      <w:r>
        <w:rPr>
          <w:rStyle w:val="FootnoteReference"/>
        </w:rPr>
        <w:footnoteRef/>
      </w:r>
      <w:r w:rsidRPr="00940912">
        <w:rPr>
          <w:rFonts w:asciiTheme="minorBidi" w:hAnsiTheme="minorBidi"/>
          <w:b/>
          <w:bCs/>
          <w:sz w:val="16"/>
          <w:szCs w:val="16"/>
        </w:rPr>
        <w:t>Clonic</w:t>
      </w:r>
      <w:r>
        <w:rPr>
          <w:rtl/>
        </w:rPr>
        <w:t xml:space="preserve"> </w:t>
      </w:r>
    </w:p>
  </w:footnote>
  <w:footnote w:id="4">
    <w:p w14:paraId="33DBC64F" w14:textId="77777777" w:rsidR="000B4C8C" w:rsidRDefault="000B4C8C" w:rsidP="00413592">
      <w:pPr>
        <w:pStyle w:val="FootnoteText"/>
        <w:jc w:val="right"/>
      </w:pPr>
      <w:r>
        <w:rPr>
          <w:rStyle w:val="FootnoteReference"/>
        </w:rPr>
        <w:footnoteRef/>
      </w:r>
      <w:r w:rsidRPr="00940912">
        <w:rPr>
          <w:rFonts w:asciiTheme="minorBidi" w:hAnsiTheme="minorBidi"/>
          <w:b/>
          <w:bCs/>
          <w:sz w:val="16"/>
          <w:szCs w:val="16"/>
        </w:rPr>
        <w:t>Absence</w:t>
      </w:r>
      <w:r>
        <w:rPr>
          <w:rtl/>
        </w:rPr>
        <w:t xml:space="preserve"> </w:t>
      </w:r>
    </w:p>
  </w:footnote>
  <w:footnote w:id="5">
    <w:p w14:paraId="11538644" w14:textId="77777777" w:rsidR="000B4C8C" w:rsidRDefault="000B4C8C" w:rsidP="00413592">
      <w:pPr>
        <w:pStyle w:val="FootnoteText"/>
        <w:jc w:val="right"/>
      </w:pPr>
      <w:r>
        <w:rPr>
          <w:rStyle w:val="FootnoteReference"/>
        </w:rPr>
        <w:footnoteRef/>
      </w:r>
      <w:r w:rsidRPr="00940912">
        <w:rPr>
          <w:rFonts w:asciiTheme="minorBidi" w:hAnsiTheme="minorBidi"/>
          <w:b/>
          <w:bCs/>
          <w:sz w:val="16"/>
          <w:szCs w:val="16"/>
        </w:rPr>
        <w:t>Tonic</w:t>
      </w:r>
      <w:r>
        <w:rPr>
          <w:rtl/>
        </w:rPr>
        <w:t xml:space="preserve"> </w:t>
      </w:r>
    </w:p>
  </w:footnote>
  <w:footnote w:id="6">
    <w:p w14:paraId="4C528FB5" w14:textId="77777777" w:rsidR="000B4C8C" w:rsidRDefault="000B4C8C" w:rsidP="00131A04">
      <w:pPr>
        <w:pStyle w:val="FootnoteText"/>
        <w:jc w:val="right"/>
        <w:rPr>
          <w:rtl/>
        </w:rPr>
      </w:pPr>
      <w:r>
        <w:rPr>
          <w:rStyle w:val="FootnoteReference"/>
        </w:rPr>
        <w:footnoteRef/>
      </w:r>
      <w:r w:rsidRPr="004C03B6">
        <w:rPr>
          <w:rStyle w:val="Emphasis"/>
          <w:rFonts w:asciiTheme="minorBidi" w:hAnsiTheme="minorBidi"/>
          <w:b/>
          <w:bCs/>
          <w:i w:val="0"/>
          <w:iCs w:val="0"/>
          <w:color w:val="000000" w:themeColor="text1"/>
          <w:sz w:val="16"/>
          <w:szCs w:val="16"/>
          <w:shd w:val="clear" w:color="auto" w:fill="FFFFFF"/>
        </w:rPr>
        <w:t xml:space="preserve">Transcranial </w:t>
      </w:r>
      <w:r>
        <w:rPr>
          <w:rStyle w:val="Emphasis"/>
          <w:rFonts w:asciiTheme="minorBidi" w:hAnsiTheme="minorBidi"/>
          <w:b/>
          <w:bCs/>
          <w:i w:val="0"/>
          <w:iCs w:val="0"/>
          <w:color w:val="000000" w:themeColor="text1"/>
          <w:sz w:val="16"/>
          <w:szCs w:val="16"/>
          <w:shd w:val="clear" w:color="auto" w:fill="FFFFFF"/>
        </w:rPr>
        <w:t>M</w:t>
      </w:r>
      <w:r w:rsidRPr="004C03B6">
        <w:rPr>
          <w:rStyle w:val="Emphasis"/>
          <w:rFonts w:asciiTheme="minorBidi" w:hAnsiTheme="minorBidi"/>
          <w:b/>
          <w:bCs/>
          <w:i w:val="0"/>
          <w:iCs w:val="0"/>
          <w:color w:val="000000" w:themeColor="text1"/>
          <w:sz w:val="16"/>
          <w:szCs w:val="16"/>
          <w:shd w:val="clear" w:color="auto" w:fill="FFFFFF"/>
        </w:rPr>
        <w:t xml:space="preserve">agnetic </w:t>
      </w:r>
      <w:r>
        <w:rPr>
          <w:rStyle w:val="Emphasis"/>
          <w:rFonts w:asciiTheme="minorBidi" w:hAnsiTheme="minorBidi"/>
          <w:b/>
          <w:bCs/>
          <w:i w:val="0"/>
          <w:iCs w:val="0"/>
          <w:color w:val="000000" w:themeColor="text1"/>
          <w:sz w:val="16"/>
          <w:szCs w:val="16"/>
          <w:shd w:val="clear" w:color="auto" w:fill="FFFFFF"/>
        </w:rPr>
        <w:t>S</w:t>
      </w:r>
      <w:r w:rsidRPr="004C03B6">
        <w:rPr>
          <w:rStyle w:val="Emphasis"/>
          <w:rFonts w:asciiTheme="minorBidi" w:hAnsiTheme="minorBidi"/>
          <w:b/>
          <w:bCs/>
          <w:i w:val="0"/>
          <w:iCs w:val="0"/>
          <w:color w:val="000000" w:themeColor="text1"/>
          <w:sz w:val="16"/>
          <w:szCs w:val="16"/>
          <w:shd w:val="clear" w:color="auto" w:fill="FFFFFF"/>
        </w:rPr>
        <w:t>timulation</w:t>
      </w:r>
      <w:r>
        <w:rPr>
          <w:rtl/>
        </w:rPr>
        <w:t xml:space="preserve"> </w:t>
      </w:r>
    </w:p>
  </w:footnote>
  <w:footnote w:id="7">
    <w:p w14:paraId="165FE4A7" w14:textId="77777777" w:rsidR="000B4C8C" w:rsidRDefault="000B4C8C" w:rsidP="00866872">
      <w:pPr>
        <w:pStyle w:val="FootnoteText"/>
        <w:jc w:val="right"/>
      </w:pPr>
      <w:r>
        <w:rPr>
          <w:rStyle w:val="FootnoteReference"/>
        </w:rPr>
        <w:footnoteRef/>
      </w:r>
      <w:r w:rsidRPr="00866872">
        <w:rPr>
          <w:rFonts w:ascii="Arial" w:hAnsi="Arial" w:cs="Arial"/>
          <w:b/>
          <w:bCs/>
          <w:color w:val="202124"/>
          <w:sz w:val="16"/>
          <w:szCs w:val="16"/>
          <w:shd w:val="clear" w:color="auto" w:fill="FFFFFF"/>
        </w:rPr>
        <w:t>electroencephalogram</w:t>
      </w:r>
      <w:r>
        <w:rPr>
          <w:rtl/>
        </w:rPr>
        <w:t xml:space="preserve"> </w:t>
      </w:r>
    </w:p>
  </w:footnote>
  <w:footnote w:id="8">
    <w:p w14:paraId="77D3A299" w14:textId="77777777" w:rsidR="000B4C8C" w:rsidRDefault="000B4C8C" w:rsidP="00866872">
      <w:pPr>
        <w:pStyle w:val="FootnoteText"/>
        <w:jc w:val="right"/>
        <w:rPr>
          <w:rtl/>
        </w:rPr>
      </w:pPr>
      <w:r>
        <w:rPr>
          <w:rStyle w:val="FootnoteReference"/>
        </w:rPr>
        <w:footnoteRef/>
      </w:r>
      <w:r w:rsidRPr="00866872">
        <w:rPr>
          <w:rFonts w:ascii="Arial" w:hAnsi="Arial" w:cs="Arial"/>
          <w:b/>
          <w:bCs/>
          <w:color w:val="202124"/>
          <w:sz w:val="16"/>
          <w:szCs w:val="16"/>
          <w:shd w:val="clear" w:color="auto" w:fill="FFFFFF"/>
        </w:rPr>
        <w:t>Computerized Tomography</w:t>
      </w:r>
      <w:r w:rsidRPr="00866872">
        <w:rPr>
          <w:b/>
          <w:bCs/>
          <w:sz w:val="16"/>
          <w:szCs w:val="16"/>
          <w:rtl/>
        </w:rPr>
        <w:t xml:space="preserve"> </w:t>
      </w:r>
    </w:p>
  </w:footnote>
  <w:footnote w:id="9">
    <w:p w14:paraId="0D11AFD0" w14:textId="77777777" w:rsidR="000B4C8C" w:rsidRDefault="000B4C8C" w:rsidP="00866872">
      <w:pPr>
        <w:pStyle w:val="FootnoteText"/>
        <w:jc w:val="right"/>
        <w:rPr>
          <w:rtl/>
        </w:rPr>
      </w:pPr>
      <w:r>
        <w:rPr>
          <w:rStyle w:val="FootnoteReference"/>
        </w:rPr>
        <w:footnoteRef/>
      </w:r>
      <w:r>
        <w:rPr>
          <w:rFonts w:ascii="Arial" w:hAnsi="Arial" w:cs="Arial"/>
          <w:b/>
          <w:bCs/>
          <w:color w:val="202124"/>
          <w:sz w:val="16"/>
          <w:szCs w:val="16"/>
          <w:shd w:val="clear" w:color="auto" w:fill="FFFFFF"/>
        </w:rPr>
        <w:t>Magnetic Resonance I</w:t>
      </w:r>
      <w:r w:rsidRPr="00866872">
        <w:rPr>
          <w:rFonts w:ascii="Arial" w:hAnsi="Arial" w:cs="Arial"/>
          <w:b/>
          <w:bCs/>
          <w:color w:val="202124"/>
          <w:sz w:val="16"/>
          <w:szCs w:val="16"/>
          <w:shd w:val="clear" w:color="auto" w:fill="FFFFFF"/>
        </w:rPr>
        <w:t>maging</w:t>
      </w:r>
      <w:r>
        <w:rPr>
          <w:rtl/>
        </w:rPr>
        <w:t xml:space="preserve"> </w:t>
      </w:r>
    </w:p>
  </w:footnote>
  <w:footnote w:id="10">
    <w:p w14:paraId="7A926526" w14:textId="77777777" w:rsidR="000B4C8C" w:rsidRDefault="000B4C8C" w:rsidP="00866872">
      <w:pPr>
        <w:pStyle w:val="FootnoteText"/>
        <w:jc w:val="right"/>
        <w:rPr>
          <w:rtl/>
        </w:rPr>
      </w:pPr>
      <w:r>
        <w:rPr>
          <w:rStyle w:val="FootnoteReference"/>
        </w:rPr>
        <w:footnoteRef/>
      </w:r>
      <w:r>
        <w:rPr>
          <w:rFonts w:ascii="Arial" w:hAnsi="Arial" w:cs="Arial"/>
          <w:b/>
          <w:bCs/>
          <w:color w:val="202124"/>
          <w:sz w:val="16"/>
          <w:szCs w:val="16"/>
          <w:shd w:val="clear" w:color="auto" w:fill="FFFFFF"/>
        </w:rPr>
        <w:t>Functional Magnetic Resonance I</w:t>
      </w:r>
      <w:r w:rsidRPr="00866872">
        <w:rPr>
          <w:rFonts w:ascii="Arial" w:hAnsi="Arial" w:cs="Arial"/>
          <w:b/>
          <w:bCs/>
          <w:color w:val="202124"/>
          <w:sz w:val="16"/>
          <w:szCs w:val="16"/>
          <w:shd w:val="clear" w:color="auto" w:fill="FFFFFF"/>
        </w:rPr>
        <w:t>maging</w:t>
      </w:r>
      <w:r>
        <w:rPr>
          <w:rtl/>
        </w:rPr>
        <w:t xml:space="preserve"> </w:t>
      </w:r>
    </w:p>
  </w:footnote>
  <w:footnote w:id="11">
    <w:p w14:paraId="5D3F518C" w14:textId="77777777" w:rsidR="000B4C8C" w:rsidRDefault="000B4C8C" w:rsidP="00866872">
      <w:pPr>
        <w:pStyle w:val="FootnoteText"/>
        <w:jc w:val="right"/>
        <w:rPr>
          <w:rtl/>
        </w:rPr>
      </w:pPr>
      <w:r>
        <w:rPr>
          <w:rStyle w:val="FootnoteReference"/>
        </w:rPr>
        <w:footnoteRef/>
      </w:r>
      <w:r>
        <w:rPr>
          <w:rFonts w:ascii="Arial" w:hAnsi="Arial" w:cs="Arial"/>
          <w:b/>
          <w:bCs/>
          <w:color w:val="000000" w:themeColor="text1"/>
          <w:sz w:val="16"/>
          <w:szCs w:val="16"/>
          <w:shd w:val="clear" w:color="auto" w:fill="FFFFFF"/>
        </w:rPr>
        <w:t>Positron Emission T</w:t>
      </w:r>
      <w:r w:rsidRPr="00866872">
        <w:rPr>
          <w:rFonts w:ascii="Arial" w:hAnsi="Arial" w:cs="Arial"/>
          <w:b/>
          <w:bCs/>
          <w:color w:val="000000" w:themeColor="text1"/>
          <w:sz w:val="16"/>
          <w:szCs w:val="16"/>
          <w:shd w:val="clear" w:color="auto" w:fill="FFFFFF"/>
        </w:rPr>
        <w:t>omography</w:t>
      </w:r>
      <w:r w:rsidRPr="00866872">
        <w:rPr>
          <w:b/>
          <w:bCs/>
          <w:color w:val="000000" w:themeColor="text1"/>
          <w:sz w:val="16"/>
          <w:szCs w:val="16"/>
          <w:rtl/>
        </w:rPr>
        <w:t xml:space="preserve"> </w:t>
      </w:r>
    </w:p>
  </w:footnote>
  <w:footnote w:id="12">
    <w:p w14:paraId="612853AE" w14:textId="77777777" w:rsidR="000B4C8C" w:rsidRPr="00BD72BF" w:rsidRDefault="000B4C8C" w:rsidP="00BD72BF">
      <w:pPr>
        <w:pStyle w:val="FootnoteText"/>
        <w:jc w:val="right"/>
        <w:rPr>
          <w:rFonts w:asciiTheme="minorBidi" w:hAnsiTheme="minorBidi"/>
          <w:b/>
          <w:bCs/>
          <w:color w:val="000000" w:themeColor="text1"/>
          <w:sz w:val="16"/>
          <w:szCs w:val="16"/>
          <w:rtl/>
        </w:rPr>
      </w:pPr>
      <w:r w:rsidRPr="00BD72BF">
        <w:rPr>
          <w:rStyle w:val="FootnoteReference"/>
          <w:rFonts w:asciiTheme="minorBidi" w:hAnsiTheme="minorBidi"/>
          <w:b/>
          <w:bCs/>
          <w:color w:val="000000" w:themeColor="text1"/>
          <w:sz w:val="16"/>
          <w:szCs w:val="16"/>
        </w:rPr>
        <w:footnoteRef/>
      </w:r>
      <w:r w:rsidRPr="00BD72BF">
        <w:rPr>
          <w:rFonts w:asciiTheme="minorBidi" w:hAnsiTheme="minorBidi"/>
          <w:b/>
          <w:bCs/>
          <w:color w:val="000000" w:themeColor="text1"/>
          <w:sz w:val="16"/>
          <w:szCs w:val="16"/>
          <w:shd w:val="clear" w:color="auto" w:fill="FFFFFF"/>
        </w:rPr>
        <w:t xml:space="preserve">Single </w:t>
      </w:r>
      <w:r>
        <w:rPr>
          <w:rFonts w:asciiTheme="minorBidi" w:hAnsiTheme="minorBidi"/>
          <w:b/>
          <w:bCs/>
          <w:color w:val="000000" w:themeColor="text1"/>
          <w:sz w:val="16"/>
          <w:szCs w:val="16"/>
          <w:shd w:val="clear" w:color="auto" w:fill="FFFFFF"/>
        </w:rPr>
        <w:t>P</w:t>
      </w:r>
      <w:r w:rsidRPr="00BD72BF">
        <w:rPr>
          <w:rFonts w:asciiTheme="minorBidi" w:hAnsiTheme="minorBidi"/>
          <w:b/>
          <w:bCs/>
          <w:color w:val="000000" w:themeColor="text1"/>
          <w:sz w:val="16"/>
          <w:szCs w:val="16"/>
          <w:shd w:val="clear" w:color="auto" w:fill="FFFFFF"/>
        </w:rPr>
        <w:t xml:space="preserve">hoton </w:t>
      </w:r>
      <w:r>
        <w:rPr>
          <w:rFonts w:asciiTheme="minorBidi" w:hAnsiTheme="minorBidi"/>
          <w:b/>
          <w:bCs/>
          <w:color w:val="000000" w:themeColor="text1"/>
          <w:sz w:val="16"/>
          <w:szCs w:val="16"/>
          <w:shd w:val="clear" w:color="auto" w:fill="FFFFFF"/>
        </w:rPr>
        <w:t>E</w:t>
      </w:r>
      <w:r w:rsidRPr="00BD72BF">
        <w:rPr>
          <w:rFonts w:asciiTheme="minorBidi" w:hAnsiTheme="minorBidi"/>
          <w:b/>
          <w:bCs/>
          <w:color w:val="000000" w:themeColor="text1"/>
          <w:sz w:val="16"/>
          <w:szCs w:val="16"/>
          <w:shd w:val="clear" w:color="auto" w:fill="FFFFFF"/>
        </w:rPr>
        <w:t xml:space="preserve">mission </w:t>
      </w:r>
      <w:r>
        <w:rPr>
          <w:rFonts w:asciiTheme="minorBidi" w:hAnsiTheme="minorBidi"/>
          <w:b/>
          <w:bCs/>
          <w:color w:val="000000" w:themeColor="text1"/>
          <w:sz w:val="16"/>
          <w:szCs w:val="16"/>
          <w:shd w:val="clear" w:color="auto" w:fill="FFFFFF"/>
        </w:rPr>
        <w:t>C</w:t>
      </w:r>
      <w:r w:rsidRPr="00BD72BF">
        <w:rPr>
          <w:rFonts w:asciiTheme="minorBidi" w:hAnsiTheme="minorBidi"/>
          <w:b/>
          <w:bCs/>
          <w:color w:val="000000" w:themeColor="text1"/>
          <w:sz w:val="16"/>
          <w:szCs w:val="16"/>
          <w:shd w:val="clear" w:color="auto" w:fill="FFFFFF"/>
        </w:rPr>
        <w:t xml:space="preserve">omputed </w:t>
      </w:r>
      <w:r>
        <w:rPr>
          <w:rFonts w:asciiTheme="minorBidi" w:hAnsiTheme="minorBidi"/>
          <w:b/>
          <w:bCs/>
          <w:color w:val="000000" w:themeColor="text1"/>
          <w:sz w:val="16"/>
          <w:szCs w:val="16"/>
          <w:shd w:val="clear" w:color="auto" w:fill="FFFFFF"/>
        </w:rPr>
        <w:t>T</w:t>
      </w:r>
      <w:r w:rsidRPr="00BD72BF">
        <w:rPr>
          <w:rFonts w:asciiTheme="minorBidi" w:hAnsiTheme="minorBidi"/>
          <w:b/>
          <w:bCs/>
          <w:color w:val="000000" w:themeColor="text1"/>
          <w:sz w:val="16"/>
          <w:szCs w:val="16"/>
          <w:shd w:val="clear" w:color="auto" w:fill="FFFFFF"/>
        </w:rPr>
        <w:t>omography</w:t>
      </w:r>
      <w:r w:rsidRPr="00BD72BF">
        <w:rPr>
          <w:rFonts w:asciiTheme="minorBidi" w:hAnsiTheme="minorBidi"/>
          <w:b/>
          <w:bCs/>
          <w:color w:val="000000" w:themeColor="text1"/>
          <w:sz w:val="16"/>
          <w:szCs w:val="16"/>
          <w:rtl/>
        </w:rPr>
        <w:t xml:space="preserve"> </w:t>
      </w:r>
    </w:p>
  </w:footnote>
  <w:footnote w:id="13">
    <w:p w14:paraId="631F22A9" w14:textId="77777777" w:rsidR="000B4C8C" w:rsidRDefault="000B4C8C" w:rsidP="002C4406">
      <w:pPr>
        <w:pStyle w:val="FootnoteText"/>
        <w:jc w:val="right"/>
        <w:rPr>
          <w:rtl/>
        </w:rPr>
      </w:pPr>
      <w:r>
        <w:rPr>
          <w:rStyle w:val="FootnoteReference"/>
        </w:rPr>
        <w:footnoteRef/>
      </w:r>
      <w:r w:rsidRPr="002C4406">
        <w:rPr>
          <w:rFonts w:asciiTheme="minorBidi" w:hAnsiTheme="minorBidi"/>
          <w:b/>
          <w:bCs/>
          <w:sz w:val="16"/>
          <w:szCs w:val="16"/>
        </w:rPr>
        <w:t>Electric Ray</w:t>
      </w:r>
      <w:r w:rsidRPr="002C4406">
        <w:rPr>
          <w:rFonts w:asciiTheme="minorBidi" w:hAnsiTheme="minorBidi"/>
          <w:b/>
          <w:bCs/>
          <w:sz w:val="16"/>
          <w:szCs w:val="16"/>
          <w:rtl/>
        </w:rPr>
        <w:t xml:space="preserve"> </w:t>
      </w:r>
    </w:p>
  </w:footnote>
  <w:footnote w:id="14">
    <w:p w14:paraId="3C818F2D" w14:textId="77777777" w:rsidR="000B4C8C" w:rsidRDefault="000B4C8C" w:rsidP="004C03B6">
      <w:pPr>
        <w:pStyle w:val="FootnoteText"/>
        <w:jc w:val="right"/>
        <w:rPr>
          <w:rtl/>
        </w:rPr>
      </w:pPr>
      <w:r>
        <w:rPr>
          <w:rStyle w:val="FootnoteReference"/>
        </w:rPr>
        <w:footnoteRef/>
      </w:r>
      <w:r w:rsidRPr="00757022">
        <w:rPr>
          <w:b/>
          <w:bCs/>
        </w:rPr>
        <w:t>Cranial Electrotherapy Stimulation</w:t>
      </w:r>
      <w:r>
        <w:rPr>
          <w:rtl/>
        </w:rPr>
        <w:t xml:space="preserve"> </w:t>
      </w:r>
    </w:p>
  </w:footnote>
  <w:footnote w:id="15">
    <w:p w14:paraId="515E8CC2" w14:textId="77777777" w:rsidR="000B4C8C" w:rsidRDefault="000B4C8C" w:rsidP="00757022">
      <w:pPr>
        <w:pStyle w:val="FootnoteText"/>
        <w:jc w:val="right"/>
        <w:rPr>
          <w:rtl/>
        </w:rPr>
      </w:pPr>
      <w:r>
        <w:rPr>
          <w:rStyle w:val="FootnoteReference"/>
        </w:rPr>
        <w:footnoteRef/>
      </w:r>
      <w:r w:rsidRPr="00757022">
        <w:rPr>
          <w:rFonts w:ascii="Arial" w:hAnsi="Arial" w:cs="Arial"/>
          <w:b/>
          <w:bCs/>
          <w:color w:val="212529"/>
          <w:sz w:val="16"/>
          <w:szCs w:val="16"/>
          <w:shd w:val="clear" w:color="auto" w:fill="FFFFFF"/>
        </w:rPr>
        <w:t>Electroconvulsive Therapy</w:t>
      </w:r>
      <w:r w:rsidRPr="00757022">
        <w:rPr>
          <w:b/>
          <w:bCs/>
          <w:sz w:val="16"/>
          <w:szCs w:val="16"/>
          <w:rtl/>
        </w:rPr>
        <w:t xml:space="preserve"> </w:t>
      </w:r>
    </w:p>
  </w:footnote>
  <w:footnote w:id="16">
    <w:p w14:paraId="334ADF65" w14:textId="77777777" w:rsidR="000B4C8C" w:rsidRPr="00757022" w:rsidRDefault="000B4C8C" w:rsidP="00757022">
      <w:pPr>
        <w:pStyle w:val="FootnoteText"/>
        <w:jc w:val="right"/>
        <w:rPr>
          <w:color w:val="000000" w:themeColor="text1"/>
          <w:rtl/>
        </w:rPr>
      </w:pPr>
      <w:r w:rsidRPr="00757022">
        <w:rPr>
          <w:rStyle w:val="FootnoteReference"/>
          <w:color w:val="000000" w:themeColor="text1"/>
        </w:rPr>
        <w:footnoteRef/>
      </w:r>
      <w:r w:rsidRPr="00757022">
        <w:rPr>
          <w:rFonts w:ascii="Arial" w:hAnsi="Arial" w:cs="Arial"/>
          <w:b/>
          <w:bCs/>
          <w:color w:val="000000" w:themeColor="text1"/>
          <w:sz w:val="16"/>
          <w:szCs w:val="16"/>
          <w:shd w:val="clear" w:color="auto" w:fill="FFFFFF"/>
        </w:rPr>
        <w:t xml:space="preserve">Vagus </w:t>
      </w:r>
      <w:r>
        <w:rPr>
          <w:rFonts w:ascii="Arial" w:hAnsi="Arial" w:cs="Arial"/>
          <w:b/>
          <w:bCs/>
          <w:color w:val="000000" w:themeColor="text1"/>
          <w:sz w:val="16"/>
          <w:szCs w:val="16"/>
          <w:shd w:val="clear" w:color="auto" w:fill="FFFFFF"/>
        </w:rPr>
        <w:t>N</w:t>
      </w:r>
      <w:r w:rsidRPr="00757022">
        <w:rPr>
          <w:rFonts w:ascii="Arial" w:hAnsi="Arial" w:cs="Arial"/>
          <w:b/>
          <w:bCs/>
          <w:color w:val="000000" w:themeColor="text1"/>
          <w:sz w:val="16"/>
          <w:szCs w:val="16"/>
          <w:shd w:val="clear" w:color="auto" w:fill="FFFFFF"/>
        </w:rPr>
        <w:t xml:space="preserve">erve </w:t>
      </w:r>
      <w:r>
        <w:rPr>
          <w:rFonts w:ascii="Arial" w:hAnsi="Arial" w:cs="Arial"/>
          <w:b/>
          <w:bCs/>
          <w:color w:val="000000" w:themeColor="text1"/>
          <w:sz w:val="16"/>
          <w:szCs w:val="16"/>
          <w:shd w:val="clear" w:color="auto" w:fill="FFFFFF"/>
        </w:rPr>
        <w:t>S</w:t>
      </w:r>
      <w:r w:rsidRPr="00757022">
        <w:rPr>
          <w:rFonts w:ascii="Arial" w:hAnsi="Arial" w:cs="Arial"/>
          <w:b/>
          <w:bCs/>
          <w:color w:val="000000" w:themeColor="text1"/>
          <w:sz w:val="16"/>
          <w:szCs w:val="16"/>
          <w:shd w:val="clear" w:color="auto" w:fill="FFFFFF"/>
        </w:rPr>
        <w:t>timulation</w:t>
      </w:r>
      <w:r w:rsidRPr="00757022">
        <w:rPr>
          <w:b/>
          <w:bCs/>
          <w:color w:val="000000" w:themeColor="text1"/>
          <w:sz w:val="16"/>
          <w:szCs w:val="16"/>
          <w:rtl/>
        </w:rPr>
        <w:t xml:space="preserve"> </w:t>
      </w:r>
    </w:p>
  </w:footnote>
  <w:footnote w:id="17">
    <w:p w14:paraId="5A68F544" w14:textId="77777777" w:rsidR="000B4C8C" w:rsidRPr="00757022" w:rsidRDefault="000B4C8C" w:rsidP="00757022">
      <w:pPr>
        <w:pStyle w:val="FootnoteText"/>
        <w:jc w:val="right"/>
        <w:rPr>
          <w:color w:val="000000" w:themeColor="text1"/>
          <w:rtl/>
        </w:rPr>
      </w:pPr>
      <w:r w:rsidRPr="00757022">
        <w:rPr>
          <w:rStyle w:val="FootnoteReference"/>
          <w:color w:val="000000" w:themeColor="text1"/>
        </w:rPr>
        <w:footnoteRef/>
      </w:r>
      <w:r>
        <w:rPr>
          <w:rStyle w:val="Emphasis"/>
          <w:rFonts w:ascii="Arial" w:hAnsi="Arial" w:cs="Arial"/>
          <w:b/>
          <w:bCs/>
          <w:i w:val="0"/>
          <w:iCs w:val="0"/>
          <w:color w:val="000000" w:themeColor="text1"/>
          <w:sz w:val="16"/>
          <w:szCs w:val="16"/>
          <w:shd w:val="clear" w:color="auto" w:fill="FFFFFF"/>
        </w:rPr>
        <w:t>D</w:t>
      </w:r>
      <w:r w:rsidRPr="00757022">
        <w:rPr>
          <w:rStyle w:val="Emphasis"/>
          <w:rFonts w:ascii="Arial" w:hAnsi="Arial" w:cs="Arial"/>
          <w:b/>
          <w:bCs/>
          <w:i w:val="0"/>
          <w:iCs w:val="0"/>
          <w:color w:val="000000" w:themeColor="text1"/>
          <w:sz w:val="16"/>
          <w:szCs w:val="16"/>
          <w:shd w:val="clear" w:color="auto" w:fill="FFFFFF"/>
        </w:rPr>
        <w:t xml:space="preserve">eep </w:t>
      </w:r>
      <w:r>
        <w:rPr>
          <w:rStyle w:val="Emphasis"/>
          <w:rFonts w:ascii="Arial" w:hAnsi="Arial" w:cs="Arial"/>
          <w:b/>
          <w:bCs/>
          <w:i w:val="0"/>
          <w:iCs w:val="0"/>
          <w:color w:val="000000" w:themeColor="text1"/>
          <w:sz w:val="16"/>
          <w:szCs w:val="16"/>
          <w:shd w:val="clear" w:color="auto" w:fill="FFFFFF"/>
        </w:rPr>
        <w:t>B</w:t>
      </w:r>
      <w:r w:rsidRPr="00757022">
        <w:rPr>
          <w:rStyle w:val="Emphasis"/>
          <w:rFonts w:ascii="Arial" w:hAnsi="Arial" w:cs="Arial"/>
          <w:b/>
          <w:bCs/>
          <w:i w:val="0"/>
          <w:iCs w:val="0"/>
          <w:color w:val="000000" w:themeColor="text1"/>
          <w:sz w:val="16"/>
          <w:szCs w:val="16"/>
          <w:shd w:val="clear" w:color="auto" w:fill="FFFFFF"/>
        </w:rPr>
        <w:t xml:space="preserve">rain </w:t>
      </w:r>
      <w:r>
        <w:rPr>
          <w:rStyle w:val="Emphasis"/>
          <w:rFonts w:ascii="Arial" w:hAnsi="Arial" w:cs="Arial"/>
          <w:b/>
          <w:bCs/>
          <w:i w:val="0"/>
          <w:iCs w:val="0"/>
          <w:color w:val="000000" w:themeColor="text1"/>
          <w:sz w:val="16"/>
          <w:szCs w:val="16"/>
          <w:shd w:val="clear" w:color="auto" w:fill="FFFFFF"/>
        </w:rPr>
        <w:t>S</w:t>
      </w:r>
      <w:r w:rsidRPr="00757022">
        <w:rPr>
          <w:rStyle w:val="Emphasis"/>
          <w:rFonts w:ascii="Arial" w:hAnsi="Arial" w:cs="Arial"/>
          <w:b/>
          <w:bCs/>
          <w:i w:val="0"/>
          <w:iCs w:val="0"/>
          <w:color w:val="000000" w:themeColor="text1"/>
          <w:sz w:val="16"/>
          <w:szCs w:val="16"/>
          <w:shd w:val="clear" w:color="auto" w:fill="FFFFFF"/>
        </w:rPr>
        <w:t>timulation</w:t>
      </w:r>
    </w:p>
  </w:footnote>
  <w:footnote w:id="18">
    <w:p w14:paraId="079607CD" w14:textId="77777777" w:rsidR="000B4C8C" w:rsidRDefault="000B4C8C" w:rsidP="00757022">
      <w:pPr>
        <w:pStyle w:val="FootnoteText"/>
        <w:jc w:val="right"/>
        <w:rPr>
          <w:rtl/>
        </w:rPr>
      </w:pPr>
      <w:r>
        <w:rPr>
          <w:rStyle w:val="FootnoteReference"/>
        </w:rPr>
        <w:footnoteRef/>
      </w:r>
      <w:r w:rsidRPr="00757022">
        <w:rPr>
          <w:rStyle w:val="Emphasis"/>
          <w:rFonts w:ascii="Arial" w:hAnsi="Arial" w:cs="Arial"/>
          <w:b/>
          <w:bCs/>
          <w:i w:val="0"/>
          <w:iCs w:val="0"/>
          <w:color w:val="000000" w:themeColor="text1"/>
          <w:sz w:val="16"/>
          <w:szCs w:val="16"/>
          <w:shd w:val="clear" w:color="auto" w:fill="FFFFFF"/>
        </w:rPr>
        <w:t xml:space="preserve">Repetitive </w:t>
      </w:r>
      <w:r>
        <w:rPr>
          <w:rStyle w:val="Emphasis"/>
          <w:rFonts w:ascii="Arial" w:hAnsi="Arial" w:cs="Arial"/>
          <w:b/>
          <w:bCs/>
          <w:i w:val="0"/>
          <w:iCs w:val="0"/>
          <w:color w:val="000000" w:themeColor="text1"/>
          <w:sz w:val="16"/>
          <w:szCs w:val="16"/>
          <w:shd w:val="clear" w:color="auto" w:fill="FFFFFF"/>
        </w:rPr>
        <w:t>T</w:t>
      </w:r>
      <w:r w:rsidRPr="00757022">
        <w:rPr>
          <w:rStyle w:val="Emphasis"/>
          <w:rFonts w:ascii="Arial" w:hAnsi="Arial" w:cs="Arial"/>
          <w:b/>
          <w:bCs/>
          <w:i w:val="0"/>
          <w:iCs w:val="0"/>
          <w:color w:val="000000" w:themeColor="text1"/>
          <w:sz w:val="16"/>
          <w:szCs w:val="16"/>
          <w:shd w:val="clear" w:color="auto" w:fill="FFFFFF"/>
        </w:rPr>
        <w:t xml:space="preserve">ranscranial </w:t>
      </w:r>
      <w:r>
        <w:rPr>
          <w:rStyle w:val="Emphasis"/>
          <w:rFonts w:ascii="Arial" w:hAnsi="Arial" w:cs="Arial"/>
          <w:b/>
          <w:bCs/>
          <w:i w:val="0"/>
          <w:iCs w:val="0"/>
          <w:color w:val="000000" w:themeColor="text1"/>
          <w:sz w:val="16"/>
          <w:szCs w:val="16"/>
          <w:shd w:val="clear" w:color="auto" w:fill="FFFFFF"/>
        </w:rPr>
        <w:t>M</w:t>
      </w:r>
      <w:r w:rsidRPr="00757022">
        <w:rPr>
          <w:rStyle w:val="Emphasis"/>
          <w:rFonts w:ascii="Arial" w:hAnsi="Arial" w:cs="Arial"/>
          <w:b/>
          <w:bCs/>
          <w:i w:val="0"/>
          <w:iCs w:val="0"/>
          <w:color w:val="000000" w:themeColor="text1"/>
          <w:sz w:val="16"/>
          <w:szCs w:val="16"/>
          <w:shd w:val="clear" w:color="auto" w:fill="FFFFFF"/>
        </w:rPr>
        <w:t xml:space="preserve">agnetic </w:t>
      </w:r>
      <w:r>
        <w:rPr>
          <w:rStyle w:val="Emphasis"/>
          <w:rFonts w:ascii="Arial" w:hAnsi="Arial" w:cs="Arial"/>
          <w:b/>
          <w:bCs/>
          <w:i w:val="0"/>
          <w:iCs w:val="0"/>
          <w:color w:val="000000" w:themeColor="text1"/>
          <w:sz w:val="16"/>
          <w:szCs w:val="16"/>
          <w:shd w:val="clear" w:color="auto" w:fill="FFFFFF"/>
        </w:rPr>
        <w:t>S</w:t>
      </w:r>
      <w:r w:rsidRPr="00757022">
        <w:rPr>
          <w:rStyle w:val="Emphasis"/>
          <w:rFonts w:ascii="Arial" w:hAnsi="Arial" w:cs="Arial"/>
          <w:b/>
          <w:bCs/>
          <w:i w:val="0"/>
          <w:iCs w:val="0"/>
          <w:color w:val="000000" w:themeColor="text1"/>
          <w:sz w:val="16"/>
          <w:szCs w:val="16"/>
          <w:shd w:val="clear" w:color="auto" w:fill="FFFFFF"/>
        </w:rPr>
        <w:t>timulation</w:t>
      </w:r>
    </w:p>
  </w:footnote>
  <w:footnote w:id="19">
    <w:p w14:paraId="21B5EBA3" w14:textId="77777777" w:rsidR="000B4C8C" w:rsidRDefault="000B4C8C" w:rsidP="0085765A">
      <w:pPr>
        <w:pStyle w:val="FootnoteText"/>
        <w:jc w:val="right"/>
        <w:rPr>
          <w:rtl/>
        </w:rPr>
      </w:pPr>
      <w:r>
        <w:rPr>
          <w:rStyle w:val="FootnoteReference"/>
        </w:rPr>
        <w:footnoteRef/>
      </w:r>
      <w:r w:rsidRPr="0085765A">
        <w:rPr>
          <w:rFonts w:asciiTheme="minorBidi" w:hAnsiTheme="minorBidi"/>
          <w:b/>
          <w:bCs/>
          <w:sz w:val="16"/>
          <w:szCs w:val="16"/>
        </w:rPr>
        <w:t>HD-tDCS</w:t>
      </w:r>
      <w:r>
        <w:rPr>
          <w:rtl/>
        </w:rPr>
        <w:t xml:space="preserve"> </w:t>
      </w:r>
    </w:p>
  </w:footnote>
  <w:footnote w:id="20">
    <w:p w14:paraId="5B1D8D7A" w14:textId="77777777" w:rsidR="000B4C8C" w:rsidRDefault="000B4C8C" w:rsidP="00C71F5A">
      <w:pPr>
        <w:pStyle w:val="FootnoteText"/>
        <w:jc w:val="right"/>
        <w:rPr>
          <w:rtl/>
        </w:rPr>
      </w:pPr>
      <w:r>
        <w:rPr>
          <w:rStyle w:val="FootnoteReference"/>
        </w:rPr>
        <w:footnoteRef/>
      </w:r>
      <w:r w:rsidRPr="00C71F5A">
        <w:t>spike and wave events</w:t>
      </w:r>
    </w:p>
  </w:footnote>
  <w:footnote w:id="21">
    <w:p w14:paraId="17C9632E" w14:textId="77777777" w:rsidR="000B4C8C" w:rsidRDefault="000B4C8C" w:rsidP="00A3712C">
      <w:pPr>
        <w:pStyle w:val="FootnoteText"/>
        <w:jc w:val="right"/>
      </w:pPr>
      <w:r>
        <w:rPr>
          <w:rStyle w:val="FootnoteReference"/>
        </w:rPr>
        <w:footnoteRef/>
      </w:r>
      <w:r w:rsidRPr="00A3712C">
        <w:rPr>
          <w:rFonts w:asciiTheme="minorBidi" w:hAnsiTheme="minorBidi"/>
          <w:b/>
          <w:bCs/>
          <w:sz w:val="16"/>
          <w:szCs w:val="16"/>
        </w:rPr>
        <w:t>Status epilepticus</w:t>
      </w:r>
      <w:r w:rsidRPr="00A3712C">
        <w:rPr>
          <w:rFonts w:asciiTheme="minorBidi" w:hAnsiTheme="minorBidi"/>
          <w:b/>
          <w:bCs/>
          <w:sz w:val="16"/>
          <w:szCs w:val="16"/>
          <w:rtl/>
        </w:rPr>
        <w:t xml:space="preserve"> </w:t>
      </w:r>
    </w:p>
  </w:footnote>
  <w:footnote w:id="22">
    <w:p w14:paraId="23EE97BB" w14:textId="77777777" w:rsidR="000B4C8C" w:rsidRDefault="000B4C8C" w:rsidP="00A3712C">
      <w:pPr>
        <w:pStyle w:val="FootnoteText"/>
        <w:jc w:val="right"/>
        <w:rPr>
          <w:rtl/>
        </w:rPr>
      </w:pPr>
      <w:r>
        <w:rPr>
          <w:rStyle w:val="FootnoteReference"/>
        </w:rPr>
        <w:footnoteRef/>
      </w:r>
      <w:r w:rsidRPr="00A3712C">
        <w:rPr>
          <w:rFonts w:asciiTheme="minorBidi" w:hAnsiTheme="minorBidi"/>
          <w:b/>
          <w:bCs/>
          <w:sz w:val="16"/>
          <w:szCs w:val="16"/>
        </w:rPr>
        <w:t>kainic acid</w:t>
      </w:r>
      <w:r w:rsidRPr="00A3712C">
        <w:rPr>
          <w:rFonts w:asciiTheme="minorBidi" w:hAnsiTheme="minorBidi"/>
          <w:b/>
          <w:bCs/>
          <w:sz w:val="16"/>
          <w:szCs w:val="16"/>
          <w:rtl/>
        </w:rPr>
        <w:t xml:space="preserve"> </w:t>
      </w:r>
    </w:p>
  </w:footnote>
  <w:footnote w:id="23">
    <w:p w14:paraId="133FA75F" w14:textId="77777777" w:rsidR="000B4C8C" w:rsidRDefault="000B4C8C" w:rsidP="00A3712C">
      <w:pPr>
        <w:pStyle w:val="FootnoteText"/>
        <w:jc w:val="right"/>
        <w:rPr>
          <w:rtl/>
        </w:rPr>
      </w:pPr>
      <w:r>
        <w:rPr>
          <w:rStyle w:val="FootnoteReference"/>
        </w:rPr>
        <w:footnoteRef/>
      </w:r>
      <w:r w:rsidRPr="00A3712C">
        <w:rPr>
          <w:rFonts w:asciiTheme="minorBidi" w:hAnsiTheme="minorBidi"/>
          <w:b/>
          <w:bCs/>
          <w:sz w:val="16"/>
          <w:szCs w:val="16"/>
        </w:rPr>
        <w:t>pilocarpine</w:t>
      </w:r>
      <w:r>
        <w:rPr>
          <w:rtl/>
        </w:rPr>
        <w:t xml:space="preserve"> </w:t>
      </w:r>
    </w:p>
  </w:footnote>
  <w:footnote w:id="24">
    <w:p w14:paraId="0C04911A" w14:textId="77777777" w:rsidR="000B4C8C" w:rsidRDefault="000B4C8C" w:rsidP="00187A73">
      <w:pPr>
        <w:pStyle w:val="FootnoteText"/>
        <w:jc w:val="right"/>
      </w:pPr>
      <w:r>
        <w:rPr>
          <w:rStyle w:val="FootnoteReference"/>
        </w:rPr>
        <w:footnoteRef/>
      </w:r>
      <w:r w:rsidRPr="00187A73">
        <w:rPr>
          <w:rFonts w:asciiTheme="minorBidi" w:hAnsiTheme="minorBidi"/>
          <w:b/>
          <w:bCs/>
          <w:sz w:val="16"/>
          <w:szCs w:val="16"/>
        </w:rPr>
        <w:t>hyperexcitability</w:t>
      </w:r>
      <w:r>
        <w:rPr>
          <w:rtl/>
        </w:rPr>
        <w:t xml:space="preserve"> </w:t>
      </w:r>
    </w:p>
  </w:footnote>
  <w:footnote w:id="25">
    <w:p w14:paraId="263F3EA8" w14:textId="77777777" w:rsidR="000B4C8C" w:rsidRDefault="000B4C8C" w:rsidP="007474EA">
      <w:pPr>
        <w:pStyle w:val="FootnoteText"/>
        <w:jc w:val="right"/>
      </w:pPr>
      <w:r>
        <w:rPr>
          <w:rStyle w:val="FootnoteReference"/>
        </w:rPr>
        <w:footnoteRef/>
      </w:r>
      <w:r w:rsidRPr="007474EA">
        <w:rPr>
          <w:rFonts w:asciiTheme="minorBidi" w:hAnsiTheme="minorBidi"/>
          <w:b/>
          <w:bCs/>
          <w:sz w:val="16"/>
          <w:szCs w:val="16"/>
        </w:rPr>
        <w:t>projection</w:t>
      </w:r>
      <w:r>
        <w:rPr>
          <w:rtl/>
        </w:rPr>
        <w:t xml:space="preserve"> </w:t>
      </w:r>
    </w:p>
  </w:footnote>
  <w:footnote w:id="26">
    <w:p w14:paraId="63536CF3" w14:textId="77777777" w:rsidR="000B4C8C" w:rsidRDefault="000B4C8C" w:rsidP="006344CF">
      <w:pPr>
        <w:pStyle w:val="FootnoteText"/>
        <w:jc w:val="right"/>
        <w:rPr>
          <w:rtl/>
        </w:rPr>
      </w:pPr>
      <w:r>
        <w:rPr>
          <w:rStyle w:val="FootnoteReference"/>
        </w:rPr>
        <w:footnoteRef/>
      </w:r>
      <w:r w:rsidRPr="006344CF">
        <w:rPr>
          <w:rFonts w:asciiTheme="minorBidi" w:hAnsiTheme="minorBidi"/>
          <w:b/>
          <w:bCs/>
          <w:sz w:val="16"/>
          <w:szCs w:val="16"/>
        </w:rPr>
        <w:t>longterm Potentiation</w:t>
      </w:r>
      <w:r w:rsidRPr="006344CF">
        <w:rPr>
          <w:rFonts w:asciiTheme="minorBidi" w:hAnsiTheme="minorBidi"/>
          <w:b/>
          <w:bCs/>
          <w:sz w:val="16"/>
          <w:szCs w:val="16"/>
          <w:rtl/>
        </w:rPr>
        <w:t xml:space="preserve"> </w:t>
      </w:r>
    </w:p>
  </w:footnote>
  <w:footnote w:id="27">
    <w:p w14:paraId="12878FC8" w14:textId="77777777" w:rsidR="000B4C8C" w:rsidRDefault="000B4C8C" w:rsidP="006344CF">
      <w:pPr>
        <w:pStyle w:val="FootnoteText"/>
        <w:jc w:val="right"/>
        <w:rPr>
          <w:rtl/>
        </w:rPr>
      </w:pPr>
      <w:r>
        <w:rPr>
          <w:rStyle w:val="FootnoteReference"/>
        </w:rPr>
        <w:footnoteRef/>
      </w:r>
      <w:r w:rsidRPr="006344CF">
        <w:rPr>
          <w:rFonts w:asciiTheme="minorBidi" w:hAnsiTheme="minorBidi"/>
          <w:b/>
          <w:bCs/>
          <w:sz w:val="16"/>
          <w:szCs w:val="16"/>
        </w:rPr>
        <w:t>longterm depression</w:t>
      </w:r>
      <w:r w:rsidRPr="006344CF">
        <w:rPr>
          <w:rFonts w:asciiTheme="minorBidi" w:hAnsiTheme="minorBidi"/>
          <w:b/>
          <w:bCs/>
          <w:sz w:val="16"/>
          <w:szCs w:val="16"/>
          <w:rtl/>
        </w:rPr>
        <w:t xml:space="preserve">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316B5"/>
    <w:multiLevelType w:val="multilevel"/>
    <w:tmpl w:val="9E1C221A"/>
    <w:lvl w:ilvl="0">
      <w:start w:val="1"/>
      <w:numFmt w:val="decimal"/>
      <w:lvlText w:val="%1"/>
      <w:lvlJc w:val="left"/>
      <w:pPr>
        <w:ind w:left="588" w:hanging="58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93615FC"/>
    <w:multiLevelType w:val="multilevel"/>
    <w:tmpl w:val="33A24F6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9E0500"/>
    <w:multiLevelType w:val="hybridMultilevel"/>
    <w:tmpl w:val="5E903154"/>
    <w:lvl w:ilvl="0" w:tplc="A99E8BD8">
      <w:start w:val="3"/>
      <w:numFmt w:val="decimal"/>
      <w:lvlText w:val="(%1)"/>
      <w:lvlJc w:val="left"/>
      <w:pPr>
        <w:ind w:left="732" w:hanging="372"/>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AB3E7C"/>
    <w:multiLevelType w:val="multilevel"/>
    <w:tmpl w:val="D738F81E"/>
    <w:lvl w:ilvl="0">
      <w:start w:val="2"/>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39537671"/>
    <w:multiLevelType w:val="multilevel"/>
    <w:tmpl w:val="27707316"/>
    <w:lvl w:ilvl="0">
      <w:start w:val="1"/>
      <w:numFmt w:val="decimal"/>
      <w:lvlText w:val="%1-"/>
      <w:lvlJc w:val="left"/>
      <w:pPr>
        <w:ind w:left="792" w:hanging="792"/>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3E114E28"/>
    <w:multiLevelType w:val="multilevel"/>
    <w:tmpl w:val="3A948C2E"/>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FDD1CD1"/>
    <w:multiLevelType w:val="multilevel"/>
    <w:tmpl w:val="505EBA48"/>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BB61254"/>
    <w:multiLevelType w:val="multilevel"/>
    <w:tmpl w:val="9968C1C0"/>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56930D9"/>
    <w:multiLevelType w:val="multilevel"/>
    <w:tmpl w:val="74C670D6"/>
    <w:lvl w:ilvl="0">
      <w:start w:val="2"/>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5DE4F4C"/>
    <w:multiLevelType w:val="multilevel"/>
    <w:tmpl w:val="BBC617D8"/>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38E5786"/>
    <w:multiLevelType w:val="multilevel"/>
    <w:tmpl w:val="E33ACF0C"/>
    <w:lvl w:ilvl="0">
      <w:start w:val="2"/>
      <w:numFmt w:val="decimal"/>
      <w:lvlText w:val="%1-"/>
      <w:lvlJc w:val="left"/>
      <w:pPr>
        <w:ind w:left="624" w:hanging="62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7"/>
  </w:num>
  <w:num w:numId="3">
    <w:abstractNumId w:val="2"/>
  </w:num>
  <w:num w:numId="4">
    <w:abstractNumId w:val="4"/>
  </w:num>
  <w:num w:numId="5">
    <w:abstractNumId w:val="10"/>
  </w:num>
  <w:num w:numId="6">
    <w:abstractNumId w:val="3"/>
  </w:num>
  <w:num w:numId="7">
    <w:abstractNumId w:val="5"/>
  </w:num>
  <w:num w:numId="8">
    <w:abstractNumId w:val="6"/>
  </w:num>
  <w:num w:numId="9">
    <w:abstractNumId w:val="8"/>
  </w:num>
  <w:num w:numId="10">
    <w:abstractNumId w:val="1"/>
  </w:num>
  <w:num w:numId="11">
    <w:abstractNumId w:val="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ariba">
    <w15:presenceInfo w15:providerId="None" w15:userId="Fari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7E4"/>
    <w:rsid w:val="0000390E"/>
    <w:rsid w:val="00021A80"/>
    <w:rsid w:val="00023965"/>
    <w:rsid w:val="000574B4"/>
    <w:rsid w:val="00061F7D"/>
    <w:rsid w:val="00066BBE"/>
    <w:rsid w:val="000673C9"/>
    <w:rsid w:val="00090B57"/>
    <w:rsid w:val="000959DC"/>
    <w:rsid w:val="000A34A8"/>
    <w:rsid w:val="000B4C8C"/>
    <w:rsid w:val="000C3D14"/>
    <w:rsid w:val="000E19B6"/>
    <w:rsid w:val="000E2BAF"/>
    <w:rsid w:val="000F247C"/>
    <w:rsid w:val="00103152"/>
    <w:rsid w:val="00110E8C"/>
    <w:rsid w:val="00112EFC"/>
    <w:rsid w:val="001202D7"/>
    <w:rsid w:val="00131A04"/>
    <w:rsid w:val="00140BC1"/>
    <w:rsid w:val="0015290A"/>
    <w:rsid w:val="00154CEC"/>
    <w:rsid w:val="00187A73"/>
    <w:rsid w:val="00192AB3"/>
    <w:rsid w:val="001A3C5D"/>
    <w:rsid w:val="001A678F"/>
    <w:rsid w:val="001B09AB"/>
    <w:rsid w:val="001B4BCC"/>
    <w:rsid w:val="001C7538"/>
    <w:rsid w:val="001D478E"/>
    <w:rsid w:val="001E3F8E"/>
    <w:rsid w:val="00207A9C"/>
    <w:rsid w:val="0023051B"/>
    <w:rsid w:val="0024197C"/>
    <w:rsid w:val="00244A7C"/>
    <w:rsid w:val="00250652"/>
    <w:rsid w:val="00262C7B"/>
    <w:rsid w:val="00281D29"/>
    <w:rsid w:val="002A3740"/>
    <w:rsid w:val="002A7C60"/>
    <w:rsid w:val="002C4406"/>
    <w:rsid w:val="002C7272"/>
    <w:rsid w:val="002D0652"/>
    <w:rsid w:val="002D4342"/>
    <w:rsid w:val="002D58AB"/>
    <w:rsid w:val="002E7100"/>
    <w:rsid w:val="002F293C"/>
    <w:rsid w:val="0030315D"/>
    <w:rsid w:val="00307526"/>
    <w:rsid w:val="00316D32"/>
    <w:rsid w:val="00323C06"/>
    <w:rsid w:val="00324B52"/>
    <w:rsid w:val="0033584F"/>
    <w:rsid w:val="00356825"/>
    <w:rsid w:val="00362B86"/>
    <w:rsid w:val="00364062"/>
    <w:rsid w:val="0036552A"/>
    <w:rsid w:val="00365B6A"/>
    <w:rsid w:val="003662B3"/>
    <w:rsid w:val="00391665"/>
    <w:rsid w:val="003A5246"/>
    <w:rsid w:val="003B16BD"/>
    <w:rsid w:val="003B7263"/>
    <w:rsid w:val="003B72BA"/>
    <w:rsid w:val="003E1826"/>
    <w:rsid w:val="003E247B"/>
    <w:rsid w:val="003E7D61"/>
    <w:rsid w:val="003F7419"/>
    <w:rsid w:val="00413592"/>
    <w:rsid w:val="00420E7B"/>
    <w:rsid w:val="00447A77"/>
    <w:rsid w:val="00452303"/>
    <w:rsid w:val="00460F82"/>
    <w:rsid w:val="00474D20"/>
    <w:rsid w:val="0048644B"/>
    <w:rsid w:val="00491BB8"/>
    <w:rsid w:val="00492701"/>
    <w:rsid w:val="004B46B0"/>
    <w:rsid w:val="004C03B6"/>
    <w:rsid w:val="004D4334"/>
    <w:rsid w:val="004D538B"/>
    <w:rsid w:val="004D6E7A"/>
    <w:rsid w:val="004F3CAF"/>
    <w:rsid w:val="00507005"/>
    <w:rsid w:val="005117B4"/>
    <w:rsid w:val="00524250"/>
    <w:rsid w:val="00532E84"/>
    <w:rsid w:val="00544C3B"/>
    <w:rsid w:val="005727E4"/>
    <w:rsid w:val="005779A6"/>
    <w:rsid w:val="005B0972"/>
    <w:rsid w:val="005B53B0"/>
    <w:rsid w:val="005D4A12"/>
    <w:rsid w:val="005E2380"/>
    <w:rsid w:val="005E3F62"/>
    <w:rsid w:val="005E5360"/>
    <w:rsid w:val="00624E20"/>
    <w:rsid w:val="006344CF"/>
    <w:rsid w:val="006416D7"/>
    <w:rsid w:val="00644538"/>
    <w:rsid w:val="00657FB3"/>
    <w:rsid w:val="006701CE"/>
    <w:rsid w:val="00677782"/>
    <w:rsid w:val="00677DC2"/>
    <w:rsid w:val="00685C6A"/>
    <w:rsid w:val="00687F6C"/>
    <w:rsid w:val="00690CB8"/>
    <w:rsid w:val="006931EE"/>
    <w:rsid w:val="006B20B7"/>
    <w:rsid w:val="006F41D4"/>
    <w:rsid w:val="00716591"/>
    <w:rsid w:val="00722093"/>
    <w:rsid w:val="00725223"/>
    <w:rsid w:val="00726DCF"/>
    <w:rsid w:val="0073297E"/>
    <w:rsid w:val="00736737"/>
    <w:rsid w:val="00736A5D"/>
    <w:rsid w:val="00742D77"/>
    <w:rsid w:val="007474EA"/>
    <w:rsid w:val="00757022"/>
    <w:rsid w:val="00757EF3"/>
    <w:rsid w:val="00763455"/>
    <w:rsid w:val="007709E1"/>
    <w:rsid w:val="00777510"/>
    <w:rsid w:val="007834F4"/>
    <w:rsid w:val="00785A8C"/>
    <w:rsid w:val="00797D4E"/>
    <w:rsid w:val="007A6008"/>
    <w:rsid w:val="007C2EEE"/>
    <w:rsid w:val="007D45EB"/>
    <w:rsid w:val="007D67FB"/>
    <w:rsid w:val="007E11FB"/>
    <w:rsid w:val="007E5F56"/>
    <w:rsid w:val="0080245D"/>
    <w:rsid w:val="0085765A"/>
    <w:rsid w:val="00866872"/>
    <w:rsid w:val="00874C08"/>
    <w:rsid w:val="00874CDE"/>
    <w:rsid w:val="00885CFE"/>
    <w:rsid w:val="008A0E51"/>
    <w:rsid w:val="008B3B48"/>
    <w:rsid w:val="008B6744"/>
    <w:rsid w:val="008B718A"/>
    <w:rsid w:val="008D099D"/>
    <w:rsid w:val="008E37E2"/>
    <w:rsid w:val="008F364C"/>
    <w:rsid w:val="00902477"/>
    <w:rsid w:val="009029E3"/>
    <w:rsid w:val="0090449C"/>
    <w:rsid w:val="00925655"/>
    <w:rsid w:val="009328D1"/>
    <w:rsid w:val="00940912"/>
    <w:rsid w:val="00940DC9"/>
    <w:rsid w:val="00963493"/>
    <w:rsid w:val="009736C3"/>
    <w:rsid w:val="00980D1F"/>
    <w:rsid w:val="00995231"/>
    <w:rsid w:val="00995A5F"/>
    <w:rsid w:val="009A2EAC"/>
    <w:rsid w:val="009A7A75"/>
    <w:rsid w:val="009B0157"/>
    <w:rsid w:val="009E5C85"/>
    <w:rsid w:val="009E7478"/>
    <w:rsid w:val="00A00171"/>
    <w:rsid w:val="00A01EC0"/>
    <w:rsid w:val="00A10DF3"/>
    <w:rsid w:val="00A2247C"/>
    <w:rsid w:val="00A263FD"/>
    <w:rsid w:val="00A26F21"/>
    <w:rsid w:val="00A3712C"/>
    <w:rsid w:val="00A42C63"/>
    <w:rsid w:val="00A44AF8"/>
    <w:rsid w:val="00A617A9"/>
    <w:rsid w:val="00A64F32"/>
    <w:rsid w:val="00A73B17"/>
    <w:rsid w:val="00A73B49"/>
    <w:rsid w:val="00AA004E"/>
    <w:rsid w:val="00AA12D9"/>
    <w:rsid w:val="00AA359B"/>
    <w:rsid w:val="00AE232E"/>
    <w:rsid w:val="00AF43E9"/>
    <w:rsid w:val="00AF6A8C"/>
    <w:rsid w:val="00AF7566"/>
    <w:rsid w:val="00B13442"/>
    <w:rsid w:val="00B1511A"/>
    <w:rsid w:val="00B30B0D"/>
    <w:rsid w:val="00B47543"/>
    <w:rsid w:val="00B5703D"/>
    <w:rsid w:val="00B769CD"/>
    <w:rsid w:val="00B814B3"/>
    <w:rsid w:val="00B926BB"/>
    <w:rsid w:val="00BA5010"/>
    <w:rsid w:val="00BB1BB8"/>
    <w:rsid w:val="00BC435E"/>
    <w:rsid w:val="00BD72BF"/>
    <w:rsid w:val="00C04311"/>
    <w:rsid w:val="00C06AFC"/>
    <w:rsid w:val="00C12A42"/>
    <w:rsid w:val="00C327AA"/>
    <w:rsid w:val="00C33443"/>
    <w:rsid w:val="00C33F0B"/>
    <w:rsid w:val="00C43369"/>
    <w:rsid w:val="00C4670E"/>
    <w:rsid w:val="00C606C7"/>
    <w:rsid w:val="00C623A4"/>
    <w:rsid w:val="00C715D9"/>
    <w:rsid w:val="00C71F5A"/>
    <w:rsid w:val="00C74F2D"/>
    <w:rsid w:val="00C80BD5"/>
    <w:rsid w:val="00C81936"/>
    <w:rsid w:val="00C866D2"/>
    <w:rsid w:val="00C87943"/>
    <w:rsid w:val="00CA6066"/>
    <w:rsid w:val="00CB29E2"/>
    <w:rsid w:val="00CC0D5A"/>
    <w:rsid w:val="00CE0036"/>
    <w:rsid w:val="00CE7262"/>
    <w:rsid w:val="00CF200B"/>
    <w:rsid w:val="00D025CB"/>
    <w:rsid w:val="00D33A08"/>
    <w:rsid w:val="00D617E1"/>
    <w:rsid w:val="00D67288"/>
    <w:rsid w:val="00D7031A"/>
    <w:rsid w:val="00D87589"/>
    <w:rsid w:val="00D9218E"/>
    <w:rsid w:val="00DB0E03"/>
    <w:rsid w:val="00DB6FA2"/>
    <w:rsid w:val="00DC263C"/>
    <w:rsid w:val="00DD4DFE"/>
    <w:rsid w:val="00DD735A"/>
    <w:rsid w:val="00E07536"/>
    <w:rsid w:val="00E14F51"/>
    <w:rsid w:val="00E22416"/>
    <w:rsid w:val="00E34E20"/>
    <w:rsid w:val="00E34E9D"/>
    <w:rsid w:val="00E400A1"/>
    <w:rsid w:val="00E4246D"/>
    <w:rsid w:val="00E43E47"/>
    <w:rsid w:val="00E50083"/>
    <w:rsid w:val="00E51E55"/>
    <w:rsid w:val="00E52282"/>
    <w:rsid w:val="00E60E63"/>
    <w:rsid w:val="00EA24DE"/>
    <w:rsid w:val="00EF6E75"/>
    <w:rsid w:val="00F075E9"/>
    <w:rsid w:val="00F160D4"/>
    <w:rsid w:val="00F25299"/>
    <w:rsid w:val="00F3549E"/>
    <w:rsid w:val="00F61298"/>
    <w:rsid w:val="00F64D79"/>
    <w:rsid w:val="00F735F3"/>
    <w:rsid w:val="00F93B79"/>
    <w:rsid w:val="00FC1335"/>
    <w:rsid w:val="00FC40A1"/>
    <w:rsid w:val="00FC7796"/>
    <w:rsid w:val="00FE019C"/>
    <w:rsid w:val="00FE2E01"/>
    <w:rsid w:val="00FE45B5"/>
    <w:rsid w:val="00FF0F37"/>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1A6B7"/>
  <w15:chartTrackingRefBased/>
  <w15:docId w15:val="{44E0FB34-82C2-4F2B-896B-077CE13B8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511A"/>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71F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1F5A"/>
    <w:rPr>
      <w:sz w:val="20"/>
      <w:szCs w:val="20"/>
    </w:rPr>
  </w:style>
  <w:style w:type="character" w:styleId="FootnoteReference">
    <w:name w:val="footnote reference"/>
    <w:basedOn w:val="DefaultParagraphFont"/>
    <w:uiPriority w:val="99"/>
    <w:semiHidden/>
    <w:unhideWhenUsed/>
    <w:rsid w:val="00C71F5A"/>
    <w:rPr>
      <w:vertAlign w:val="superscript"/>
    </w:rPr>
  </w:style>
  <w:style w:type="character" w:styleId="PlaceholderText">
    <w:name w:val="Placeholder Text"/>
    <w:basedOn w:val="DefaultParagraphFont"/>
    <w:uiPriority w:val="99"/>
    <w:semiHidden/>
    <w:rsid w:val="00D87589"/>
    <w:rPr>
      <w:color w:val="808080"/>
    </w:rPr>
  </w:style>
  <w:style w:type="paragraph" w:styleId="ListParagraph">
    <w:name w:val="List Paragraph"/>
    <w:basedOn w:val="Normal"/>
    <w:uiPriority w:val="34"/>
    <w:qFormat/>
    <w:rsid w:val="00624E20"/>
    <w:pPr>
      <w:ind w:left="720"/>
      <w:contextualSpacing/>
    </w:pPr>
  </w:style>
  <w:style w:type="paragraph" w:styleId="Header">
    <w:name w:val="header"/>
    <w:basedOn w:val="Normal"/>
    <w:link w:val="HeaderChar"/>
    <w:uiPriority w:val="99"/>
    <w:unhideWhenUsed/>
    <w:rsid w:val="009E5C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5C85"/>
  </w:style>
  <w:style w:type="paragraph" w:styleId="Footer">
    <w:name w:val="footer"/>
    <w:basedOn w:val="Normal"/>
    <w:link w:val="FooterChar"/>
    <w:uiPriority w:val="99"/>
    <w:unhideWhenUsed/>
    <w:rsid w:val="009E5C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5C85"/>
  </w:style>
  <w:style w:type="character" w:styleId="Emphasis">
    <w:name w:val="Emphasis"/>
    <w:basedOn w:val="DefaultParagraphFont"/>
    <w:uiPriority w:val="20"/>
    <w:qFormat/>
    <w:rsid w:val="004C03B6"/>
    <w:rPr>
      <w:i/>
      <w:iCs/>
    </w:rPr>
  </w:style>
  <w:style w:type="character" w:styleId="CommentReference">
    <w:name w:val="annotation reference"/>
    <w:basedOn w:val="DefaultParagraphFont"/>
    <w:uiPriority w:val="99"/>
    <w:semiHidden/>
    <w:unhideWhenUsed/>
    <w:rsid w:val="00874CDE"/>
    <w:rPr>
      <w:sz w:val="16"/>
      <w:szCs w:val="16"/>
    </w:rPr>
  </w:style>
  <w:style w:type="paragraph" w:styleId="CommentText">
    <w:name w:val="annotation text"/>
    <w:basedOn w:val="Normal"/>
    <w:link w:val="CommentTextChar"/>
    <w:uiPriority w:val="99"/>
    <w:semiHidden/>
    <w:unhideWhenUsed/>
    <w:rsid w:val="00874CDE"/>
    <w:pPr>
      <w:spacing w:line="240" w:lineRule="auto"/>
    </w:pPr>
    <w:rPr>
      <w:sz w:val="20"/>
      <w:szCs w:val="20"/>
    </w:rPr>
  </w:style>
  <w:style w:type="character" w:customStyle="1" w:styleId="CommentTextChar">
    <w:name w:val="Comment Text Char"/>
    <w:basedOn w:val="DefaultParagraphFont"/>
    <w:link w:val="CommentText"/>
    <w:uiPriority w:val="99"/>
    <w:semiHidden/>
    <w:rsid w:val="00874CDE"/>
    <w:rPr>
      <w:sz w:val="20"/>
      <w:szCs w:val="20"/>
    </w:rPr>
  </w:style>
  <w:style w:type="paragraph" w:styleId="CommentSubject">
    <w:name w:val="annotation subject"/>
    <w:basedOn w:val="CommentText"/>
    <w:next w:val="CommentText"/>
    <w:link w:val="CommentSubjectChar"/>
    <w:uiPriority w:val="99"/>
    <w:semiHidden/>
    <w:unhideWhenUsed/>
    <w:rsid w:val="00874CDE"/>
    <w:rPr>
      <w:b/>
      <w:bCs/>
    </w:rPr>
  </w:style>
  <w:style w:type="character" w:customStyle="1" w:styleId="CommentSubjectChar">
    <w:name w:val="Comment Subject Char"/>
    <w:basedOn w:val="CommentTextChar"/>
    <w:link w:val="CommentSubject"/>
    <w:uiPriority w:val="99"/>
    <w:semiHidden/>
    <w:rsid w:val="00874CDE"/>
    <w:rPr>
      <w:b/>
      <w:bCs/>
      <w:sz w:val="20"/>
      <w:szCs w:val="20"/>
    </w:rPr>
  </w:style>
  <w:style w:type="paragraph" w:styleId="BalloonText">
    <w:name w:val="Balloon Text"/>
    <w:basedOn w:val="Normal"/>
    <w:link w:val="BalloonTextChar"/>
    <w:uiPriority w:val="99"/>
    <w:semiHidden/>
    <w:unhideWhenUsed/>
    <w:rsid w:val="00874C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4CD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1766629">
      <w:bodyDiv w:val="1"/>
      <w:marLeft w:val="0"/>
      <w:marRight w:val="0"/>
      <w:marTop w:val="0"/>
      <w:marBottom w:val="0"/>
      <w:divBdr>
        <w:top w:val="none" w:sz="0" w:space="0" w:color="auto"/>
        <w:left w:val="none" w:sz="0" w:space="0" w:color="auto"/>
        <w:bottom w:val="none" w:sz="0" w:space="0" w:color="auto"/>
        <w:right w:val="none" w:sz="0" w:space="0" w:color="auto"/>
      </w:divBdr>
      <w:divsChild>
        <w:div w:id="29572399">
          <w:marLeft w:val="0"/>
          <w:marRight w:val="0"/>
          <w:marTop w:val="0"/>
          <w:marBottom w:val="0"/>
          <w:divBdr>
            <w:top w:val="none" w:sz="0" w:space="0" w:color="auto"/>
            <w:left w:val="none" w:sz="0" w:space="0" w:color="auto"/>
            <w:bottom w:val="none" w:sz="0" w:space="0" w:color="auto"/>
            <w:right w:val="none" w:sz="0" w:space="0" w:color="auto"/>
          </w:divBdr>
        </w:div>
      </w:divsChild>
    </w:div>
    <w:div w:id="702562178">
      <w:bodyDiv w:val="1"/>
      <w:marLeft w:val="0"/>
      <w:marRight w:val="0"/>
      <w:marTop w:val="0"/>
      <w:marBottom w:val="0"/>
      <w:divBdr>
        <w:top w:val="none" w:sz="0" w:space="0" w:color="auto"/>
        <w:left w:val="none" w:sz="0" w:space="0" w:color="auto"/>
        <w:bottom w:val="none" w:sz="0" w:space="0" w:color="auto"/>
        <w:right w:val="none" w:sz="0" w:space="0" w:color="auto"/>
      </w:divBdr>
    </w:div>
    <w:div w:id="1196188654">
      <w:bodyDiv w:val="1"/>
      <w:marLeft w:val="0"/>
      <w:marRight w:val="0"/>
      <w:marTop w:val="0"/>
      <w:marBottom w:val="0"/>
      <w:divBdr>
        <w:top w:val="none" w:sz="0" w:space="0" w:color="auto"/>
        <w:left w:val="none" w:sz="0" w:space="0" w:color="auto"/>
        <w:bottom w:val="none" w:sz="0" w:space="0" w:color="auto"/>
        <w:right w:val="none" w:sz="0" w:space="0" w:color="auto"/>
      </w:divBdr>
    </w:div>
    <w:div w:id="1202674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48F4BD-18A0-4CAF-A127-2AC18C880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49</Pages>
  <Words>10162</Words>
  <Characters>57929</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Fariba</cp:lastModifiedBy>
  <cp:revision>14</cp:revision>
  <dcterms:created xsi:type="dcterms:W3CDTF">2021-02-01T22:47:00Z</dcterms:created>
  <dcterms:modified xsi:type="dcterms:W3CDTF">2021-02-02T16:01:00Z</dcterms:modified>
</cp:coreProperties>
</file>